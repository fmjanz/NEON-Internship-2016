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BB9CB4" w14:textId="4FEE69D1" w:rsidR="00D17E58" w:rsidRPr="00213A3B" w:rsidRDefault="00770A66" w:rsidP="00213A3B">
      <w:pPr>
        <w:spacing w:before="1440" w:after="1440"/>
        <w:jc w:val="center"/>
        <w:rPr>
          <w:b/>
          <w:sz w:val="36"/>
        </w:rPr>
      </w:pPr>
      <w:r>
        <w:rPr>
          <w:b/>
          <w:sz w:val="36"/>
        </w:rPr>
        <w:t>TOS</w:t>
      </w:r>
      <w:r w:rsidR="00C35B5F">
        <w:rPr>
          <w:b/>
          <w:sz w:val="36"/>
        </w:rPr>
        <w:t xml:space="preserve"> PROTOCOL AND PROCEDURE: </w:t>
      </w:r>
      <w:r>
        <w:rPr>
          <w:b/>
          <w:sz w:val="36"/>
        </w:rPr>
        <w:t xml:space="preserve">SOIL </w:t>
      </w:r>
      <w:r w:rsidR="00E51D2D">
        <w:rPr>
          <w:b/>
          <w:sz w:val="36"/>
        </w:rPr>
        <w:t xml:space="preserve">BIOGEOCHEMICAL </w:t>
      </w:r>
      <w:r>
        <w:rPr>
          <w:b/>
          <w:sz w:val="36"/>
        </w:rPr>
        <w:t xml:space="preserve">AND MICROBIAL </w:t>
      </w:r>
      <w:r w:rsidR="006B024C">
        <w:rPr>
          <w:b/>
          <w:sz w:val="36"/>
        </w:rPr>
        <w:t>SAMPLING</w:t>
      </w:r>
    </w:p>
    <w:tbl>
      <w:tblPr>
        <w:tblStyle w:val="TableGrid"/>
        <w:tblW w:w="0" w:type="auto"/>
        <w:tblLayout w:type="fixed"/>
        <w:tblLook w:val="04A0" w:firstRow="1" w:lastRow="0" w:firstColumn="1" w:lastColumn="0" w:noHBand="0" w:noVBand="1"/>
      </w:tblPr>
      <w:tblGrid>
        <w:gridCol w:w="3184"/>
        <w:gridCol w:w="3290"/>
        <w:gridCol w:w="3102"/>
      </w:tblGrid>
      <w:tr w:rsidR="00D17E58" w14:paraId="7B085B08" w14:textId="77777777" w:rsidTr="00716BD7">
        <w:trPr>
          <w:trHeight w:hRule="exact" w:val="360"/>
        </w:trPr>
        <w:tc>
          <w:tcPr>
            <w:tcW w:w="3184" w:type="dxa"/>
            <w:vAlign w:val="center"/>
          </w:tcPr>
          <w:p w14:paraId="33776BC0" w14:textId="77777777" w:rsidR="00D17E58" w:rsidRPr="008522E3" w:rsidRDefault="00F20087" w:rsidP="00340BB1">
            <w:pPr>
              <w:rPr>
                <w:b/>
              </w:rPr>
            </w:pPr>
            <w:r>
              <w:rPr>
                <w:b/>
              </w:rPr>
              <w:t>PREPARED BY</w:t>
            </w:r>
          </w:p>
        </w:tc>
        <w:tc>
          <w:tcPr>
            <w:tcW w:w="3290" w:type="dxa"/>
            <w:vAlign w:val="center"/>
          </w:tcPr>
          <w:p w14:paraId="076D6DBC" w14:textId="77777777" w:rsidR="00D17E58" w:rsidRPr="008522E3" w:rsidRDefault="00F20087" w:rsidP="00340BB1">
            <w:pPr>
              <w:rPr>
                <w:b/>
              </w:rPr>
            </w:pPr>
            <w:r>
              <w:rPr>
                <w:b/>
              </w:rPr>
              <w:t>ORGANIZATION</w:t>
            </w:r>
          </w:p>
        </w:tc>
        <w:tc>
          <w:tcPr>
            <w:tcW w:w="3102" w:type="dxa"/>
            <w:vAlign w:val="center"/>
          </w:tcPr>
          <w:p w14:paraId="0C1775A1" w14:textId="77777777" w:rsidR="00D17E58" w:rsidRPr="008522E3" w:rsidRDefault="00F20087" w:rsidP="00340BB1">
            <w:pPr>
              <w:rPr>
                <w:b/>
              </w:rPr>
            </w:pPr>
            <w:r>
              <w:rPr>
                <w:b/>
              </w:rPr>
              <w:t>DATE</w:t>
            </w:r>
          </w:p>
        </w:tc>
      </w:tr>
      <w:tr w:rsidR="00226D76" w14:paraId="117EDF32" w14:textId="77777777" w:rsidTr="00716BD7">
        <w:trPr>
          <w:trHeight w:hRule="exact" w:val="360"/>
        </w:trPr>
        <w:tc>
          <w:tcPr>
            <w:tcW w:w="3184" w:type="dxa"/>
            <w:vAlign w:val="center"/>
          </w:tcPr>
          <w:p w14:paraId="1189E53D" w14:textId="4B454772" w:rsidR="00226D76" w:rsidRDefault="00226D76" w:rsidP="00340BB1">
            <w:r>
              <w:t>Lee Stanish</w:t>
            </w:r>
          </w:p>
        </w:tc>
        <w:tc>
          <w:tcPr>
            <w:tcW w:w="3290" w:type="dxa"/>
            <w:vAlign w:val="center"/>
          </w:tcPr>
          <w:p w14:paraId="722C0BEE" w14:textId="3BD2C8CA" w:rsidR="00226D76" w:rsidRDefault="00226D76" w:rsidP="00340BB1">
            <w:r>
              <w:t>FSU</w:t>
            </w:r>
          </w:p>
        </w:tc>
        <w:tc>
          <w:tcPr>
            <w:tcW w:w="3102" w:type="dxa"/>
            <w:vAlign w:val="center"/>
          </w:tcPr>
          <w:p w14:paraId="1ED2A133" w14:textId="15EA4EF6" w:rsidR="00226D76" w:rsidRDefault="00226D76" w:rsidP="00881790">
            <w:r>
              <w:t>1/2</w:t>
            </w:r>
            <w:r w:rsidR="00881790">
              <w:t>1</w:t>
            </w:r>
            <w:r>
              <w:t>/201</w:t>
            </w:r>
            <w:r w:rsidR="00881790">
              <w:t>6</w:t>
            </w:r>
          </w:p>
        </w:tc>
      </w:tr>
      <w:tr w:rsidR="00D17E58" w14:paraId="35DB9C21" w14:textId="77777777" w:rsidTr="00716BD7">
        <w:trPr>
          <w:trHeight w:hRule="exact" w:val="360"/>
        </w:trPr>
        <w:tc>
          <w:tcPr>
            <w:tcW w:w="3184" w:type="dxa"/>
            <w:vAlign w:val="center"/>
          </w:tcPr>
          <w:p w14:paraId="0A992EEE" w14:textId="77777777" w:rsidR="00D17E58" w:rsidRDefault="00770A66" w:rsidP="00340BB1">
            <w:r>
              <w:t>Eve-Lyn S. Hinckley</w:t>
            </w:r>
          </w:p>
        </w:tc>
        <w:tc>
          <w:tcPr>
            <w:tcW w:w="3290" w:type="dxa"/>
            <w:vAlign w:val="center"/>
          </w:tcPr>
          <w:p w14:paraId="31AA1F07" w14:textId="77777777" w:rsidR="00D17E58" w:rsidRDefault="00770A66" w:rsidP="00340BB1">
            <w:r>
              <w:t>FSU</w:t>
            </w:r>
          </w:p>
        </w:tc>
        <w:tc>
          <w:tcPr>
            <w:tcW w:w="3102" w:type="dxa"/>
            <w:vAlign w:val="center"/>
          </w:tcPr>
          <w:p w14:paraId="66751CB8" w14:textId="302DA72D" w:rsidR="00770A66" w:rsidRDefault="00770A66" w:rsidP="00340BB1">
            <w:r>
              <w:t>12/31/201</w:t>
            </w:r>
            <w:r w:rsidR="00226D76">
              <w:t>3</w:t>
            </w:r>
          </w:p>
        </w:tc>
      </w:tr>
      <w:tr w:rsidR="00770A66" w14:paraId="7951118A" w14:textId="77777777" w:rsidTr="00716BD7">
        <w:trPr>
          <w:trHeight w:hRule="exact" w:val="360"/>
        </w:trPr>
        <w:tc>
          <w:tcPr>
            <w:tcW w:w="3184" w:type="dxa"/>
            <w:vAlign w:val="center"/>
          </w:tcPr>
          <w:p w14:paraId="45017D4C" w14:textId="77777777" w:rsidR="00770A66" w:rsidRDefault="00770A66" w:rsidP="00340BB1">
            <w:r>
              <w:t>Jacob Parnell</w:t>
            </w:r>
          </w:p>
        </w:tc>
        <w:tc>
          <w:tcPr>
            <w:tcW w:w="3290" w:type="dxa"/>
            <w:vAlign w:val="center"/>
          </w:tcPr>
          <w:p w14:paraId="6530A83F" w14:textId="77777777" w:rsidR="00770A66" w:rsidRDefault="00770A66" w:rsidP="00340BB1">
            <w:r>
              <w:t>FSU</w:t>
            </w:r>
          </w:p>
        </w:tc>
        <w:tc>
          <w:tcPr>
            <w:tcW w:w="3102" w:type="dxa"/>
            <w:vAlign w:val="center"/>
          </w:tcPr>
          <w:p w14:paraId="16B35859" w14:textId="77777777" w:rsidR="00770A66" w:rsidRDefault="00770A66" w:rsidP="00340BB1">
            <w:r>
              <w:t>12/31/2013</w:t>
            </w:r>
          </w:p>
        </w:tc>
      </w:tr>
    </w:tbl>
    <w:p w14:paraId="361AD8B7" w14:textId="77777777" w:rsidR="00D17E58" w:rsidRDefault="00D17E58" w:rsidP="00180EC5">
      <w:pPr>
        <w:pStyle w:val="NoSpacing"/>
      </w:pPr>
    </w:p>
    <w:tbl>
      <w:tblPr>
        <w:tblStyle w:val="TableGrid"/>
        <w:tblW w:w="0" w:type="auto"/>
        <w:tblLayout w:type="fixed"/>
        <w:tblLook w:val="04A0" w:firstRow="1" w:lastRow="0" w:firstColumn="1" w:lastColumn="0" w:noHBand="0" w:noVBand="1"/>
      </w:tblPr>
      <w:tblGrid>
        <w:gridCol w:w="3170"/>
        <w:gridCol w:w="3258"/>
        <w:gridCol w:w="3148"/>
      </w:tblGrid>
      <w:tr w:rsidR="00D17E58" w14:paraId="584387FE" w14:textId="77777777" w:rsidTr="00716BD7">
        <w:trPr>
          <w:trHeight w:hRule="exact" w:val="360"/>
        </w:trPr>
        <w:tc>
          <w:tcPr>
            <w:tcW w:w="3170" w:type="dxa"/>
            <w:vAlign w:val="center"/>
          </w:tcPr>
          <w:p w14:paraId="3EF8A871" w14:textId="77777777" w:rsidR="00D17E58" w:rsidRPr="008522E3" w:rsidRDefault="00D17E58" w:rsidP="00F20087">
            <w:pPr>
              <w:rPr>
                <w:b/>
              </w:rPr>
            </w:pPr>
            <w:r w:rsidRPr="008522E3">
              <w:rPr>
                <w:b/>
              </w:rPr>
              <w:t>APPROVALS</w:t>
            </w:r>
          </w:p>
        </w:tc>
        <w:tc>
          <w:tcPr>
            <w:tcW w:w="3258" w:type="dxa"/>
            <w:vAlign w:val="center"/>
          </w:tcPr>
          <w:p w14:paraId="6462C739" w14:textId="77777777" w:rsidR="00D17E58" w:rsidRPr="008522E3" w:rsidRDefault="00F20087" w:rsidP="00340BB1">
            <w:pPr>
              <w:rPr>
                <w:b/>
              </w:rPr>
            </w:pPr>
            <w:r>
              <w:rPr>
                <w:b/>
              </w:rPr>
              <w:t>ORGANIZATION</w:t>
            </w:r>
          </w:p>
        </w:tc>
        <w:tc>
          <w:tcPr>
            <w:tcW w:w="3148" w:type="dxa"/>
            <w:vAlign w:val="center"/>
          </w:tcPr>
          <w:p w14:paraId="3C81BD2F" w14:textId="77777777" w:rsidR="00D17E58" w:rsidRPr="008522E3" w:rsidRDefault="00F20087" w:rsidP="00340BB1">
            <w:pPr>
              <w:rPr>
                <w:b/>
              </w:rPr>
            </w:pPr>
            <w:r>
              <w:rPr>
                <w:b/>
              </w:rPr>
              <w:t>APPROVAL DATE</w:t>
            </w:r>
          </w:p>
        </w:tc>
      </w:tr>
      <w:tr w:rsidR="00832BB4" w14:paraId="7431DAA9" w14:textId="77777777" w:rsidTr="00716BD7">
        <w:trPr>
          <w:trHeight w:hRule="exact" w:val="360"/>
        </w:trPr>
        <w:tc>
          <w:tcPr>
            <w:tcW w:w="3170" w:type="dxa"/>
            <w:vAlign w:val="center"/>
          </w:tcPr>
          <w:p w14:paraId="31C505E6" w14:textId="657BEB2C" w:rsidR="00832BB4" w:rsidRDefault="00832BB4" w:rsidP="00340BB1">
            <w:r>
              <w:t>Mike Stewart</w:t>
            </w:r>
          </w:p>
        </w:tc>
        <w:tc>
          <w:tcPr>
            <w:tcW w:w="3258" w:type="dxa"/>
            <w:vAlign w:val="center"/>
          </w:tcPr>
          <w:p w14:paraId="6E800E3C" w14:textId="54B2F5FA" w:rsidR="00832BB4" w:rsidRDefault="00832BB4" w:rsidP="00340BB1">
            <w:r>
              <w:t>SYS</w:t>
            </w:r>
          </w:p>
        </w:tc>
        <w:tc>
          <w:tcPr>
            <w:tcW w:w="3148" w:type="dxa"/>
            <w:vAlign w:val="center"/>
          </w:tcPr>
          <w:p w14:paraId="41AF1127" w14:textId="60F537F1" w:rsidR="00832BB4" w:rsidRDefault="00832BB4" w:rsidP="00340BB1">
            <w:r>
              <w:t>02/20/2015</w:t>
            </w:r>
          </w:p>
        </w:tc>
      </w:tr>
      <w:tr w:rsidR="00832BB4" w14:paraId="1E9461EE" w14:textId="77777777" w:rsidTr="00716BD7">
        <w:trPr>
          <w:trHeight w:hRule="exact" w:val="360"/>
        </w:trPr>
        <w:tc>
          <w:tcPr>
            <w:tcW w:w="3170" w:type="dxa"/>
            <w:vAlign w:val="center"/>
          </w:tcPr>
          <w:p w14:paraId="379E68E6" w14:textId="441C1B4B" w:rsidR="00832BB4" w:rsidRDefault="00832BB4" w:rsidP="00770A66"/>
        </w:tc>
        <w:tc>
          <w:tcPr>
            <w:tcW w:w="3258" w:type="dxa"/>
            <w:vAlign w:val="center"/>
          </w:tcPr>
          <w:p w14:paraId="532B21C9" w14:textId="6B9812F4" w:rsidR="00832BB4" w:rsidRDefault="00832BB4" w:rsidP="00770A66"/>
        </w:tc>
        <w:tc>
          <w:tcPr>
            <w:tcW w:w="3148" w:type="dxa"/>
            <w:vAlign w:val="center"/>
          </w:tcPr>
          <w:p w14:paraId="38BBFAE1" w14:textId="77777777" w:rsidR="00832BB4" w:rsidRDefault="00832BB4" w:rsidP="00340BB1"/>
        </w:tc>
      </w:tr>
      <w:tr w:rsidR="00832BB4" w14:paraId="5637A468" w14:textId="77777777" w:rsidTr="00716BD7">
        <w:trPr>
          <w:trHeight w:hRule="exact" w:val="360"/>
        </w:trPr>
        <w:tc>
          <w:tcPr>
            <w:tcW w:w="3170" w:type="dxa"/>
            <w:vAlign w:val="center"/>
          </w:tcPr>
          <w:p w14:paraId="3D7DB948" w14:textId="77777777" w:rsidR="00832BB4" w:rsidRDefault="00832BB4" w:rsidP="00340BB1"/>
        </w:tc>
        <w:tc>
          <w:tcPr>
            <w:tcW w:w="3258" w:type="dxa"/>
            <w:vAlign w:val="center"/>
          </w:tcPr>
          <w:p w14:paraId="1B39E67C" w14:textId="77777777" w:rsidR="00832BB4" w:rsidRDefault="00832BB4" w:rsidP="00340BB1"/>
        </w:tc>
        <w:tc>
          <w:tcPr>
            <w:tcW w:w="3148" w:type="dxa"/>
            <w:vAlign w:val="center"/>
          </w:tcPr>
          <w:p w14:paraId="174BE908" w14:textId="77777777" w:rsidR="00832BB4" w:rsidRDefault="00832BB4" w:rsidP="00340BB1"/>
        </w:tc>
      </w:tr>
      <w:tr w:rsidR="00832BB4" w14:paraId="4FDA84F3" w14:textId="77777777" w:rsidTr="00716BD7">
        <w:trPr>
          <w:trHeight w:hRule="exact" w:val="360"/>
        </w:trPr>
        <w:tc>
          <w:tcPr>
            <w:tcW w:w="3170" w:type="dxa"/>
            <w:vAlign w:val="center"/>
          </w:tcPr>
          <w:p w14:paraId="2FAB1514" w14:textId="77777777" w:rsidR="00832BB4" w:rsidRDefault="00832BB4" w:rsidP="00340BB1"/>
        </w:tc>
        <w:tc>
          <w:tcPr>
            <w:tcW w:w="3258" w:type="dxa"/>
            <w:vAlign w:val="center"/>
          </w:tcPr>
          <w:p w14:paraId="51547E4D" w14:textId="77777777" w:rsidR="00832BB4" w:rsidRDefault="00832BB4" w:rsidP="00340BB1"/>
        </w:tc>
        <w:tc>
          <w:tcPr>
            <w:tcW w:w="3148" w:type="dxa"/>
            <w:vAlign w:val="center"/>
          </w:tcPr>
          <w:p w14:paraId="317E283D" w14:textId="77777777" w:rsidR="00832BB4" w:rsidRDefault="00832BB4" w:rsidP="00340BB1"/>
        </w:tc>
      </w:tr>
    </w:tbl>
    <w:p w14:paraId="0D2B417C" w14:textId="77777777" w:rsidR="00D17E58" w:rsidRDefault="00D17E58" w:rsidP="00180EC5">
      <w:pPr>
        <w:pStyle w:val="NoSpacing"/>
      </w:pPr>
    </w:p>
    <w:tbl>
      <w:tblPr>
        <w:tblStyle w:val="TableGrid"/>
        <w:tblW w:w="0" w:type="auto"/>
        <w:tblLayout w:type="fixed"/>
        <w:tblLook w:val="04A0" w:firstRow="1" w:lastRow="0" w:firstColumn="1" w:lastColumn="0" w:noHBand="0" w:noVBand="1"/>
      </w:tblPr>
      <w:tblGrid>
        <w:gridCol w:w="3161"/>
        <w:gridCol w:w="3281"/>
        <w:gridCol w:w="3134"/>
      </w:tblGrid>
      <w:tr w:rsidR="00D17E58" w14:paraId="637A5A50" w14:textId="77777777" w:rsidTr="00716BD7">
        <w:trPr>
          <w:trHeight w:hRule="exact" w:val="360"/>
        </w:trPr>
        <w:tc>
          <w:tcPr>
            <w:tcW w:w="3161" w:type="dxa"/>
            <w:vAlign w:val="center"/>
          </w:tcPr>
          <w:p w14:paraId="4F7BF867" w14:textId="77777777" w:rsidR="00D17E58" w:rsidRPr="008522E3" w:rsidRDefault="00D17E58" w:rsidP="00F20087">
            <w:pPr>
              <w:rPr>
                <w:b/>
              </w:rPr>
            </w:pPr>
            <w:r w:rsidRPr="008522E3">
              <w:rPr>
                <w:b/>
              </w:rPr>
              <w:t>RELEASED BY</w:t>
            </w:r>
          </w:p>
        </w:tc>
        <w:tc>
          <w:tcPr>
            <w:tcW w:w="3281" w:type="dxa"/>
            <w:vAlign w:val="center"/>
          </w:tcPr>
          <w:p w14:paraId="61F576C2" w14:textId="77777777" w:rsidR="00D17E58" w:rsidRPr="008522E3" w:rsidRDefault="00F20087" w:rsidP="00340BB1">
            <w:pPr>
              <w:rPr>
                <w:b/>
              </w:rPr>
            </w:pPr>
            <w:r>
              <w:rPr>
                <w:b/>
              </w:rPr>
              <w:t>ORGANIZATION</w:t>
            </w:r>
          </w:p>
        </w:tc>
        <w:tc>
          <w:tcPr>
            <w:tcW w:w="3134" w:type="dxa"/>
            <w:vAlign w:val="center"/>
          </w:tcPr>
          <w:p w14:paraId="20D9ED89" w14:textId="77777777" w:rsidR="00D17E58" w:rsidRPr="008522E3" w:rsidRDefault="00F20087" w:rsidP="00340BB1">
            <w:pPr>
              <w:rPr>
                <w:b/>
              </w:rPr>
            </w:pPr>
            <w:r>
              <w:rPr>
                <w:b/>
              </w:rPr>
              <w:t>RELEASE DATE</w:t>
            </w:r>
          </w:p>
        </w:tc>
      </w:tr>
      <w:tr w:rsidR="00D17E58" w14:paraId="375C9405" w14:textId="77777777" w:rsidTr="00716BD7">
        <w:trPr>
          <w:trHeight w:hRule="exact" w:val="360"/>
        </w:trPr>
        <w:tc>
          <w:tcPr>
            <w:tcW w:w="3161" w:type="dxa"/>
            <w:vAlign w:val="center"/>
          </w:tcPr>
          <w:p w14:paraId="67E79C15" w14:textId="3A6FFD7B" w:rsidR="00D17E58" w:rsidRDefault="00832BB4" w:rsidP="00340BB1">
            <w:r>
              <w:t>Judy Salazar</w:t>
            </w:r>
          </w:p>
        </w:tc>
        <w:tc>
          <w:tcPr>
            <w:tcW w:w="3281" w:type="dxa"/>
            <w:vAlign w:val="center"/>
          </w:tcPr>
          <w:p w14:paraId="3B5BB67C" w14:textId="755C24DB" w:rsidR="00D17E58" w:rsidRDefault="00832BB4" w:rsidP="00340BB1">
            <w:r>
              <w:t>CM</w:t>
            </w:r>
          </w:p>
        </w:tc>
        <w:tc>
          <w:tcPr>
            <w:tcW w:w="3134" w:type="dxa"/>
            <w:vAlign w:val="center"/>
          </w:tcPr>
          <w:p w14:paraId="48747941" w14:textId="6AFEE935" w:rsidR="00D17E58" w:rsidRDefault="00832BB4" w:rsidP="00340BB1">
            <w:r>
              <w:t>02/23/2015</w:t>
            </w:r>
          </w:p>
        </w:tc>
      </w:tr>
    </w:tbl>
    <w:p w14:paraId="75A762BF" w14:textId="77777777" w:rsidR="00D17E58" w:rsidRDefault="00D17E58" w:rsidP="00280D81"/>
    <w:p w14:paraId="55605D69" w14:textId="77777777" w:rsidR="009E75E0" w:rsidRDefault="009E75E0" w:rsidP="00280D81"/>
    <w:p w14:paraId="6CEC65BA" w14:textId="77777777" w:rsidR="00D17E58" w:rsidRDefault="00D17E58" w:rsidP="00181391">
      <w:pPr>
        <w:jc w:val="center"/>
      </w:pPr>
      <w:r>
        <w:t xml:space="preserve">See </w:t>
      </w:r>
      <w:r w:rsidR="00F20087">
        <w:t>configuration management system for approval hist</w:t>
      </w:r>
      <w:r>
        <w:t>ory</w:t>
      </w:r>
      <w:r w:rsidR="00EA24D1">
        <w:t>.</w:t>
      </w:r>
    </w:p>
    <w:p w14:paraId="44076F94" w14:textId="77777777" w:rsidR="00D17E58" w:rsidRDefault="00D17E58" w:rsidP="00280D81"/>
    <w:p w14:paraId="6C5066E4" w14:textId="34133852" w:rsidR="00EA24D1" w:rsidRPr="0041601B" w:rsidRDefault="00EA24D1" w:rsidP="00EA24D1">
      <w:pPr>
        <w:jc w:val="center"/>
      </w:pPr>
      <w:r>
        <w:sym w:font="Symbol" w:char="F0D3"/>
      </w:r>
      <w:r>
        <w:t xml:space="preserve"> 201</w:t>
      </w:r>
      <w:r w:rsidR="00E43B01">
        <w:t>6</w:t>
      </w:r>
      <w:r>
        <w:t xml:space="preserve"> NEON Inc. All rights reserved. </w:t>
      </w:r>
    </w:p>
    <w:p w14:paraId="638828C5" w14:textId="77777777" w:rsidR="00BB45DB" w:rsidRDefault="00EA24D1" w:rsidP="00BB45DB">
      <w:pPr>
        <w:jc w:val="center"/>
        <w:rPr>
          <w:sz w:val="14"/>
        </w:rPr>
      </w:pPr>
      <w:r w:rsidRPr="0041601B">
        <w:rPr>
          <w:sz w:val="14"/>
        </w:rPr>
        <w:t>The National Ecological Observatory Network is a project solely funded by the National Science Foundation and managed under cooperative agreement by NEON, Inc. Any opinions, findings, and conclusions or recommendations expressed in this material are those of the author(s) and do not necessarily reflect the views of the National Science Foundation.</w:t>
      </w:r>
    </w:p>
    <w:p w14:paraId="7990F5CA" w14:textId="77777777" w:rsidR="00BB45DB" w:rsidRDefault="00BB45DB" w:rsidP="00BB45DB">
      <w:pPr>
        <w:spacing w:before="1440" w:after="1440" w:line="240" w:lineRule="auto"/>
        <w:jc w:val="center"/>
        <w:rPr>
          <w:b/>
          <w:sz w:val="28"/>
          <w:szCs w:val="28"/>
        </w:rPr>
      </w:pPr>
    </w:p>
    <w:p w14:paraId="4932399F" w14:textId="77777777" w:rsidR="009B7E4E" w:rsidRDefault="00752A6A" w:rsidP="00BB45DB">
      <w:pPr>
        <w:spacing w:before="1440" w:after="1440" w:line="240" w:lineRule="auto"/>
        <w:jc w:val="center"/>
        <w:rPr>
          <w:b/>
          <w:sz w:val="28"/>
          <w:szCs w:val="28"/>
        </w:rPr>
      </w:pPr>
      <w:r w:rsidRPr="007506E7">
        <w:rPr>
          <w:b/>
          <w:sz w:val="28"/>
          <w:szCs w:val="28"/>
        </w:rPr>
        <w:t>Change Record</w:t>
      </w:r>
    </w:p>
    <w:tbl>
      <w:tblPr>
        <w:tblStyle w:val="TableGrid"/>
        <w:tblW w:w="0" w:type="auto"/>
        <w:tblLook w:val="04A0" w:firstRow="1" w:lastRow="0" w:firstColumn="1" w:lastColumn="0" w:noHBand="0" w:noVBand="1"/>
      </w:tblPr>
      <w:tblGrid>
        <w:gridCol w:w="1230"/>
        <w:gridCol w:w="1462"/>
        <w:gridCol w:w="1347"/>
        <w:gridCol w:w="5537"/>
      </w:tblGrid>
      <w:tr w:rsidR="00752A6A" w14:paraId="3CDACDAB" w14:textId="77777777" w:rsidTr="00DF5F47">
        <w:trPr>
          <w:trHeight w:hRule="exact" w:val="360"/>
        </w:trPr>
        <w:tc>
          <w:tcPr>
            <w:tcW w:w="1230" w:type="dxa"/>
            <w:vAlign w:val="center"/>
          </w:tcPr>
          <w:p w14:paraId="26D970B0" w14:textId="77777777" w:rsidR="00752A6A" w:rsidRPr="007506E7" w:rsidRDefault="00A56FDE" w:rsidP="00891832">
            <w:pPr>
              <w:jc w:val="center"/>
              <w:rPr>
                <w:b/>
              </w:rPr>
            </w:pPr>
            <w:r>
              <w:rPr>
                <w:b/>
              </w:rPr>
              <w:t>REVISION</w:t>
            </w:r>
          </w:p>
        </w:tc>
        <w:tc>
          <w:tcPr>
            <w:tcW w:w="1462" w:type="dxa"/>
            <w:vAlign w:val="center"/>
          </w:tcPr>
          <w:p w14:paraId="7EC4E74D" w14:textId="77777777" w:rsidR="00752A6A" w:rsidRPr="007506E7" w:rsidRDefault="00752A6A" w:rsidP="00891832">
            <w:pPr>
              <w:jc w:val="center"/>
              <w:rPr>
                <w:b/>
              </w:rPr>
            </w:pPr>
            <w:r w:rsidRPr="007506E7">
              <w:rPr>
                <w:b/>
              </w:rPr>
              <w:t>DATE</w:t>
            </w:r>
          </w:p>
        </w:tc>
        <w:tc>
          <w:tcPr>
            <w:tcW w:w="1347" w:type="dxa"/>
            <w:vAlign w:val="center"/>
          </w:tcPr>
          <w:p w14:paraId="62EA6D3B" w14:textId="77777777" w:rsidR="00752A6A" w:rsidRPr="007506E7" w:rsidRDefault="00752A6A" w:rsidP="00891832">
            <w:pPr>
              <w:jc w:val="center"/>
              <w:rPr>
                <w:b/>
              </w:rPr>
            </w:pPr>
            <w:r w:rsidRPr="007506E7">
              <w:rPr>
                <w:b/>
              </w:rPr>
              <w:t>ECO #</w:t>
            </w:r>
          </w:p>
        </w:tc>
        <w:tc>
          <w:tcPr>
            <w:tcW w:w="5537" w:type="dxa"/>
            <w:vAlign w:val="center"/>
          </w:tcPr>
          <w:p w14:paraId="566D5ECD" w14:textId="77777777" w:rsidR="00752A6A" w:rsidRPr="007506E7" w:rsidRDefault="00752A6A" w:rsidP="00891832">
            <w:pPr>
              <w:jc w:val="center"/>
              <w:rPr>
                <w:b/>
              </w:rPr>
            </w:pPr>
            <w:r w:rsidRPr="007506E7">
              <w:rPr>
                <w:b/>
              </w:rPr>
              <w:t>D</w:t>
            </w:r>
            <w:r w:rsidR="00A56FDE">
              <w:rPr>
                <w:b/>
              </w:rPr>
              <w:t>ESCRIPTION OF CHANGE</w:t>
            </w:r>
          </w:p>
        </w:tc>
      </w:tr>
      <w:tr w:rsidR="00770A66" w14:paraId="036EB347" w14:textId="77777777" w:rsidTr="00DF5F47">
        <w:trPr>
          <w:trHeight w:val="360"/>
        </w:trPr>
        <w:tc>
          <w:tcPr>
            <w:tcW w:w="1230" w:type="dxa"/>
            <w:vAlign w:val="center"/>
          </w:tcPr>
          <w:p w14:paraId="3110E1E1" w14:textId="77777777" w:rsidR="00770A66" w:rsidRDefault="00770A66" w:rsidP="00770A66">
            <w:pPr>
              <w:pStyle w:val="NoSpacing"/>
            </w:pPr>
            <w:r>
              <w:t>A_DRAFT</w:t>
            </w:r>
          </w:p>
        </w:tc>
        <w:tc>
          <w:tcPr>
            <w:tcW w:w="1462" w:type="dxa"/>
            <w:vAlign w:val="center"/>
          </w:tcPr>
          <w:p w14:paraId="6FB63686" w14:textId="77777777" w:rsidR="00770A66" w:rsidRDefault="00770A66" w:rsidP="00770A66">
            <w:pPr>
              <w:pStyle w:val="NoSpacing"/>
            </w:pPr>
            <w:r>
              <w:t>10/03/2011</w:t>
            </w:r>
          </w:p>
        </w:tc>
        <w:tc>
          <w:tcPr>
            <w:tcW w:w="1347" w:type="dxa"/>
            <w:vAlign w:val="center"/>
          </w:tcPr>
          <w:p w14:paraId="3C569EF4" w14:textId="77777777" w:rsidR="00770A66" w:rsidRDefault="00770A66" w:rsidP="00770A66">
            <w:pPr>
              <w:pStyle w:val="NoSpacing"/>
            </w:pPr>
            <w:r>
              <w:t>ECO-00280</w:t>
            </w:r>
          </w:p>
        </w:tc>
        <w:tc>
          <w:tcPr>
            <w:tcW w:w="5537" w:type="dxa"/>
            <w:vAlign w:val="center"/>
          </w:tcPr>
          <w:p w14:paraId="621CBC3F" w14:textId="77777777" w:rsidR="00770A66" w:rsidRDefault="00770A66" w:rsidP="00770A66">
            <w:pPr>
              <w:pStyle w:val="NoSpacing"/>
            </w:pPr>
            <w:r>
              <w:t>Initial Draft Release</w:t>
            </w:r>
          </w:p>
        </w:tc>
      </w:tr>
      <w:tr w:rsidR="00770A66" w14:paraId="2E0BAA8E" w14:textId="77777777" w:rsidTr="00DF5F47">
        <w:trPr>
          <w:trHeight w:val="360"/>
        </w:trPr>
        <w:tc>
          <w:tcPr>
            <w:tcW w:w="1230" w:type="dxa"/>
            <w:vAlign w:val="center"/>
          </w:tcPr>
          <w:p w14:paraId="48E05DF8" w14:textId="77777777" w:rsidR="00770A66" w:rsidRDefault="00770A66" w:rsidP="00770A66">
            <w:pPr>
              <w:pStyle w:val="NoSpacing"/>
            </w:pPr>
            <w:r>
              <w:t>B_DRAFT</w:t>
            </w:r>
          </w:p>
        </w:tc>
        <w:tc>
          <w:tcPr>
            <w:tcW w:w="1462" w:type="dxa"/>
            <w:vAlign w:val="center"/>
          </w:tcPr>
          <w:p w14:paraId="6281CF41" w14:textId="77777777" w:rsidR="00770A66" w:rsidRDefault="00770A66" w:rsidP="00770A66">
            <w:pPr>
              <w:pStyle w:val="NoSpacing"/>
            </w:pPr>
            <w:r>
              <w:t>01/13/2014</w:t>
            </w:r>
          </w:p>
        </w:tc>
        <w:tc>
          <w:tcPr>
            <w:tcW w:w="1347" w:type="dxa"/>
            <w:vAlign w:val="center"/>
          </w:tcPr>
          <w:p w14:paraId="28F8DA7D" w14:textId="77777777" w:rsidR="00770A66" w:rsidRDefault="00770A66" w:rsidP="00770A66">
            <w:pPr>
              <w:pStyle w:val="NoSpacing"/>
            </w:pPr>
            <w:r>
              <w:t>ECO-01140</w:t>
            </w:r>
          </w:p>
        </w:tc>
        <w:tc>
          <w:tcPr>
            <w:tcW w:w="5537" w:type="dxa"/>
            <w:vAlign w:val="center"/>
          </w:tcPr>
          <w:p w14:paraId="6DE2BA22" w14:textId="77777777" w:rsidR="00770A66" w:rsidRDefault="00770A66" w:rsidP="00770A66">
            <w:pPr>
              <w:pStyle w:val="NoSpacing"/>
            </w:pPr>
            <w:r>
              <w:t>Draft release. Will be finalized in next rev.</w:t>
            </w:r>
          </w:p>
        </w:tc>
      </w:tr>
      <w:tr w:rsidR="00770A66" w14:paraId="108DF9D7" w14:textId="77777777" w:rsidTr="00DF5F47">
        <w:trPr>
          <w:trHeight w:val="360"/>
        </w:trPr>
        <w:tc>
          <w:tcPr>
            <w:tcW w:w="1230" w:type="dxa"/>
            <w:vAlign w:val="center"/>
          </w:tcPr>
          <w:p w14:paraId="109ADB56" w14:textId="77777777" w:rsidR="00770A66" w:rsidRDefault="00770A66" w:rsidP="00770A66">
            <w:pPr>
              <w:pStyle w:val="NoSpacing"/>
            </w:pPr>
            <w:r>
              <w:t>C</w:t>
            </w:r>
          </w:p>
        </w:tc>
        <w:tc>
          <w:tcPr>
            <w:tcW w:w="1462" w:type="dxa"/>
            <w:vAlign w:val="center"/>
          </w:tcPr>
          <w:p w14:paraId="1FDD2C3D" w14:textId="77777777" w:rsidR="00770A66" w:rsidRDefault="00770A66" w:rsidP="00770A66">
            <w:pPr>
              <w:pStyle w:val="NoSpacing"/>
            </w:pPr>
            <w:r>
              <w:t>03/25/2014</w:t>
            </w:r>
          </w:p>
        </w:tc>
        <w:tc>
          <w:tcPr>
            <w:tcW w:w="1347" w:type="dxa"/>
            <w:vAlign w:val="center"/>
          </w:tcPr>
          <w:p w14:paraId="02F6EA45" w14:textId="77777777" w:rsidR="00770A66" w:rsidRDefault="00770A66" w:rsidP="00770A66">
            <w:pPr>
              <w:pStyle w:val="NoSpacing"/>
            </w:pPr>
            <w:r>
              <w:t>ECO-01670</w:t>
            </w:r>
          </w:p>
        </w:tc>
        <w:tc>
          <w:tcPr>
            <w:tcW w:w="5537" w:type="dxa"/>
            <w:vAlign w:val="center"/>
          </w:tcPr>
          <w:p w14:paraId="5585FED4" w14:textId="77777777" w:rsidR="00770A66" w:rsidRDefault="00770A66" w:rsidP="00770A66">
            <w:pPr>
              <w:pStyle w:val="NoSpacing"/>
            </w:pPr>
            <w:r w:rsidRPr="00560DC0">
              <w:t>Production release, template change, and other changes as detailed in Appendix C</w:t>
            </w:r>
          </w:p>
        </w:tc>
      </w:tr>
      <w:tr w:rsidR="007C4F92" w14:paraId="2F5F1BD6" w14:textId="77777777" w:rsidTr="00DF5F47">
        <w:trPr>
          <w:trHeight w:val="360"/>
        </w:trPr>
        <w:tc>
          <w:tcPr>
            <w:tcW w:w="1230" w:type="dxa"/>
            <w:vAlign w:val="center"/>
          </w:tcPr>
          <w:p w14:paraId="31B66A06" w14:textId="5CCE03BC" w:rsidR="007C4F92" w:rsidRDefault="007C4F92" w:rsidP="00770A66">
            <w:pPr>
              <w:pStyle w:val="NoSpacing"/>
            </w:pPr>
            <w:r>
              <w:t>D</w:t>
            </w:r>
          </w:p>
        </w:tc>
        <w:tc>
          <w:tcPr>
            <w:tcW w:w="1462" w:type="dxa"/>
            <w:vAlign w:val="center"/>
          </w:tcPr>
          <w:p w14:paraId="3E0E3582" w14:textId="6672338A" w:rsidR="007C4F92" w:rsidRDefault="007C4F92" w:rsidP="00770A66">
            <w:pPr>
              <w:pStyle w:val="NoSpacing"/>
            </w:pPr>
            <w:r>
              <w:t>09/15/2014</w:t>
            </w:r>
          </w:p>
        </w:tc>
        <w:tc>
          <w:tcPr>
            <w:tcW w:w="1347" w:type="dxa"/>
            <w:vAlign w:val="center"/>
          </w:tcPr>
          <w:p w14:paraId="42278116" w14:textId="463012B8" w:rsidR="007C4F92" w:rsidRDefault="007C4F92" w:rsidP="00770A66">
            <w:pPr>
              <w:pStyle w:val="NoSpacing"/>
            </w:pPr>
            <w:r>
              <w:t>ECO-02086</w:t>
            </w:r>
          </w:p>
        </w:tc>
        <w:tc>
          <w:tcPr>
            <w:tcW w:w="5537" w:type="dxa"/>
            <w:vAlign w:val="center"/>
          </w:tcPr>
          <w:p w14:paraId="00900010" w14:textId="7F25D1E8" w:rsidR="007C4F92" w:rsidRPr="00560DC0" w:rsidRDefault="007C4F92" w:rsidP="00DF2861">
            <w:pPr>
              <w:pStyle w:val="NoSpacing"/>
            </w:pPr>
            <w:r>
              <w:t>Minor updates to SOP B (Field Sampling) and SOP C (Lab Processing)</w:t>
            </w:r>
          </w:p>
        </w:tc>
      </w:tr>
      <w:tr w:rsidR="007C4F92" w14:paraId="6548B417" w14:textId="77777777" w:rsidTr="00DF5F47">
        <w:trPr>
          <w:trHeight w:val="360"/>
        </w:trPr>
        <w:tc>
          <w:tcPr>
            <w:tcW w:w="1230" w:type="dxa"/>
            <w:vAlign w:val="center"/>
          </w:tcPr>
          <w:p w14:paraId="771004FC" w14:textId="3131CF97" w:rsidR="007C4F92" w:rsidRDefault="007C4F92" w:rsidP="00770A66">
            <w:pPr>
              <w:pStyle w:val="NoSpacing"/>
            </w:pPr>
            <w:r>
              <w:t>E</w:t>
            </w:r>
          </w:p>
        </w:tc>
        <w:tc>
          <w:tcPr>
            <w:tcW w:w="1462" w:type="dxa"/>
            <w:vAlign w:val="center"/>
          </w:tcPr>
          <w:p w14:paraId="3C9C28EA" w14:textId="263891C6" w:rsidR="007C4F92" w:rsidRDefault="00142B68" w:rsidP="00770A66">
            <w:pPr>
              <w:pStyle w:val="NoSpacing"/>
            </w:pPr>
            <w:r>
              <w:t>09/22/2014</w:t>
            </w:r>
          </w:p>
        </w:tc>
        <w:tc>
          <w:tcPr>
            <w:tcW w:w="1347" w:type="dxa"/>
            <w:vAlign w:val="center"/>
          </w:tcPr>
          <w:p w14:paraId="4DDA6C1A" w14:textId="5EF5A9A6" w:rsidR="007C4F92" w:rsidRDefault="007C4F92" w:rsidP="00770A66">
            <w:pPr>
              <w:pStyle w:val="NoSpacing"/>
            </w:pPr>
            <w:r>
              <w:t>ECO-02296</w:t>
            </w:r>
          </w:p>
        </w:tc>
        <w:tc>
          <w:tcPr>
            <w:tcW w:w="5537" w:type="dxa"/>
            <w:vAlign w:val="center"/>
          </w:tcPr>
          <w:p w14:paraId="4F720C25" w14:textId="117A1E53" w:rsidR="007C4F92" w:rsidRDefault="007C4F92" w:rsidP="00DF2861">
            <w:pPr>
              <w:pStyle w:val="NoSpacing"/>
            </w:pPr>
            <w:r>
              <w:t>Migration to new protocol template</w:t>
            </w:r>
          </w:p>
        </w:tc>
      </w:tr>
      <w:tr w:rsidR="0040592F" w14:paraId="3E516CC0" w14:textId="77777777" w:rsidTr="00DF5F47">
        <w:trPr>
          <w:trHeight w:val="360"/>
        </w:trPr>
        <w:tc>
          <w:tcPr>
            <w:tcW w:w="9576" w:type="dxa"/>
            <w:gridSpan w:val="4"/>
            <w:vAlign w:val="center"/>
          </w:tcPr>
          <w:p w14:paraId="748F7391" w14:textId="22844DC2" w:rsidR="0040592F" w:rsidRDefault="0040592F" w:rsidP="0040592F">
            <w:pPr>
              <w:pStyle w:val="NoSpacing"/>
              <w:jc w:val="center"/>
            </w:pPr>
            <w:r>
              <w:t>(Continued on next page)</w:t>
            </w:r>
          </w:p>
        </w:tc>
      </w:tr>
      <w:tr w:rsidR="00142B68" w14:paraId="3A5F94C5" w14:textId="77777777" w:rsidTr="00DF5F47">
        <w:trPr>
          <w:trHeight w:val="12553"/>
        </w:trPr>
        <w:tc>
          <w:tcPr>
            <w:tcW w:w="1230" w:type="dxa"/>
            <w:vAlign w:val="center"/>
          </w:tcPr>
          <w:p w14:paraId="4BF57B10" w14:textId="6A0046CE" w:rsidR="00142B68" w:rsidRDefault="00142B68" w:rsidP="00770A66">
            <w:pPr>
              <w:pStyle w:val="NoSpacing"/>
            </w:pPr>
            <w:r>
              <w:lastRenderedPageBreak/>
              <w:t>F</w:t>
            </w:r>
          </w:p>
        </w:tc>
        <w:tc>
          <w:tcPr>
            <w:tcW w:w="1462" w:type="dxa"/>
            <w:vAlign w:val="center"/>
          </w:tcPr>
          <w:p w14:paraId="237EF193" w14:textId="67D40B34" w:rsidR="00142B68" w:rsidRDefault="00832BB4" w:rsidP="00770A66">
            <w:pPr>
              <w:pStyle w:val="NoSpacing"/>
            </w:pPr>
            <w:r>
              <w:t>02/23/2015</w:t>
            </w:r>
          </w:p>
        </w:tc>
        <w:tc>
          <w:tcPr>
            <w:tcW w:w="1347" w:type="dxa"/>
            <w:vAlign w:val="center"/>
          </w:tcPr>
          <w:p w14:paraId="5806694C" w14:textId="147BAD1A" w:rsidR="00142B68" w:rsidRDefault="00832BB4" w:rsidP="00770A66">
            <w:pPr>
              <w:pStyle w:val="NoSpacing"/>
            </w:pPr>
            <w:r>
              <w:t>ECO-02538</w:t>
            </w:r>
          </w:p>
        </w:tc>
        <w:tc>
          <w:tcPr>
            <w:tcW w:w="5537" w:type="dxa"/>
            <w:vAlign w:val="center"/>
          </w:tcPr>
          <w:p w14:paraId="06345287" w14:textId="3DCD2FC5" w:rsidR="00142B68" w:rsidRDefault="00142B68" w:rsidP="00142B68">
            <w:pPr>
              <w:pStyle w:val="BulletedList"/>
              <w:ind w:left="391"/>
            </w:pPr>
            <w:r>
              <w:t xml:space="preserve">Changed title to reflect that protocol describes all soil biogeochemistry tasks </w:t>
            </w:r>
          </w:p>
          <w:p w14:paraId="204EA710" w14:textId="03AE6B5E" w:rsidR="00142B68" w:rsidRDefault="00142B68" w:rsidP="00142B68">
            <w:pPr>
              <w:pStyle w:val="BulletedList"/>
              <w:ind w:left="391"/>
            </w:pPr>
            <w:r>
              <w:t>Improved organization of task parameters to promote clarity.</w:t>
            </w:r>
          </w:p>
          <w:p w14:paraId="046BD620" w14:textId="77777777" w:rsidR="00142B68" w:rsidRDefault="00142B68" w:rsidP="00142B68">
            <w:pPr>
              <w:pStyle w:val="BulletedList"/>
              <w:ind w:left="391"/>
            </w:pPr>
            <w:r>
              <w:t>Added modules on sampling soils in the field and lab processing for N transformations.</w:t>
            </w:r>
          </w:p>
          <w:p w14:paraId="38023DC7" w14:textId="630C297B" w:rsidR="00142B68" w:rsidRDefault="00142B68" w:rsidP="00142B68">
            <w:pPr>
              <w:pStyle w:val="BulletedList"/>
              <w:ind w:left="391"/>
            </w:pPr>
            <w:r>
              <w:t>Updated description of coring device specifications (JIRA ticket FOPS-1310, FOPS-1376, FOPS-1442, and FOPS-1501) because slide hammer corer is not useful in most domains</w:t>
            </w:r>
            <w:r w:rsidR="003642D8">
              <w:t xml:space="preserve">. </w:t>
            </w:r>
          </w:p>
          <w:p w14:paraId="4908BEF4" w14:textId="55599D9C" w:rsidR="00142B68" w:rsidRDefault="00142B68" w:rsidP="00142B68">
            <w:pPr>
              <w:pStyle w:val="BulletedList"/>
              <w:ind w:left="391"/>
            </w:pPr>
            <w:r>
              <w:t>“Composite” cores are no longer being collected; a targeted mineral soil sample volume is described, and individual domains are to collect the number of cores required to get that volume, given the coring device they are using.</w:t>
            </w:r>
          </w:p>
          <w:p w14:paraId="6F92714D" w14:textId="77777777" w:rsidR="00142B68" w:rsidRDefault="00142B68" w:rsidP="00142B68">
            <w:pPr>
              <w:pStyle w:val="BulletedList"/>
              <w:ind w:left="391"/>
            </w:pPr>
            <w:r>
              <w:t>Removed field and lab SOPs for sampling bulk density (JIRA ticket FOPS-1310).</w:t>
            </w:r>
          </w:p>
          <w:p w14:paraId="60118EEE" w14:textId="77777777" w:rsidR="00142B68" w:rsidRDefault="00142B68" w:rsidP="00142B68">
            <w:pPr>
              <w:pStyle w:val="BulletedList"/>
              <w:ind w:left="391"/>
            </w:pPr>
            <w:r>
              <w:t>Added contingency info for inundated plot conditions.</w:t>
            </w:r>
          </w:p>
          <w:p w14:paraId="1CA53953" w14:textId="77777777" w:rsidR="00142B68" w:rsidRDefault="00142B68" w:rsidP="00142B68">
            <w:pPr>
              <w:pStyle w:val="BulletedList"/>
              <w:ind w:left="391"/>
            </w:pPr>
            <w:r>
              <w:t xml:space="preserve">Updated soil pH SOP to reflect that mixing is okay if it is necessary (JIRA ticket FOPS-1374 and FOPS-1406). </w:t>
            </w:r>
          </w:p>
          <w:p w14:paraId="0994D81B" w14:textId="77777777" w:rsidR="00142B68" w:rsidRDefault="00142B68" w:rsidP="00142B68">
            <w:pPr>
              <w:pStyle w:val="BulletedList"/>
              <w:ind w:left="391"/>
            </w:pPr>
            <w:r>
              <w:t>Updated sampleID format to plotID_horizon_coreCoordinateX_coreCoordinateY_date (JIRA ticket FOPS-1067).</w:t>
            </w:r>
          </w:p>
          <w:p w14:paraId="2E334B11" w14:textId="71FC0875" w:rsidR="00142B68" w:rsidRDefault="00142B68" w:rsidP="00142B68">
            <w:pPr>
              <w:pStyle w:val="BulletedList"/>
              <w:ind w:left="391"/>
            </w:pPr>
            <w:r>
              <w:t>Separated SOPs for microbial sampling only and biogeochemistry/stable isotopes/microbial sampling (field and lab processing) in order to reduce confusion regarding what field staff should do for each type of effort</w:t>
            </w:r>
            <w:r w:rsidR="003642D8">
              <w:t xml:space="preserve">. </w:t>
            </w:r>
            <w:r>
              <w:t>This action was in response to FOPs’ end-of-season discussion with NEON staff scientists.</w:t>
            </w:r>
          </w:p>
          <w:p w14:paraId="00D39B0E" w14:textId="77777777" w:rsidR="00142B68" w:rsidRDefault="00142B68" w:rsidP="00142B68">
            <w:pPr>
              <w:pStyle w:val="BulletedList"/>
              <w:ind w:left="391"/>
            </w:pPr>
            <w:r>
              <w:t>Updated soil microbial sampling frequency to three times per year and outlined timing in Table 1.</w:t>
            </w:r>
          </w:p>
          <w:p w14:paraId="50F00D53" w14:textId="77777777" w:rsidR="00142B68" w:rsidRDefault="00142B68" w:rsidP="00142B68">
            <w:pPr>
              <w:pStyle w:val="BulletedList"/>
              <w:ind w:left="391"/>
            </w:pPr>
            <w:r>
              <w:t>Changed number of plots sampled at each site from four to eight.</w:t>
            </w:r>
          </w:p>
          <w:p w14:paraId="243C0D8F" w14:textId="77777777" w:rsidR="00142B68" w:rsidRDefault="00142B68" w:rsidP="00142B68">
            <w:pPr>
              <w:pStyle w:val="BulletedList"/>
              <w:ind w:left="391"/>
            </w:pPr>
            <w:r>
              <w:t>Added sampling for microbial biomass to SOP B and SOP C, and created shipping instructions in SOP K; samples for microbial molecular and biomass analyses are now distinguished throughout.</w:t>
            </w:r>
          </w:p>
          <w:p w14:paraId="2EE0F52D" w14:textId="77777777" w:rsidR="00142B68" w:rsidRDefault="00142B68" w:rsidP="00142B68">
            <w:pPr>
              <w:pStyle w:val="BulletedList"/>
              <w:ind w:left="391"/>
            </w:pPr>
            <w:r>
              <w:t>Added in references for microbial biomass protocol.</w:t>
            </w:r>
          </w:p>
          <w:p w14:paraId="072A8B1B" w14:textId="77777777" w:rsidR="00142B68" w:rsidRDefault="00142B68" w:rsidP="00142B68">
            <w:pPr>
              <w:pStyle w:val="BulletedList"/>
              <w:ind w:left="391"/>
            </w:pPr>
            <w:r>
              <w:t>Changed sample containers for microbial molecular analysis to whirlpaks rather than 50 mL vials.</w:t>
            </w:r>
          </w:p>
          <w:p w14:paraId="0627306D" w14:textId="77777777" w:rsidR="00142B68" w:rsidRDefault="00142B68" w:rsidP="00142B68">
            <w:pPr>
              <w:pStyle w:val="BulletedList"/>
              <w:ind w:left="391"/>
            </w:pPr>
            <w:r>
              <w:t>Specified that during microbes only sampling bouts, only top horizon is sampled.</w:t>
            </w:r>
          </w:p>
          <w:p w14:paraId="09025ABC" w14:textId="2879801E" w:rsidR="00142B68" w:rsidRDefault="00142B68" w:rsidP="00142B68">
            <w:pPr>
              <w:pStyle w:val="BulletedList"/>
              <w:ind w:left="391"/>
            </w:pPr>
            <w:r>
              <w:t>Updated timing of sampling in Appendix E to include domains 18-20.</w:t>
            </w:r>
          </w:p>
        </w:tc>
      </w:tr>
      <w:tr w:rsidR="00166F46" w14:paraId="524D22D9" w14:textId="77777777" w:rsidTr="00DF5F47">
        <w:trPr>
          <w:trHeight w:val="6407"/>
        </w:trPr>
        <w:tc>
          <w:tcPr>
            <w:tcW w:w="1230" w:type="dxa"/>
            <w:vAlign w:val="center"/>
          </w:tcPr>
          <w:p w14:paraId="7F122C88" w14:textId="743EB85E" w:rsidR="00166F46" w:rsidRDefault="00166F46" w:rsidP="00770A66">
            <w:pPr>
              <w:pStyle w:val="NoSpacing"/>
            </w:pPr>
            <w:r>
              <w:lastRenderedPageBreak/>
              <w:t>G</w:t>
            </w:r>
          </w:p>
        </w:tc>
        <w:tc>
          <w:tcPr>
            <w:tcW w:w="1462" w:type="dxa"/>
            <w:vAlign w:val="center"/>
          </w:tcPr>
          <w:p w14:paraId="465D4ADE" w14:textId="6A692A25" w:rsidR="00166F46" w:rsidRDefault="003318BC" w:rsidP="00770A66">
            <w:pPr>
              <w:pStyle w:val="NoSpacing"/>
            </w:pPr>
            <w:r>
              <w:t>06</w:t>
            </w:r>
            <w:r w:rsidR="00166F46">
              <w:t>/02/2015</w:t>
            </w:r>
            <w:r w:rsidR="00C93153">
              <w:t>,</w:t>
            </w:r>
          </w:p>
          <w:p w14:paraId="77436CE4" w14:textId="48E80C3A" w:rsidR="007D6AB7" w:rsidRDefault="007D6AB7" w:rsidP="00770A66">
            <w:pPr>
              <w:pStyle w:val="NoSpacing"/>
            </w:pPr>
            <w:r>
              <w:t>9/23/2015</w:t>
            </w:r>
            <w:r w:rsidR="00232A6F">
              <w:t>, 10/28/2015</w:t>
            </w:r>
          </w:p>
        </w:tc>
        <w:tc>
          <w:tcPr>
            <w:tcW w:w="1347" w:type="dxa"/>
            <w:vAlign w:val="center"/>
          </w:tcPr>
          <w:p w14:paraId="70B56109" w14:textId="77777777" w:rsidR="00166F46" w:rsidRDefault="00166F46" w:rsidP="00770A66">
            <w:pPr>
              <w:pStyle w:val="NoSpacing"/>
            </w:pPr>
          </w:p>
        </w:tc>
        <w:tc>
          <w:tcPr>
            <w:tcW w:w="5537" w:type="dxa"/>
            <w:vAlign w:val="center"/>
          </w:tcPr>
          <w:p w14:paraId="54A4E082" w14:textId="5F82B6F0" w:rsidR="00166F46" w:rsidRDefault="00166F46" w:rsidP="00142B68">
            <w:pPr>
              <w:pStyle w:val="BulletedList"/>
              <w:ind w:left="391"/>
            </w:pPr>
            <w:r>
              <w:t>Specified timing for coordinated sampling for microbial biomass and soil N transformations</w:t>
            </w:r>
            <w:r w:rsidR="00C93153">
              <w:t>.</w:t>
            </w:r>
          </w:p>
          <w:p w14:paraId="69D430DC" w14:textId="072BAA91" w:rsidR="00166F46" w:rsidRDefault="00166F46" w:rsidP="00142B68">
            <w:pPr>
              <w:pStyle w:val="BulletedList"/>
              <w:ind w:left="391"/>
            </w:pPr>
            <w:r>
              <w:t>Modified number of plots sampled for soil biogeochemistry from 10-15 to 10</w:t>
            </w:r>
            <w:r w:rsidR="00E81AB6">
              <w:t>-12</w:t>
            </w:r>
            <w:r w:rsidR="00B12B7D">
              <w:t>, to match science design.</w:t>
            </w:r>
          </w:p>
          <w:p w14:paraId="313B26B6" w14:textId="35D166FF" w:rsidR="00B12B7D" w:rsidRDefault="00B12B7D" w:rsidP="00142B68">
            <w:pPr>
              <w:pStyle w:val="BulletedList"/>
              <w:ind w:left="391"/>
            </w:pPr>
            <w:r>
              <w:t>Modified number of plots sampled for soil microbes from 8 to 10-12, to align with proposed change in Science Design, which matches microbial sampling spatial extent to BGC sampling extent.</w:t>
            </w:r>
          </w:p>
          <w:p w14:paraId="3B2F4B40" w14:textId="77777777" w:rsidR="005D1A58" w:rsidRDefault="005D1A58" w:rsidP="005D1A58">
            <w:pPr>
              <w:pStyle w:val="BulletedList"/>
              <w:ind w:left="391"/>
            </w:pPr>
            <w:r>
              <w:t>Added distilled water as acceptable for rinsing instruments</w:t>
            </w:r>
          </w:p>
          <w:p w14:paraId="3BE7A1F5" w14:textId="77777777" w:rsidR="005530FE" w:rsidRDefault="005530FE" w:rsidP="005D1A58">
            <w:pPr>
              <w:pStyle w:val="BulletedList"/>
              <w:ind w:left="391"/>
            </w:pPr>
            <w:r>
              <w:t>Ensured all SOP’s were numbered correctly: SOP K renumbered as SOP J</w:t>
            </w:r>
          </w:p>
          <w:p w14:paraId="56C25CDF" w14:textId="77777777" w:rsidR="003318BC" w:rsidRDefault="003318BC" w:rsidP="000F7FDE">
            <w:pPr>
              <w:pStyle w:val="BulletedList"/>
              <w:ind w:left="391"/>
            </w:pPr>
            <w:r>
              <w:t>Removed Table 13, which was redundant with Table 17 (now Table 16).</w:t>
            </w:r>
            <w:r w:rsidR="000F7FDE">
              <w:t xml:space="preserve"> Formatted Table Captions to be consistent.</w:t>
            </w:r>
          </w:p>
          <w:p w14:paraId="25830A9F" w14:textId="77777777" w:rsidR="000F7FDE" w:rsidRDefault="000F7FDE" w:rsidP="000F7FDE">
            <w:pPr>
              <w:pStyle w:val="BulletedList"/>
              <w:ind w:left="391"/>
            </w:pPr>
            <w:r>
              <w:t>Removed redundant Table of Contents for Figure Captions.</w:t>
            </w:r>
          </w:p>
          <w:p w14:paraId="06A11255" w14:textId="77777777" w:rsidR="007D6AB7" w:rsidRDefault="007D6AB7" w:rsidP="007D6AB7">
            <w:pPr>
              <w:pStyle w:val="BulletedList"/>
              <w:ind w:left="391"/>
            </w:pPr>
            <w:r>
              <w:t>Added in a recommendation for domain staff to designate a 30-day sampling period to avoid sampling outside of the acceptable window of July 1-Aug 31.</w:t>
            </w:r>
          </w:p>
          <w:p w14:paraId="7106DA20" w14:textId="2EEAF4C3" w:rsidR="00D03394" w:rsidRDefault="00D03394" w:rsidP="007D6AB7">
            <w:pPr>
              <w:pStyle w:val="BulletedList"/>
              <w:ind w:left="391"/>
            </w:pPr>
            <w:r>
              <w:t>Table 5: Added MX number for optional spring scale to be used for weighing soils in the field.</w:t>
            </w:r>
          </w:p>
          <w:p w14:paraId="2024163D" w14:textId="77777777" w:rsidR="007D6AB7" w:rsidRDefault="007D6AB7" w:rsidP="007D6AB7">
            <w:pPr>
              <w:pStyle w:val="BulletedList"/>
              <w:ind w:left="391"/>
            </w:pPr>
            <w:r>
              <w:t>Tables 7 and 9: Updated MX number for scintillation vials from HDPE to glass</w:t>
            </w:r>
          </w:p>
          <w:p w14:paraId="5D13001F" w14:textId="77777777" w:rsidR="00165640" w:rsidRDefault="00165640" w:rsidP="00165640">
            <w:pPr>
              <w:pStyle w:val="BulletedList"/>
              <w:ind w:left="391"/>
            </w:pPr>
            <w:r>
              <w:t>Section 4.1: To match a change in the Science Design, updated number of plots for microbial sampling to match number of plots for BGC sampling.</w:t>
            </w:r>
          </w:p>
          <w:p w14:paraId="035ECEFB" w14:textId="277B78E1" w:rsidR="00FB0CC5" w:rsidRDefault="003646D0" w:rsidP="00165640">
            <w:pPr>
              <w:pStyle w:val="BulletedList"/>
              <w:ind w:left="391"/>
            </w:pPr>
            <w:r>
              <w:t>Added to SOP A instructions to print x, y coordinates.</w:t>
            </w:r>
          </w:p>
          <w:p w14:paraId="4B0CD1DE" w14:textId="77B2F55A" w:rsidR="003646D0" w:rsidRDefault="003646D0" w:rsidP="00165640">
            <w:pPr>
              <w:pStyle w:val="BulletedList"/>
              <w:ind w:left="391"/>
            </w:pPr>
            <w:r>
              <w:t>Added to SOP B soil masses for samples where needed.</w:t>
            </w:r>
          </w:p>
          <w:p w14:paraId="042DA5EB" w14:textId="77777777" w:rsidR="00316580" w:rsidRDefault="00316580" w:rsidP="00165640">
            <w:pPr>
              <w:pStyle w:val="BulletedList"/>
              <w:ind w:left="391"/>
            </w:pPr>
            <w:r>
              <w:t>Added a new SOP, SOP K, Soil Depth Survey Protocol.</w:t>
            </w:r>
          </w:p>
          <w:p w14:paraId="269DE025" w14:textId="34AAE941" w:rsidR="0087311B" w:rsidRDefault="005503FB" w:rsidP="00C3637E">
            <w:pPr>
              <w:pStyle w:val="BulletedList"/>
              <w:ind w:left="391"/>
            </w:pPr>
            <w:r>
              <w:t>Added ethanol wipes to consumable equipment list in Table 5 and link to example product.</w:t>
            </w:r>
          </w:p>
          <w:p w14:paraId="60C54B5E" w14:textId="77777777" w:rsidR="002B3696" w:rsidRDefault="002B3696" w:rsidP="002B3696">
            <w:pPr>
              <w:pStyle w:val="BulletedList"/>
              <w:ind w:left="391"/>
            </w:pPr>
            <w:r>
              <w:t>Added section 7.1: How much soil to collect, to guide use of soil masses rather than soil volumes for sites that need it.</w:t>
            </w:r>
          </w:p>
          <w:p w14:paraId="43DB239F" w14:textId="48F271F0" w:rsidR="002B3696" w:rsidRDefault="002B3696" w:rsidP="002B3696">
            <w:pPr>
              <w:pStyle w:val="BulletedList"/>
              <w:ind w:left="391"/>
            </w:pPr>
            <w:r>
              <w:t>Appendix C: Updated checklist for collecting quality soil samples to include cleaning equipment with ethanol wipes.</w:t>
            </w:r>
          </w:p>
          <w:p w14:paraId="277F156F" w14:textId="77777777" w:rsidR="002B3696" w:rsidRDefault="002B3696" w:rsidP="002B3696">
            <w:pPr>
              <w:pStyle w:val="BulletedList"/>
              <w:ind w:left="391"/>
            </w:pPr>
            <w:r>
              <w:t>Appendix D: changed reminder that gloves can be re-used if properly sterilized.</w:t>
            </w:r>
          </w:p>
          <w:p w14:paraId="7C46B0DC" w14:textId="77777777" w:rsidR="00C3637E" w:rsidRDefault="00C3637E" w:rsidP="004C32E9">
            <w:pPr>
              <w:pStyle w:val="BulletedList"/>
              <w:ind w:left="391"/>
            </w:pPr>
            <w:r>
              <w:t xml:space="preserve">Updated Appendix F – site specific information, with </w:t>
            </w:r>
            <w:r w:rsidR="004C32E9">
              <w:t>sampling</w:t>
            </w:r>
            <w:r>
              <w:t xml:space="preserve"> modifications for GUAN.</w:t>
            </w:r>
          </w:p>
          <w:p w14:paraId="4E2D6F47" w14:textId="51C69279" w:rsidR="00440CC1" w:rsidRDefault="00440CC1" w:rsidP="00440CC1">
            <w:pPr>
              <w:pStyle w:val="BulletedList"/>
              <w:ind w:left="391"/>
            </w:pPr>
            <w:r>
              <w:t>Removed redundant table for lab processing of soils for N transformation. Updated remaining table (Now Table 1</w:t>
            </w:r>
            <w:r w:rsidR="00060B1A">
              <w:t>1</w:t>
            </w:r>
            <w:r>
              <w:t>).</w:t>
            </w:r>
          </w:p>
          <w:p w14:paraId="70DF6603" w14:textId="2C55E9E3" w:rsidR="00ED4D3D" w:rsidRDefault="00ED4D3D" w:rsidP="00440CC1">
            <w:pPr>
              <w:pStyle w:val="BulletedList"/>
              <w:ind w:left="391"/>
            </w:pPr>
            <w:r>
              <w:t>Added new table (Table 1) describing the target timing of coordinated soil measurements.</w:t>
            </w:r>
          </w:p>
          <w:p w14:paraId="4EA1003E" w14:textId="77777777" w:rsidR="00F67BE7" w:rsidRDefault="00F67BE7" w:rsidP="00232A6F">
            <w:pPr>
              <w:pStyle w:val="BulletedList"/>
              <w:ind w:left="391"/>
            </w:pPr>
            <w:r>
              <w:t xml:space="preserve">Modified Table </w:t>
            </w:r>
            <w:r w:rsidR="00ED4D3D">
              <w:t xml:space="preserve">5 (previously </w:t>
            </w:r>
            <w:r>
              <w:t>4</w:t>
            </w:r>
            <w:r w:rsidR="00ED4D3D">
              <w:t>)</w:t>
            </w:r>
            <w:r>
              <w:t xml:space="preserve"> to become a general field equipment list to remove redundant information in more specific equipment list</w:t>
            </w:r>
            <w:r w:rsidR="00232A6F">
              <w:t>s in</w:t>
            </w:r>
            <w:r>
              <w:t xml:space="preserve"> </w:t>
            </w:r>
            <w:r w:rsidR="00232A6F">
              <w:t>T</w:t>
            </w:r>
            <w:r>
              <w:t>ables</w:t>
            </w:r>
            <w:r w:rsidR="00511B9A">
              <w:t xml:space="preserve"> </w:t>
            </w:r>
            <w:r w:rsidR="00ED4D3D">
              <w:t xml:space="preserve">6 (formerly </w:t>
            </w:r>
            <w:r w:rsidR="00511B9A">
              <w:t>5</w:t>
            </w:r>
            <w:r w:rsidR="00ED4D3D">
              <w:t>)</w:t>
            </w:r>
            <w:r w:rsidR="00511B9A">
              <w:t xml:space="preserve"> and </w:t>
            </w:r>
            <w:r w:rsidR="00ED4D3D">
              <w:t xml:space="preserve">7 (formerly </w:t>
            </w:r>
            <w:r w:rsidR="00511B9A">
              <w:t>6</w:t>
            </w:r>
            <w:r w:rsidR="00ED4D3D">
              <w:t>)</w:t>
            </w:r>
            <w:r>
              <w:t>.</w:t>
            </w:r>
          </w:p>
          <w:p w14:paraId="66E289FF" w14:textId="77777777" w:rsidR="006328DD" w:rsidRDefault="006328DD" w:rsidP="00232A6F">
            <w:pPr>
              <w:pStyle w:val="BulletedList"/>
              <w:ind w:left="391"/>
            </w:pPr>
            <w:r>
              <w:t>Revised Figure</w:t>
            </w:r>
            <w:r w:rsidR="009B0EE4">
              <w:t xml:space="preserve"> 2: workflow, to reflect recent protocol updates and increase readability.</w:t>
            </w:r>
          </w:p>
          <w:p w14:paraId="795879FF" w14:textId="7A6DF546" w:rsidR="00775148" w:rsidRDefault="00775148" w:rsidP="00232A6F">
            <w:pPr>
              <w:pStyle w:val="BulletedList"/>
              <w:ind w:left="391"/>
            </w:pPr>
            <w:r>
              <w:t>Added sections to SOP B and SOP F describing how to assess suitability of plot coordinates for sampling.</w:t>
            </w:r>
          </w:p>
        </w:tc>
      </w:tr>
    </w:tbl>
    <w:p w14:paraId="4EFE22AE" w14:textId="45DC0E8F" w:rsidR="00953ACB" w:rsidRDefault="00953ACB" w:rsidP="004947B6">
      <w:pPr>
        <w:sectPr w:rsidR="00953ACB" w:rsidSect="00340BB1">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upperRoman"/>
          <w:cols w:space="720"/>
          <w:docGrid w:linePitch="360"/>
        </w:sectPr>
      </w:pPr>
    </w:p>
    <w:p w14:paraId="06854F4C" w14:textId="77777777" w:rsidR="00644451" w:rsidRPr="00644451" w:rsidRDefault="00644451" w:rsidP="00180A53">
      <w:pPr>
        <w:pStyle w:val="TOC1"/>
      </w:pPr>
      <w:r w:rsidRPr="00644451">
        <w:lastRenderedPageBreak/>
        <w:t>TABLE OF CONTENTS</w:t>
      </w:r>
    </w:p>
    <w:p w14:paraId="34BA038F" w14:textId="7969EB2D" w:rsidR="001E2A2B" w:rsidRDefault="00B16319">
      <w:pPr>
        <w:pStyle w:val="TOC1"/>
        <w:tabs>
          <w:tab w:val="left" w:pos="382"/>
          <w:tab w:val="right" w:leader="dot" w:pos="9350"/>
        </w:tabs>
        <w:rPr>
          <w:rFonts w:eastAsiaTheme="minorEastAsia"/>
          <w:b w:val="0"/>
          <w:noProof/>
          <w:lang w:eastAsia="ja-JP"/>
        </w:rPr>
      </w:pPr>
      <w:r>
        <w:rPr>
          <w:rFonts w:eastAsiaTheme="majorEastAsia" w:cstheme="majorBidi"/>
          <w:bCs/>
          <w:szCs w:val="28"/>
        </w:rPr>
        <w:fldChar w:fldCharType="begin"/>
      </w:r>
      <w:r>
        <w:rPr>
          <w:rFonts w:eastAsiaTheme="majorEastAsia" w:cstheme="majorBidi"/>
          <w:b w:val="0"/>
          <w:bCs/>
          <w:szCs w:val="28"/>
        </w:rPr>
        <w:instrText xml:space="preserve"> TOC \o "1-3" \t "Heading 6,1,Heading 8,1" </w:instrText>
      </w:r>
      <w:r>
        <w:rPr>
          <w:rFonts w:eastAsiaTheme="majorEastAsia" w:cstheme="majorBidi"/>
          <w:b w:val="0"/>
          <w:bCs/>
          <w:szCs w:val="28"/>
        </w:rPr>
        <w:fldChar w:fldCharType="separate"/>
      </w:r>
      <w:r w:rsidR="001E2A2B">
        <w:rPr>
          <w:noProof/>
        </w:rPr>
        <w:t>1</w:t>
      </w:r>
      <w:r w:rsidR="001E2A2B">
        <w:rPr>
          <w:rFonts w:eastAsiaTheme="minorEastAsia"/>
          <w:b w:val="0"/>
          <w:noProof/>
          <w:lang w:eastAsia="ja-JP"/>
        </w:rPr>
        <w:tab/>
      </w:r>
      <w:r w:rsidR="001E2A2B">
        <w:rPr>
          <w:noProof/>
        </w:rPr>
        <w:t>Overview</w:t>
      </w:r>
      <w:r w:rsidR="001E2A2B">
        <w:rPr>
          <w:noProof/>
        </w:rPr>
        <w:tab/>
      </w:r>
      <w:r w:rsidR="001E2A2B">
        <w:rPr>
          <w:noProof/>
        </w:rPr>
        <w:fldChar w:fldCharType="begin"/>
      </w:r>
      <w:r w:rsidR="001E2A2B">
        <w:rPr>
          <w:noProof/>
        </w:rPr>
        <w:instrText xml:space="preserve"> PAGEREF _Toc307663876 \h </w:instrText>
      </w:r>
      <w:r w:rsidR="001E2A2B">
        <w:rPr>
          <w:noProof/>
        </w:rPr>
      </w:r>
      <w:r w:rsidR="001E2A2B">
        <w:rPr>
          <w:noProof/>
        </w:rPr>
        <w:fldChar w:fldCharType="separate"/>
      </w:r>
      <w:r w:rsidR="002F4934">
        <w:rPr>
          <w:noProof/>
        </w:rPr>
        <w:t>1</w:t>
      </w:r>
      <w:r w:rsidR="001E2A2B">
        <w:rPr>
          <w:noProof/>
        </w:rPr>
        <w:fldChar w:fldCharType="end"/>
      </w:r>
    </w:p>
    <w:p w14:paraId="5F275CD7"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1.1</w:t>
      </w:r>
      <w:r>
        <w:rPr>
          <w:rFonts w:eastAsiaTheme="minorEastAsia"/>
          <w:b w:val="0"/>
          <w:noProof/>
          <w:sz w:val="24"/>
          <w:szCs w:val="24"/>
          <w:lang w:eastAsia="ja-JP"/>
        </w:rPr>
        <w:tab/>
      </w:r>
      <w:r>
        <w:rPr>
          <w:noProof/>
        </w:rPr>
        <w:t>Background</w:t>
      </w:r>
      <w:r>
        <w:rPr>
          <w:noProof/>
        </w:rPr>
        <w:tab/>
      </w:r>
      <w:r>
        <w:rPr>
          <w:noProof/>
        </w:rPr>
        <w:fldChar w:fldCharType="begin"/>
      </w:r>
      <w:r>
        <w:rPr>
          <w:noProof/>
        </w:rPr>
        <w:instrText xml:space="preserve"> PAGEREF _Toc307663877 \h </w:instrText>
      </w:r>
      <w:r>
        <w:rPr>
          <w:noProof/>
        </w:rPr>
      </w:r>
      <w:r>
        <w:rPr>
          <w:noProof/>
        </w:rPr>
        <w:fldChar w:fldCharType="separate"/>
      </w:r>
      <w:r w:rsidR="002F4934">
        <w:rPr>
          <w:noProof/>
        </w:rPr>
        <w:t>1</w:t>
      </w:r>
      <w:r>
        <w:rPr>
          <w:noProof/>
        </w:rPr>
        <w:fldChar w:fldCharType="end"/>
      </w:r>
    </w:p>
    <w:p w14:paraId="0421806C"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1.2</w:t>
      </w:r>
      <w:r>
        <w:rPr>
          <w:rFonts w:eastAsiaTheme="minorEastAsia"/>
          <w:b w:val="0"/>
          <w:noProof/>
          <w:sz w:val="24"/>
          <w:szCs w:val="24"/>
          <w:lang w:eastAsia="ja-JP"/>
        </w:rPr>
        <w:tab/>
      </w:r>
      <w:r>
        <w:rPr>
          <w:noProof/>
        </w:rPr>
        <w:t>Scope</w:t>
      </w:r>
      <w:r>
        <w:rPr>
          <w:noProof/>
        </w:rPr>
        <w:tab/>
      </w:r>
      <w:r>
        <w:rPr>
          <w:noProof/>
        </w:rPr>
        <w:fldChar w:fldCharType="begin"/>
      </w:r>
      <w:r>
        <w:rPr>
          <w:noProof/>
        </w:rPr>
        <w:instrText xml:space="preserve"> PAGEREF _Toc307663878 \h </w:instrText>
      </w:r>
      <w:r>
        <w:rPr>
          <w:noProof/>
        </w:rPr>
      </w:r>
      <w:r>
        <w:rPr>
          <w:noProof/>
        </w:rPr>
        <w:fldChar w:fldCharType="separate"/>
      </w:r>
      <w:r w:rsidR="002F4934">
        <w:rPr>
          <w:noProof/>
        </w:rPr>
        <w:t>2</w:t>
      </w:r>
      <w:r>
        <w:rPr>
          <w:noProof/>
        </w:rPr>
        <w:fldChar w:fldCharType="end"/>
      </w:r>
    </w:p>
    <w:p w14:paraId="14485A52" w14:textId="77777777" w:rsidR="001E2A2B" w:rsidRDefault="001E2A2B">
      <w:pPr>
        <w:pStyle w:val="TOC3"/>
        <w:tabs>
          <w:tab w:val="left" w:pos="1136"/>
          <w:tab w:val="right" w:leader="dot" w:pos="9350"/>
        </w:tabs>
        <w:rPr>
          <w:rFonts w:eastAsiaTheme="minorEastAsia"/>
          <w:noProof/>
          <w:sz w:val="24"/>
          <w:szCs w:val="24"/>
          <w:lang w:eastAsia="ja-JP"/>
        </w:rPr>
      </w:pPr>
      <w:r>
        <w:rPr>
          <w:noProof/>
        </w:rPr>
        <w:t>1.2.1</w:t>
      </w:r>
      <w:r>
        <w:rPr>
          <w:rFonts w:eastAsiaTheme="minorEastAsia"/>
          <w:noProof/>
          <w:sz w:val="24"/>
          <w:szCs w:val="24"/>
          <w:lang w:eastAsia="ja-JP"/>
        </w:rPr>
        <w:tab/>
      </w:r>
      <w:r>
        <w:rPr>
          <w:noProof/>
        </w:rPr>
        <w:t>NEON Science Requirements and Data Products</w:t>
      </w:r>
      <w:r>
        <w:rPr>
          <w:noProof/>
        </w:rPr>
        <w:tab/>
      </w:r>
      <w:r>
        <w:rPr>
          <w:noProof/>
        </w:rPr>
        <w:fldChar w:fldCharType="begin"/>
      </w:r>
      <w:r>
        <w:rPr>
          <w:noProof/>
        </w:rPr>
        <w:instrText xml:space="preserve"> PAGEREF _Toc307663879 \h </w:instrText>
      </w:r>
      <w:r>
        <w:rPr>
          <w:noProof/>
        </w:rPr>
      </w:r>
      <w:r>
        <w:rPr>
          <w:noProof/>
        </w:rPr>
        <w:fldChar w:fldCharType="separate"/>
      </w:r>
      <w:r w:rsidR="002F4934">
        <w:rPr>
          <w:noProof/>
        </w:rPr>
        <w:t>2</w:t>
      </w:r>
      <w:r>
        <w:rPr>
          <w:noProof/>
        </w:rPr>
        <w:fldChar w:fldCharType="end"/>
      </w:r>
    </w:p>
    <w:p w14:paraId="36BDC046"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1.3</w:t>
      </w:r>
      <w:r>
        <w:rPr>
          <w:rFonts w:eastAsiaTheme="minorEastAsia"/>
          <w:b w:val="0"/>
          <w:noProof/>
          <w:sz w:val="24"/>
          <w:szCs w:val="24"/>
          <w:lang w:eastAsia="ja-JP"/>
        </w:rPr>
        <w:tab/>
      </w:r>
      <w:r>
        <w:rPr>
          <w:noProof/>
        </w:rPr>
        <w:t>Acknowledgments</w:t>
      </w:r>
      <w:r>
        <w:rPr>
          <w:noProof/>
        </w:rPr>
        <w:tab/>
      </w:r>
      <w:r>
        <w:rPr>
          <w:noProof/>
        </w:rPr>
        <w:fldChar w:fldCharType="begin"/>
      </w:r>
      <w:r>
        <w:rPr>
          <w:noProof/>
        </w:rPr>
        <w:instrText xml:space="preserve"> PAGEREF _Toc307663880 \h </w:instrText>
      </w:r>
      <w:r>
        <w:rPr>
          <w:noProof/>
        </w:rPr>
      </w:r>
      <w:r>
        <w:rPr>
          <w:noProof/>
        </w:rPr>
        <w:fldChar w:fldCharType="separate"/>
      </w:r>
      <w:r w:rsidR="002F4934">
        <w:rPr>
          <w:noProof/>
        </w:rPr>
        <w:t>2</w:t>
      </w:r>
      <w:r>
        <w:rPr>
          <w:noProof/>
        </w:rPr>
        <w:fldChar w:fldCharType="end"/>
      </w:r>
    </w:p>
    <w:p w14:paraId="28861805" w14:textId="77777777" w:rsidR="001E2A2B" w:rsidRDefault="001E2A2B">
      <w:pPr>
        <w:pStyle w:val="TOC1"/>
        <w:tabs>
          <w:tab w:val="left" w:pos="382"/>
          <w:tab w:val="right" w:leader="dot" w:pos="9350"/>
        </w:tabs>
        <w:rPr>
          <w:rFonts w:eastAsiaTheme="minorEastAsia"/>
          <w:b w:val="0"/>
          <w:noProof/>
          <w:lang w:eastAsia="ja-JP"/>
        </w:rPr>
      </w:pPr>
      <w:r>
        <w:rPr>
          <w:noProof/>
        </w:rPr>
        <w:t>2</w:t>
      </w:r>
      <w:r>
        <w:rPr>
          <w:rFonts w:eastAsiaTheme="minorEastAsia"/>
          <w:b w:val="0"/>
          <w:noProof/>
          <w:lang w:eastAsia="ja-JP"/>
        </w:rPr>
        <w:tab/>
      </w:r>
      <w:r>
        <w:rPr>
          <w:noProof/>
        </w:rPr>
        <w:t>Related Documents and Acronyms</w:t>
      </w:r>
      <w:r>
        <w:rPr>
          <w:noProof/>
        </w:rPr>
        <w:tab/>
      </w:r>
      <w:r>
        <w:rPr>
          <w:noProof/>
        </w:rPr>
        <w:fldChar w:fldCharType="begin"/>
      </w:r>
      <w:r>
        <w:rPr>
          <w:noProof/>
        </w:rPr>
        <w:instrText xml:space="preserve"> PAGEREF _Toc307663881 \h </w:instrText>
      </w:r>
      <w:r>
        <w:rPr>
          <w:noProof/>
        </w:rPr>
      </w:r>
      <w:r>
        <w:rPr>
          <w:noProof/>
        </w:rPr>
        <w:fldChar w:fldCharType="separate"/>
      </w:r>
      <w:r w:rsidR="002F4934">
        <w:rPr>
          <w:noProof/>
        </w:rPr>
        <w:t>3</w:t>
      </w:r>
      <w:r>
        <w:rPr>
          <w:noProof/>
        </w:rPr>
        <w:fldChar w:fldCharType="end"/>
      </w:r>
    </w:p>
    <w:p w14:paraId="3B544272"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2.1</w:t>
      </w:r>
      <w:r>
        <w:rPr>
          <w:rFonts w:eastAsiaTheme="minorEastAsia"/>
          <w:b w:val="0"/>
          <w:noProof/>
          <w:sz w:val="24"/>
          <w:szCs w:val="24"/>
          <w:lang w:eastAsia="ja-JP"/>
        </w:rPr>
        <w:tab/>
      </w:r>
      <w:r>
        <w:rPr>
          <w:noProof/>
        </w:rPr>
        <w:t>Applicable Documents</w:t>
      </w:r>
      <w:r>
        <w:rPr>
          <w:noProof/>
        </w:rPr>
        <w:tab/>
      </w:r>
      <w:r>
        <w:rPr>
          <w:noProof/>
        </w:rPr>
        <w:fldChar w:fldCharType="begin"/>
      </w:r>
      <w:r>
        <w:rPr>
          <w:noProof/>
        </w:rPr>
        <w:instrText xml:space="preserve"> PAGEREF _Toc307663882 \h </w:instrText>
      </w:r>
      <w:r>
        <w:rPr>
          <w:noProof/>
        </w:rPr>
      </w:r>
      <w:r>
        <w:rPr>
          <w:noProof/>
        </w:rPr>
        <w:fldChar w:fldCharType="separate"/>
      </w:r>
      <w:r w:rsidR="002F4934">
        <w:rPr>
          <w:noProof/>
        </w:rPr>
        <w:t>3</w:t>
      </w:r>
      <w:r>
        <w:rPr>
          <w:noProof/>
        </w:rPr>
        <w:fldChar w:fldCharType="end"/>
      </w:r>
    </w:p>
    <w:p w14:paraId="2A85E5F5"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2.2</w:t>
      </w:r>
      <w:r>
        <w:rPr>
          <w:rFonts w:eastAsiaTheme="minorEastAsia"/>
          <w:b w:val="0"/>
          <w:noProof/>
          <w:sz w:val="24"/>
          <w:szCs w:val="24"/>
          <w:lang w:eastAsia="ja-JP"/>
        </w:rPr>
        <w:tab/>
      </w:r>
      <w:r>
        <w:rPr>
          <w:noProof/>
        </w:rPr>
        <w:t>Reference Documents</w:t>
      </w:r>
      <w:r>
        <w:rPr>
          <w:noProof/>
        </w:rPr>
        <w:tab/>
      </w:r>
      <w:r>
        <w:rPr>
          <w:noProof/>
        </w:rPr>
        <w:fldChar w:fldCharType="begin"/>
      </w:r>
      <w:r>
        <w:rPr>
          <w:noProof/>
        </w:rPr>
        <w:instrText xml:space="preserve"> PAGEREF _Toc307663883 \h </w:instrText>
      </w:r>
      <w:r>
        <w:rPr>
          <w:noProof/>
        </w:rPr>
      </w:r>
      <w:r>
        <w:rPr>
          <w:noProof/>
        </w:rPr>
        <w:fldChar w:fldCharType="separate"/>
      </w:r>
      <w:r w:rsidR="002F4934">
        <w:rPr>
          <w:noProof/>
        </w:rPr>
        <w:t>3</w:t>
      </w:r>
      <w:r>
        <w:rPr>
          <w:noProof/>
        </w:rPr>
        <w:fldChar w:fldCharType="end"/>
      </w:r>
    </w:p>
    <w:p w14:paraId="6DD3B9F9"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2.3</w:t>
      </w:r>
      <w:r>
        <w:rPr>
          <w:rFonts w:eastAsiaTheme="minorEastAsia"/>
          <w:b w:val="0"/>
          <w:noProof/>
          <w:sz w:val="24"/>
          <w:szCs w:val="24"/>
          <w:lang w:eastAsia="ja-JP"/>
        </w:rPr>
        <w:tab/>
      </w:r>
      <w:r>
        <w:rPr>
          <w:noProof/>
        </w:rPr>
        <w:t>Acronyms</w:t>
      </w:r>
      <w:r>
        <w:rPr>
          <w:noProof/>
        </w:rPr>
        <w:tab/>
      </w:r>
      <w:r>
        <w:rPr>
          <w:noProof/>
        </w:rPr>
        <w:fldChar w:fldCharType="begin"/>
      </w:r>
      <w:r>
        <w:rPr>
          <w:noProof/>
        </w:rPr>
        <w:instrText xml:space="preserve"> PAGEREF _Toc307663884 \h </w:instrText>
      </w:r>
      <w:r>
        <w:rPr>
          <w:noProof/>
        </w:rPr>
      </w:r>
      <w:r>
        <w:rPr>
          <w:noProof/>
        </w:rPr>
        <w:fldChar w:fldCharType="separate"/>
      </w:r>
      <w:r w:rsidR="002F4934">
        <w:rPr>
          <w:noProof/>
        </w:rPr>
        <w:t>3</w:t>
      </w:r>
      <w:r>
        <w:rPr>
          <w:noProof/>
        </w:rPr>
        <w:fldChar w:fldCharType="end"/>
      </w:r>
    </w:p>
    <w:p w14:paraId="6E927AB8"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2.4</w:t>
      </w:r>
      <w:r>
        <w:rPr>
          <w:rFonts w:eastAsiaTheme="minorEastAsia"/>
          <w:b w:val="0"/>
          <w:noProof/>
          <w:sz w:val="24"/>
          <w:szCs w:val="24"/>
          <w:lang w:eastAsia="ja-JP"/>
        </w:rPr>
        <w:tab/>
      </w:r>
      <w:r>
        <w:rPr>
          <w:noProof/>
        </w:rPr>
        <w:t>Definitions</w:t>
      </w:r>
      <w:r>
        <w:rPr>
          <w:noProof/>
        </w:rPr>
        <w:tab/>
      </w:r>
      <w:r>
        <w:rPr>
          <w:noProof/>
        </w:rPr>
        <w:fldChar w:fldCharType="begin"/>
      </w:r>
      <w:r>
        <w:rPr>
          <w:noProof/>
        </w:rPr>
        <w:instrText xml:space="preserve"> PAGEREF _Toc307663885 \h </w:instrText>
      </w:r>
      <w:r>
        <w:rPr>
          <w:noProof/>
        </w:rPr>
      </w:r>
      <w:r>
        <w:rPr>
          <w:noProof/>
        </w:rPr>
        <w:fldChar w:fldCharType="separate"/>
      </w:r>
      <w:r w:rsidR="002F4934">
        <w:rPr>
          <w:noProof/>
        </w:rPr>
        <w:t>4</w:t>
      </w:r>
      <w:r>
        <w:rPr>
          <w:noProof/>
        </w:rPr>
        <w:fldChar w:fldCharType="end"/>
      </w:r>
    </w:p>
    <w:p w14:paraId="047AC907" w14:textId="77777777" w:rsidR="001E2A2B" w:rsidRDefault="001E2A2B">
      <w:pPr>
        <w:pStyle w:val="TOC1"/>
        <w:tabs>
          <w:tab w:val="left" w:pos="382"/>
          <w:tab w:val="right" w:leader="dot" w:pos="9350"/>
        </w:tabs>
        <w:rPr>
          <w:rFonts w:eastAsiaTheme="minorEastAsia"/>
          <w:b w:val="0"/>
          <w:noProof/>
          <w:lang w:eastAsia="ja-JP"/>
        </w:rPr>
      </w:pPr>
      <w:r>
        <w:rPr>
          <w:noProof/>
        </w:rPr>
        <w:t>3</w:t>
      </w:r>
      <w:r>
        <w:rPr>
          <w:rFonts w:eastAsiaTheme="minorEastAsia"/>
          <w:b w:val="0"/>
          <w:noProof/>
          <w:lang w:eastAsia="ja-JP"/>
        </w:rPr>
        <w:tab/>
      </w:r>
      <w:r>
        <w:rPr>
          <w:noProof/>
        </w:rPr>
        <w:t>Method</w:t>
      </w:r>
      <w:r>
        <w:rPr>
          <w:noProof/>
        </w:rPr>
        <w:tab/>
      </w:r>
      <w:r>
        <w:rPr>
          <w:noProof/>
        </w:rPr>
        <w:fldChar w:fldCharType="begin"/>
      </w:r>
      <w:r>
        <w:rPr>
          <w:noProof/>
        </w:rPr>
        <w:instrText xml:space="preserve"> PAGEREF _Toc307663886 \h </w:instrText>
      </w:r>
      <w:r>
        <w:rPr>
          <w:noProof/>
        </w:rPr>
      </w:r>
      <w:r>
        <w:rPr>
          <w:noProof/>
        </w:rPr>
        <w:fldChar w:fldCharType="separate"/>
      </w:r>
      <w:r w:rsidR="002F4934">
        <w:rPr>
          <w:noProof/>
        </w:rPr>
        <w:t>4</w:t>
      </w:r>
      <w:r>
        <w:rPr>
          <w:noProof/>
        </w:rPr>
        <w:fldChar w:fldCharType="end"/>
      </w:r>
    </w:p>
    <w:p w14:paraId="757EBF79" w14:textId="77777777" w:rsidR="001E2A2B" w:rsidRDefault="001E2A2B">
      <w:pPr>
        <w:pStyle w:val="TOC1"/>
        <w:tabs>
          <w:tab w:val="left" w:pos="382"/>
          <w:tab w:val="right" w:leader="dot" w:pos="9350"/>
        </w:tabs>
        <w:rPr>
          <w:rFonts w:eastAsiaTheme="minorEastAsia"/>
          <w:b w:val="0"/>
          <w:noProof/>
          <w:lang w:eastAsia="ja-JP"/>
        </w:rPr>
      </w:pPr>
      <w:r>
        <w:rPr>
          <w:noProof/>
        </w:rPr>
        <w:t>4</w:t>
      </w:r>
      <w:r>
        <w:rPr>
          <w:rFonts w:eastAsiaTheme="minorEastAsia"/>
          <w:b w:val="0"/>
          <w:noProof/>
          <w:lang w:eastAsia="ja-JP"/>
        </w:rPr>
        <w:tab/>
      </w:r>
      <w:r>
        <w:rPr>
          <w:noProof/>
        </w:rPr>
        <w:t>Sampling Schedule</w:t>
      </w:r>
      <w:r>
        <w:rPr>
          <w:noProof/>
        </w:rPr>
        <w:tab/>
      </w:r>
      <w:r>
        <w:rPr>
          <w:noProof/>
        </w:rPr>
        <w:fldChar w:fldCharType="begin"/>
      </w:r>
      <w:r>
        <w:rPr>
          <w:noProof/>
        </w:rPr>
        <w:instrText xml:space="preserve"> PAGEREF _Toc307663887 \h </w:instrText>
      </w:r>
      <w:r>
        <w:rPr>
          <w:noProof/>
        </w:rPr>
      </w:r>
      <w:r>
        <w:rPr>
          <w:noProof/>
        </w:rPr>
        <w:fldChar w:fldCharType="separate"/>
      </w:r>
      <w:r w:rsidR="002F4934">
        <w:rPr>
          <w:noProof/>
        </w:rPr>
        <w:t>6</w:t>
      </w:r>
      <w:r>
        <w:rPr>
          <w:noProof/>
        </w:rPr>
        <w:fldChar w:fldCharType="end"/>
      </w:r>
    </w:p>
    <w:p w14:paraId="1A846C10"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4.1</w:t>
      </w:r>
      <w:r>
        <w:rPr>
          <w:rFonts w:eastAsiaTheme="minorEastAsia"/>
          <w:b w:val="0"/>
          <w:noProof/>
          <w:sz w:val="24"/>
          <w:szCs w:val="24"/>
          <w:lang w:eastAsia="ja-JP"/>
        </w:rPr>
        <w:tab/>
      </w:r>
      <w:r>
        <w:rPr>
          <w:noProof/>
        </w:rPr>
        <w:t>Sampling Frequency and Timing</w:t>
      </w:r>
      <w:r>
        <w:rPr>
          <w:noProof/>
        </w:rPr>
        <w:tab/>
      </w:r>
      <w:r>
        <w:rPr>
          <w:noProof/>
        </w:rPr>
        <w:fldChar w:fldCharType="begin"/>
      </w:r>
      <w:r>
        <w:rPr>
          <w:noProof/>
        </w:rPr>
        <w:instrText xml:space="preserve"> PAGEREF _Toc307663888 \h </w:instrText>
      </w:r>
      <w:r>
        <w:rPr>
          <w:noProof/>
        </w:rPr>
      </w:r>
      <w:r>
        <w:rPr>
          <w:noProof/>
        </w:rPr>
        <w:fldChar w:fldCharType="separate"/>
      </w:r>
      <w:r w:rsidR="002F4934">
        <w:rPr>
          <w:noProof/>
        </w:rPr>
        <w:t>6</w:t>
      </w:r>
      <w:r>
        <w:rPr>
          <w:noProof/>
        </w:rPr>
        <w:fldChar w:fldCharType="end"/>
      </w:r>
    </w:p>
    <w:p w14:paraId="653252E3"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4.2</w:t>
      </w:r>
      <w:r>
        <w:rPr>
          <w:rFonts w:eastAsiaTheme="minorEastAsia"/>
          <w:b w:val="0"/>
          <w:noProof/>
          <w:sz w:val="24"/>
          <w:szCs w:val="24"/>
          <w:lang w:eastAsia="ja-JP"/>
        </w:rPr>
        <w:tab/>
      </w:r>
      <w:r>
        <w:rPr>
          <w:noProof/>
        </w:rPr>
        <w:t>Criteria for Determining Onset and Cessation of Sampling</w:t>
      </w:r>
      <w:r>
        <w:rPr>
          <w:noProof/>
        </w:rPr>
        <w:tab/>
      </w:r>
      <w:r>
        <w:rPr>
          <w:noProof/>
        </w:rPr>
        <w:fldChar w:fldCharType="begin"/>
      </w:r>
      <w:r>
        <w:rPr>
          <w:noProof/>
        </w:rPr>
        <w:instrText xml:space="preserve"> PAGEREF _Toc307663889 \h </w:instrText>
      </w:r>
      <w:r>
        <w:rPr>
          <w:noProof/>
        </w:rPr>
      </w:r>
      <w:r>
        <w:rPr>
          <w:noProof/>
        </w:rPr>
        <w:fldChar w:fldCharType="separate"/>
      </w:r>
      <w:r w:rsidR="002F4934">
        <w:rPr>
          <w:noProof/>
        </w:rPr>
        <w:t>7</w:t>
      </w:r>
      <w:r>
        <w:rPr>
          <w:noProof/>
        </w:rPr>
        <w:fldChar w:fldCharType="end"/>
      </w:r>
    </w:p>
    <w:p w14:paraId="56A2CDB1"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4.3</w:t>
      </w:r>
      <w:r>
        <w:rPr>
          <w:rFonts w:eastAsiaTheme="minorEastAsia"/>
          <w:b w:val="0"/>
          <w:noProof/>
          <w:sz w:val="24"/>
          <w:szCs w:val="24"/>
          <w:lang w:eastAsia="ja-JP"/>
        </w:rPr>
        <w:tab/>
      </w:r>
      <w:r>
        <w:rPr>
          <w:noProof/>
        </w:rPr>
        <w:t>Timing for Laboratory Processing and Analysis</w:t>
      </w:r>
      <w:r>
        <w:rPr>
          <w:noProof/>
        </w:rPr>
        <w:tab/>
      </w:r>
      <w:r>
        <w:rPr>
          <w:noProof/>
        </w:rPr>
        <w:fldChar w:fldCharType="begin"/>
      </w:r>
      <w:r>
        <w:rPr>
          <w:noProof/>
        </w:rPr>
        <w:instrText xml:space="preserve"> PAGEREF _Toc307663890 \h </w:instrText>
      </w:r>
      <w:r>
        <w:rPr>
          <w:noProof/>
        </w:rPr>
      </w:r>
      <w:r>
        <w:rPr>
          <w:noProof/>
        </w:rPr>
        <w:fldChar w:fldCharType="separate"/>
      </w:r>
      <w:r w:rsidR="002F4934">
        <w:rPr>
          <w:noProof/>
        </w:rPr>
        <w:t>9</w:t>
      </w:r>
      <w:r>
        <w:rPr>
          <w:noProof/>
        </w:rPr>
        <w:fldChar w:fldCharType="end"/>
      </w:r>
    </w:p>
    <w:p w14:paraId="3EB9E979" w14:textId="77777777" w:rsidR="001E2A2B" w:rsidRDefault="001E2A2B">
      <w:pPr>
        <w:pStyle w:val="TOC2"/>
        <w:tabs>
          <w:tab w:val="left" w:pos="772"/>
          <w:tab w:val="right" w:leader="dot" w:pos="9350"/>
        </w:tabs>
        <w:rPr>
          <w:rFonts w:eastAsiaTheme="minorEastAsia"/>
          <w:b w:val="0"/>
          <w:noProof/>
          <w:sz w:val="24"/>
          <w:szCs w:val="24"/>
          <w:lang w:eastAsia="ja-JP"/>
        </w:rPr>
      </w:pPr>
      <w:r>
        <w:rPr>
          <w:noProof/>
        </w:rPr>
        <w:t>4.4</w:t>
      </w:r>
      <w:r>
        <w:rPr>
          <w:rFonts w:eastAsiaTheme="minorEastAsia"/>
          <w:b w:val="0"/>
          <w:noProof/>
          <w:sz w:val="24"/>
          <w:szCs w:val="24"/>
          <w:lang w:eastAsia="ja-JP"/>
        </w:rPr>
        <w:tab/>
      </w:r>
      <w:r>
        <w:rPr>
          <w:noProof/>
        </w:rPr>
        <w:t>Sampling Timing Contingencies</w:t>
      </w:r>
      <w:r>
        <w:rPr>
          <w:noProof/>
        </w:rPr>
        <w:tab/>
      </w:r>
      <w:r>
        <w:rPr>
          <w:noProof/>
        </w:rPr>
        <w:fldChar w:fldCharType="begin"/>
      </w:r>
      <w:r>
        <w:rPr>
          <w:noProof/>
        </w:rPr>
        <w:instrText xml:space="preserve"> PAGEREF _Toc307663891 \h </w:instrText>
      </w:r>
      <w:r>
        <w:rPr>
          <w:noProof/>
        </w:rPr>
      </w:r>
      <w:r>
        <w:rPr>
          <w:noProof/>
        </w:rPr>
        <w:fldChar w:fldCharType="separate"/>
      </w:r>
      <w:r w:rsidR="002F4934">
        <w:rPr>
          <w:noProof/>
        </w:rPr>
        <w:t>10</w:t>
      </w:r>
      <w:r>
        <w:rPr>
          <w:noProof/>
        </w:rPr>
        <w:fldChar w:fldCharType="end"/>
      </w:r>
    </w:p>
    <w:p w14:paraId="7D3EAF8E" w14:textId="77777777" w:rsidR="001E2A2B" w:rsidRDefault="001E2A2B">
      <w:pPr>
        <w:pStyle w:val="TOC1"/>
        <w:tabs>
          <w:tab w:val="left" w:pos="382"/>
          <w:tab w:val="right" w:leader="dot" w:pos="9350"/>
        </w:tabs>
        <w:rPr>
          <w:rFonts w:eastAsiaTheme="minorEastAsia"/>
          <w:b w:val="0"/>
          <w:noProof/>
          <w:lang w:eastAsia="ja-JP"/>
        </w:rPr>
      </w:pPr>
      <w:r>
        <w:rPr>
          <w:noProof/>
        </w:rPr>
        <w:t>5</w:t>
      </w:r>
      <w:r>
        <w:rPr>
          <w:rFonts w:eastAsiaTheme="minorEastAsia"/>
          <w:b w:val="0"/>
          <w:noProof/>
          <w:lang w:eastAsia="ja-JP"/>
        </w:rPr>
        <w:tab/>
      </w:r>
      <w:r>
        <w:rPr>
          <w:noProof/>
        </w:rPr>
        <w:t>Safety</w:t>
      </w:r>
      <w:r>
        <w:rPr>
          <w:noProof/>
        </w:rPr>
        <w:tab/>
      </w:r>
      <w:r>
        <w:rPr>
          <w:noProof/>
        </w:rPr>
        <w:fldChar w:fldCharType="begin"/>
      </w:r>
      <w:r>
        <w:rPr>
          <w:noProof/>
        </w:rPr>
        <w:instrText xml:space="preserve"> PAGEREF _Toc307663892 \h </w:instrText>
      </w:r>
      <w:r>
        <w:rPr>
          <w:noProof/>
        </w:rPr>
      </w:r>
      <w:r>
        <w:rPr>
          <w:noProof/>
        </w:rPr>
        <w:fldChar w:fldCharType="separate"/>
      </w:r>
      <w:r w:rsidR="002F4934">
        <w:rPr>
          <w:noProof/>
        </w:rPr>
        <w:t>11</w:t>
      </w:r>
      <w:r>
        <w:rPr>
          <w:noProof/>
        </w:rPr>
        <w:fldChar w:fldCharType="end"/>
      </w:r>
    </w:p>
    <w:p w14:paraId="68E1CA4D" w14:textId="77777777" w:rsidR="001E2A2B" w:rsidRDefault="001E2A2B">
      <w:pPr>
        <w:pStyle w:val="TOC1"/>
        <w:tabs>
          <w:tab w:val="left" w:pos="382"/>
          <w:tab w:val="right" w:leader="dot" w:pos="9350"/>
        </w:tabs>
        <w:rPr>
          <w:rFonts w:eastAsiaTheme="minorEastAsia"/>
          <w:b w:val="0"/>
          <w:noProof/>
          <w:lang w:eastAsia="ja-JP"/>
        </w:rPr>
      </w:pPr>
      <w:r>
        <w:rPr>
          <w:noProof/>
          <w:lang w:eastAsia="ja-JP"/>
        </w:rPr>
        <w:t>6</w:t>
      </w:r>
      <w:r>
        <w:rPr>
          <w:rFonts w:eastAsiaTheme="minorEastAsia"/>
          <w:b w:val="0"/>
          <w:noProof/>
          <w:lang w:eastAsia="ja-JP"/>
        </w:rPr>
        <w:tab/>
      </w:r>
      <w:r>
        <w:rPr>
          <w:noProof/>
          <w:lang w:eastAsia="ja-JP"/>
        </w:rPr>
        <w:t>Personnel Resources</w:t>
      </w:r>
      <w:r>
        <w:rPr>
          <w:noProof/>
        </w:rPr>
        <w:tab/>
      </w:r>
      <w:r>
        <w:rPr>
          <w:noProof/>
        </w:rPr>
        <w:fldChar w:fldCharType="begin"/>
      </w:r>
      <w:r>
        <w:rPr>
          <w:noProof/>
        </w:rPr>
        <w:instrText xml:space="preserve"> PAGEREF _Toc307663893 \h </w:instrText>
      </w:r>
      <w:r>
        <w:rPr>
          <w:noProof/>
        </w:rPr>
      </w:r>
      <w:r>
        <w:rPr>
          <w:noProof/>
        </w:rPr>
        <w:fldChar w:fldCharType="separate"/>
      </w:r>
      <w:r w:rsidR="002F4934">
        <w:rPr>
          <w:noProof/>
        </w:rPr>
        <w:t>12</w:t>
      </w:r>
      <w:r>
        <w:rPr>
          <w:noProof/>
        </w:rPr>
        <w:fldChar w:fldCharType="end"/>
      </w:r>
    </w:p>
    <w:p w14:paraId="391AE595" w14:textId="77777777" w:rsidR="001E2A2B" w:rsidRDefault="001E2A2B">
      <w:pPr>
        <w:pStyle w:val="TOC2"/>
        <w:tabs>
          <w:tab w:val="left" w:pos="772"/>
          <w:tab w:val="right" w:leader="dot" w:pos="9350"/>
        </w:tabs>
        <w:rPr>
          <w:rFonts w:eastAsiaTheme="minorEastAsia"/>
          <w:b w:val="0"/>
          <w:noProof/>
          <w:sz w:val="24"/>
          <w:szCs w:val="24"/>
          <w:lang w:eastAsia="ja-JP"/>
        </w:rPr>
      </w:pPr>
      <w:r>
        <w:rPr>
          <w:noProof/>
          <w:lang w:eastAsia="ja-JP"/>
        </w:rPr>
        <w:t>6.1</w:t>
      </w:r>
      <w:r>
        <w:rPr>
          <w:rFonts w:eastAsiaTheme="minorEastAsia"/>
          <w:b w:val="0"/>
          <w:noProof/>
          <w:sz w:val="24"/>
          <w:szCs w:val="24"/>
          <w:lang w:eastAsia="ja-JP"/>
        </w:rPr>
        <w:tab/>
      </w:r>
      <w:r>
        <w:rPr>
          <w:noProof/>
          <w:lang w:eastAsia="ja-JP"/>
        </w:rPr>
        <w:t>Equipment</w:t>
      </w:r>
      <w:r>
        <w:rPr>
          <w:noProof/>
        </w:rPr>
        <w:tab/>
      </w:r>
      <w:r>
        <w:rPr>
          <w:noProof/>
        </w:rPr>
        <w:fldChar w:fldCharType="begin"/>
      </w:r>
      <w:r>
        <w:rPr>
          <w:noProof/>
        </w:rPr>
        <w:instrText xml:space="preserve"> PAGEREF _Toc307663894 \h </w:instrText>
      </w:r>
      <w:r>
        <w:rPr>
          <w:noProof/>
        </w:rPr>
      </w:r>
      <w:r>
        <w:rPr>
          <w:noProof/>
        </w:rPr>
        <w:fldChar w:fldCharType="separate"/>
      </w:r>
      <w:r w:rsidR="002F4934">
        <w:rPr>
          <w:noProof/>
        </w:rPr>
        <w:t>12</w:t>
      </w:r>
      <w:r>
        <w:rPr>
          <w:noProof/>
        </w:rPr>
        <w:fldChar w:fldCharType="end"/>
      </w:r>
    </w:p>
    <w:p w14:paraId="57E65766" w14:textId="77777777" w:rsidR="001E2A2B" w:rsidRDefault="001E2A2B">
      <w:pPr>
        <w:pStyle w:val="TOC2"/>
        <w:tabs>
          <w:tab w:val="left" w:pos="772"/>
          <w:tab w:val="right" w:leader="dot" w:pos="9350"/>
        </w:tabs>
        <w:rPr>
          <w:rFonts w:eastAsiaTheme="minorEastAsia"/>
          <w:b w:val="0"/>
          <w:noProof/>
          <w:sz w:val="24"/>
          <w:szCs w:val="24"/>
          <w:lang w:eastAsia="ja-JP"/>
        </w:rPr>
      </w:pPr>
      <w:r>
        <w:rPr>
          <w:noProof/>
          <w:lang w:eastAsia="ja-JP"/>
        </w:rPr>
        <w:t>6.3</w:t>
      </w:r>
      <w:r>
        <w:rPr>
          <w:rFonts w:eastAsiaTheme="minorEastAsia"/>
          <w:b w:val="0"/>
          <w:noProof/>
          <w:sz w:val="24"/>
          <w:szCs w:val="24"/>
          <w:lang w:eastAsia="ja-JP"/>
        </w:rPr>
        <w:tab/>
      </w:r>
      <w:r>
        <w:rPr>
          <w:noProof/>
          <w:lang w:eastAsia="ja-JP"/>
        </w:rPr>
        <w:t>Training Requirements</w:t>
      </w:r>
      <w:r>
        <w:rPr>
          <w:noProof/>
        </w:rPr>
        <w:tab/>
      </w:r>
      <w:r>
        <w:rPr>
          <w:noProof/>
        </w:rPr>
        <w:fldChar w:fldCharType="begin"/>
      </w:r>
      <w:r>
        <w:rPr>
          <w:noProof/>
        </w:rPr>
        <w:instrText xml:space="preserve"> PAGEREF _Toc307663895 \h </w:instrText>
      </w:r>
      <w:r>
        <w:rPr>
          <w:noProof/>
        </w:rPr>
      </w:r>
      <w:r>
        <w:rPr>
          <w:noProof/>
        </w:rPr>
        <w:fldChar w:fldCharType="separate"/>
      </w:r>
      <w:r w:rsidR="002F4934">
        <w:rPr>
          <w:noProof/>
        </w:rPr>
        <w:t>29</w:t>
      </w:r>
      <w:r>
        <w:rPr>
          <w:noProof/>
        </w:rPr>
        <w:fldChar w:fldCharType="end"/>
      </w:r>
    </w:p>
    <w:p w14:paraId="3AB3CED4" w14:textId="77777777" w:rsidR="001E2A2B" w:rsidRDefault="001E2A2B">
      <w:pPr>
        <w:pStyle w:val="TOC2"/>
        <w:tabs>
          <w:tab w:val="left" w:pos="772"/>
          <w:tab w:val="right" w:leader="dot" w:pos="9350"/>
        </w:tabs>
        <w:rPr>
          <w:rFonts w:eastAsiaTheme="minorEastAsia"/>
          <w:b w:val="0"/>
          <w:noProof/>
          <w:sz w:val="24"/>
          <w:szCs w:val="24"/>
          <w:lang w:eastAsia="ja-JP"/>
        </w:rPr>
      </w:pPr>
      <w:r>
        <w:rPr>
          <w:noProof/>
          <w:lang w:eastAsia="ja-JP"/>
        </w:rPr>
        <w:t>6.4</w:t>
      </w:r>
      <w:r>
        <w:rPr>
          <w:rFonts w:eastAsiaTheme="minorEastAsia"/>
          <w:b w:val="0"/>
          <w:noProof/>
          <w:sz w:val="24"/>
          <w:szCs w:val="24"/>
          <w:lang w:eastAsia="ja-JP"/>
        </w:rPr>
        <w:tab/>
      </w:r>
      <w:r>
        <w:rPr>
          <w:noProof/>
          <w:lang w:eastAsia="ja-JP"/>
        </w:rPr>
        <w:t>Specialized Skills</w:t>
      </w:r>
      <w:r>
        <w:rPr>
          <w:noProof/>
        </w:rPr>
        <w:tab/>
      </w:r>
      <w:r>
        <w:rPr>
          <w:noProof/>
        </w:rPr>
        <w:fldChar w:fldCharType="begin"/>
      </w:r>
      <w:r>
        <w:rPr>
          <w:noProof/>
        </w:rPr>
        <w:instrText xml:space="preserve"> PAGEREF _Toc307663896 \h </w:instrText>
      </w:r>
      <w:r>
        <w:rPr>
          <w:noProof/>
        </w:rPr>
      </w:r>
      <w:r>
        <w:rPr>
          <w:noProof/>
        </w:rPr>
        <w:fldChar w:fldCharType="separate"/>
      </w:r>
      <w:r w:rsidR="002F4934">
        <w:rPr>
          <w:noProof/>
        </w:rPr>
        <w:t>29</w:t>
      </w:r>
      <w:r>
        <w:rPr>
          <w:noProof/>
        </w:rPr>
        <w:fldChar w:fldCharType="end"/>
      </w:r>
    </w:p>
    <w:p w14:paraId="1F126EA3" w14:textId="77777777" w:rsidR="001E2A2B" w:rsidRDefault="001E2A2B">
      <w:pPr>
        <w:pStyle w:val="TOC2"/>
        <w:tabs>
          <w:tab w:val="left" w:pos="772"/>
          <w:tab w:val="right" w:leader="dot" w:pos="9350"/>
        </w:tabs>
        <w:rPr>
          <w:rFonts w:eastAsiaTheme="minorEastAsia"/>
          <w:b w:val="0"/>
          <w:noProof/>
          <w:sz w:val="24"/>
          <w:szCs w:val="24"/>
          <w:lang w:eastAsia="ja-JP"/>
        </w:rPr>
      </w:pPr>
      <w:r>
        <w:rPr>
          <w:noProof/>
          <w:lang w:eastAsia="ja-JP"/>
        </w:rPr>
        <w:t>6.5</w:t>
      </w:r>
      <w:r>
        <w:rPr>
          <w:rFonts w:eastAsiaTheme="minorEastAsia"/>
          <w:b w:val="0"/>
          <w:noProof/>
          <w:sz w:val="24"/>
          <w:szCs w:val="24"/>
          <w:lang w:eastAsia="ja-JP"/>
        </w:rPr>
        <w:tab/>
      </w:r>
      <w:r>
        <w:rPr>
          <w:noProof/>
          <w:lang w:eastAsia="ja-JP"/>
        </w:rPr>
        <w:t>Estimated Time</w:t>
      </w:r>
      <w:r>
        <w:rPr>
          <w:noProof/>
        </w:rPr>
        <w:tab/>
      </w:r>
      <w:r>
        <w:rPr>
          <w:noProof/>
        </w:rPr>
        <w:fldChar w:fldCharType="begin"/>
      </w:r>
      <w:r>
        <w:rPr>
          <w:noProof/>
        </w:rPr>
        <w:instrText xml:space="preserve"> PAGEREF _Toc307663897 \h </w:instrText>
      </w:r>
      <w:r>
        <w:rPr>
          <w:noProof/>
        </w:rPr>
      </w:r>
      <w:r>
        <w:rPr>
          <w:noProof/>
        </w:rPr>
        <w:fldChar w:fldCharType="separate"/>
      </w:r>
      <w:r w:rsidR="002F4934">
        <w:rPr>
          <w:noProof/>
        </w:rPr>
        <w:t>30</w:t>
      </w:r>
      <w:r>
        <w:rPr>
          <w:noProof/>
        </w:rPr>
        <w:fldChar w:fldCharType="end"/>
      </w:r>
    </w:p>
    <w:p w14:paraId="212B31F7" w14:textId="77777777" w:rsidR="001E2A2B" w:rsidRDefault="001E2A2B">
      <w:pPr>
        <w:pStyle w:val="TOC1"/>
        <w:tabs>
          <w:tab w:val="left" w:pos="382"/>
          <w:tab w:val="right" w:leader="dot" w:pos="9350"/>
        </w:tabs>
        <w:rPr>
          <w:rFonts w:eastAsiaTheme="minorEastAsia"/>
          <w:b w:val="0"/>
          <w:noProof/>
          <w:lang w:eastAsia="ja-JP"/>
        </w:rPr>
      </w:pPr>
      <w:r>
        <w:rPr>
          <w:noProof/>
          <w:lang w:eastAsia="ja-JP"/>
        </w:rPr>
        <w:t>7</w:t>
      </w:r>
      <w:r>
        <w:rPr>
          <w:rFonts w:eastAsiaTheme="minorEastAsia"/>
          <w:b w:val="0"/>
          <w:noProof/>
          <w:lang w:eastAsia="ja-JP"/>
        </w:rPr>
        <w:tab/>
      </w:r>
      <w:r>
        <w:rPr>
          <w:noProof/>
          <w:lang w:eastAsia="ja-JP"/>
        </w:rPr>
        <w:t>Standard Operating Procedures</w:t>
      </w:r>
      <w:r>
        <w:rPr>
          <w:noProof/>
        </w:rPr>
        <w:tab/>
      </w:r>
      <w:r>
        <w:rPr>
          <w:noProof/>
        </w:rPr>
        <w:fldChar w:fldCharType="begin"/>
      </w:r>
      <w:r>
        <w:rPr>
          <w:noProof/>
        </w:rPr>
        <w:instrText xml:space="preserve"> PAGEREF _Toc307663898 \h </w:instrText>
      </w:r>
      <w:r>
        <w:rPr>
          <w:noProof/>
        </w:rPr>
      </w:r>
      <w:r>
        <w:rPr>
          <w:noProof/>
        </w:rPr>
        <w:fldChar w:fldCharType="separate"/>
      </w:r>
      <w:r w:rsidR="002F4934">
        <w:rPr>
          <w:noProof/>
        </w:rPr>
        <w:t>31</w:t>
      </w:r>
      <w:r>
        <w:rPr>
          <w:noProof/>
        </w:rPr>
        <w:fldChar w:fldCharType="end"/>
      </w:r>
    </w:p>
    <w:p w14:paraId="1128A6E7" w14:textId="6F7023FE" w:rsidR="001E2A2B" w:rsidRDefault="001E2A2B">
      <w:pPr>
        <w:pStyle w:val="TOC2"/>
        <w:tabs>
          <w:tab w:val="left" w:pos="772"/>
          <w:tab w:val="right" w:leader="dot" w:pos="9350"/>
        </w:tabs>
        <w:rPr>
          <w:rFonts w:eastAsiaTheme="minorEastAsia"/>
          <w:b w:val="0"/>
          <w:noProof/>
          <w:sz w:val="24"/>
          <w:szCs w:val="24"/>
          <w:lang w:eastAsia="ja-JP"/>
        </w:rPr>
      </w:pPr>
      <w:r>
        <w:rPr>
          <w:noProof/>
        </w:rPr>
        <w:t>7.1</w:t>
      </w:r>
      <w:r>
        <w:rPr>
          <w:rFonts w:eastAsiaTheme="minorEastAsia"/>
          <w:b w:val="0"/>
          <w:noProof/>
          <w:sz w:val="24"/>
          <w:szCs w:val="24"/>
          <w:lang w:eastAsia="ja-JP"/>
        </w:rPr>
        <w:tab/>
      </w:r>
      <w:r>
        <w:rPr>
          <w:noProof/>
        </w:rPr>
        <w:t>How much soil to collect?</w:t>
      </w:r>
      <w:r>
        <w:rPr>
          <w:noProof/>
        </w:rPr>
        <w:tab/>
      </w:r>
      <w:r>
        <w:rPr>
          <w:noProof/>
        </w:rPr>
        <w:fldChar w:fldCharType="begin"/>
      </w:r>
      <w:r>
        <w:rPr>
          <w:noProof/>
        </w:rPr>
        <w:instrText xml:space="preserve"> PAGEREF _Toc307663899 \h </w:instrText>
      </w:r>
      <w:r>
        <w:rPr>
          <w:noProof/>
        </w:rPr>
      </w:r>
      <w:r>
        <w:rPr>
          <w:noProof/>
        </w:rPr>
        <w:fldChar w:fldCharType="separate"/>
      </w:r>
      <w:r w:rsidR="002F4934">
        <w:rPr>
          <w:noProof/>
        </w:rPr>
        <w:t>32</w:t>
      </w:r>
      <w:r>
        <w:rPr>
          <w:noProof/>
        </w:rPr>
        <w:fldChar w:fldCharType="end"/>
      </w:r>
    </w:p>
    <w:p w14:paraId="5F979B0C" w14:textId="77777777" w:rsidR="001E2A2B" w:rsidRDefault="001E2A2B">
      <w:pPr>
        <w:pStyle w:val="TOC1"/>
        <w:tabs>
          <w:tab w:val="left" w:pos="887"/>
          <w:tab w:val="right" w:leader="dot" w:pos="9350"/>
        </w:tabs>
        <w:rPr>
          <w:rFonts w:eastAsiaTheme="minorEastAsia"/>
          <w:b w:val="0"/>
          <w:noProof/>
          <w:lang w:eastAsia="ja-JP"/>
        </w:rPr>
      </w:pPr>
      <w:r>
        <w:rPr>
          <w:noProof/>
        </w:rPr>
        <w:t>SOP A</w:t>
      </w:r>
      <w:r>
        <w:rPr>
          <w:rFonts w:eastAsiaTheme="minorEastAsia"/>
          <w:b w:val="0"/>
          <w:noProof/>
          <w:lang w:eastAsia="ja-JP"/>
        </w:rPr>
        <w:tab/>
      </w:r>
      <w:r>
        <w:rPr>
          <w:noProof/>
        </w:rPr>
        <w:t>Preparing for Sampling Soils (All Types of Soil Field Collections)</w:t>
      </w:r>
      <w:r>
        <w:rPr>
          <w:noProof/>
        </w:rPr>
        <w:tab/>
      </w:r>
      <w:r>
        <w:rPr>
          <w:noProof/>
        </w:rPr>
        <w:fldChar w:fldCharType="begin"/>
      </w:r>
      <w:r>
        <w:rPr>
          <w:noProof/>
        </w:rPr>
        <w:instrText xml:space="preserve"> PAGEREF _Toc307663900 \h </w:instrText>
      </w:r>
      <w:r>
        <w:rPr>
          <w:noProof/>
        </w:rPr>
      </w:r>
      <w:r>
        <w:rPr>
          <w:noProof/>
        </w:rPr>
        <w:fldChar w:fldCharType="separate"/>
      </w:r>
      <w:r w:rsidR="002F4934">
        <w:rPr>
          <w:noProof/>
        </w:rPr>
        <w:t>33</w:t>
      </w:r>
      <w:r>
        <w:rPr>
          <w:noProof/>
        </w:rPr>
        <w:fldChar w:fldCharType="end"/>
      </w:r>
    </w:p>
    <w:p w14:paraId="5623FEDD" w14:textId="77777777" w:rsidR="001E2A2B" w:rsidRDefault="001E2A2B">
      <w:pPr>
        <w:pStyle w:val="TOC1"/>
        <w:tabs>
          <w:tab w:val="left" w:pos="887"/>
          <w:tab w:val="right" w:leader="dot" w:pos="9350"/>
        </w:tabs>
        <w:rPr>
          <w:rFonts w:eastAsiaTheme="minorEastAsia"/>
          <w:b w:val="0"/>
          <w:noProof/>
          <w:lang w:eastAsia="ja-JP"/>
        </w:rPr>
      </w:pPr>
      <w:r>
        <w:rPr>
          <w:noProof/>
        </w:rPr>
        <w:t>SOP B</w:t>
      </w:r>
      <w:r>
        <w:rPr>
          <w:rFonts w:eastAsiaTheme="minorEastAsia"/>
          <w:b w:val="0"/>
          <w:noProof/>
          <w:lang w:eastAsia="ja-JP"/>
        </w:rPr>
        <w:tab/>
      </w:r>
      <w:r>
        <w:rPr>
          <w:noProof/>
        </w:rPr>
        <w:t>Combined Field Sampling for Soil Biogeochemical Stocks, and Stable Isotopes, and/or Microbes Soil Core Collection</w:t>
      </w:r>
      <w:r>
        <w:rPr>
          <w:noProof/>
        </w:rPr>
        <w:tab/>
      </w:r>
      <w:r>
        <w:rPr>
          <w:noProof/>
        </w:rPr>
        <w:fldChar w:fldCharType="begin"/>
      </w:r>
      <w:r>
        <w:rPr>
          <w:noProof/>
        </w:rPr>
        <w:instrText xml:space="preserve"> PAGEREF _Toc307663901 \h </w:instrText>
      </w:r>
      <w:r>
        <w:rPr>
          <w:noProof/>
        </w:rPr>
      </w:r>
      <w:r>
        <w:rPr>
          <w:noProof/>
        </w:rPr>
        <w:fldChar w:fldCharType="separate"/>
      </w:r>
      <w:r w:rsidR="002F4934">
        <w:rPr>
          <w:noProof/>
        </w:rPr>
        <w:t>34</w:t>
      </w:r>
      <w:r>
        <w:rPr>
          <w:noProof/>
        </w:rPr>
        <w:fldChar w:fldCharType="end"/>
      </w:r>
    </w:p>
    <w:p w14:paraId="3DF54684" w14:textId="3C21B0D9" w:rsidR="001E2A2B" w:rsidRDefault="001E2A2B">
      <w:pPr>
        <w:pStyle w:val="TOC1"/>
        <w:tabs>
          <w:tab w:val="left" w:pos="868"/>
          <w:tab w:val="right" w:leader="dot" w:pos="9350"/>
        </w:tabs>
        <w:rPr>
          <w:rFonts w:eastAsiaTheme="minorEastAsia"/>
          <w:b w:val="0"/>
          <w:noProof/>
          <w:lang w:eastAsia="ja-JP"/>
        </w:rPr>
      </w:pPr>
      <w:r>
        <w:rPr>
          <w:noProof/>
        </w:rPr>
        <w:t>SOP C</w:t>
      </w:r>
      <w:r>
        <w:rPr>
          <w:rFonts w:eastAsiaTheme="minorEastAsia"/>
          <w:b w:val="0"/>
          <w:noProof/>
          <w:lang w:eastAsia="ja-JP"/>
        </w:rPr>
        <w:tab/>
      </w:r>
      <w:r>
        <w:rPr>
          <w:noProof/>
        </w:rPr>
        <w:t>Laboratory Measurement of Soil Moisture Content</w:t>
      </w:r>
      <w:r>
        <w:rPr>
          <w:noProof/>
        </w:rPr>
        <w:tab/>
      </w:r>
      <w:r>
        <w:rPr>
          <w:noProof/>
        </w:rPr>
        <w:fldChar w:fldCharType="begin"/>
      </w:r>
      <w:r>
        <w:rPr>
          <w:noProof/>
        </w:rPr>
        <w:instrText xml:space="preserve"> PAGEREF _Toc307663902 \h </w:instrText>
      </w:r>
      <w:r>
        <w:rPr>
          <w:noProof/>
        </w:rPr>
      </w:r>
      <w:r>
        <w:rPr>
          <w:noProof/>
        </w:rPr>
        <w:fldChar w:fldCharType="separate"/>
      </w:r>
      <w:r w:rsidR="002F4934">
        <w:rPr>
          <w:noProof/>
        </w:rPr>
        <w:t>38</w:t>
      </w:r>
      <w:r>
        <w:rPr>
          <w:noProof/>
        </w:rPr>
        <w:fldChar w:fldCharType="end"/>
      </w:r>
    </w:p>
    <w:p w14:paraId="059F14D1" w14:textId="738A4C1F" w:rsidR="001E2A2B" w:rsidRDefault="001E2A2B">
      <w:pPr>
        <w:pStyle w:val="TOC1"/>
        <w:tabs>
          <w:tab w:val="left" w:pos="899"/>
          <w:tab w:val="right" w:leader="dot" w:pos="9350"/>
        </w:tabs>
        <w:rPr>
          <w:rFonts w:eastAsiaTheme="minorEastAsia"/>
          <w:b w:val="0"/>
          <w:noProof/>
          <w:lang w:eastAsia="ja-JP"/>
        </w:rPr>
      </w:pPr>
      <w:r>
        <w:rPr>
          <w:noProof/>
        </w:rPr>
        <w:t>SOP D</w:t>
      </w:r>
      <w:r>
        <w:rPr>
          <w:rFonts w:eastAsiaTheme="minorEastAsia"/>
          <w:b w:val="0"/>
          <w:noProof/>
          <w:lang w:eastAsia="ja-JP"/>
        </w:rPr>
        <w:tab/>
      </w:r>
      <w:r>
        <w:rPr>
          <w:noProof/>
        </w:rPr>
        <w:t>Laboratory Processing of Soils for Biogeochemical Stocks and Stable Isotopes, Archiving, and pH</w:t>
      </w:r>
      <w:r>
        <w:rPr>
          <w:noProof/>
        </w:rPr>
        <w:tab/>
      </w:r>
      <w:r>
        <w:rPr>
          <w:noProof/>
        </w:rPr>
        <w:fldChar w:fldCharType="begin"/>
      </w:r>
      <w:r>
        <w:rPr>
          <w:noProof/>
        </w:rPr>
        <w:instrText xml:space="preserve"> PAGEREF _Toc307663903 \h </w:instrText>
      </w:r>
      <w:r>
        <w:rPr>
          <w:noProof/>
        </w:rPr>
      </w:r>
      <w:r>
        <w:rPr>
          <w:noProof/>
        </w:rPr>
        <w:fldChar w:fldCharType="separate"/>
      </w:r>
      <w:r w:rsidR="002F4934">
        <w:rPr>
          <w:noProof/>
        </w:rPr>
        <w:t>39</w:t>
      </w:r>
      <w:r>
        <w:rPr>
          <w:noProof/>
        </w:rPr>
        <w:fldChar w:fldCharType="end"/>
      </w:r>
    </w:p>
    <w:p w14:paraId="42EE47C1" w14:textId="1B97328E" w:rsidR="001E2A2B" w:rsidRDefault="001E2A2B">
      <w:pPr>
        <w:pStyle w:val="TOC1"/>
        <w:tabs>
          <w:tab w:val="left" w:pos="869"/>
          <w:tab w:val="right" w:leader="dot" w:pos="9350"/>
        </w:tabs>
        <w:rPr>
          <w:rFonts w:eastAsiaTheme="minorEastAsia"/>
          <w:b w:val="0"/>
          <w:noProof/>
          <w:lang w:eastAsia="ja-JP"/>
        </w:rPr>
      </w:pPr>
      <w:r>
        <w:rPr>
          <w:noProof/>
        </w:rPr>
        <w:t>SOP E</w:t>
      </w:r>
      <w:r>
        <w:rPr>
          <w:rFonts w:eastAsiaTheme="minorEastAsia"/>
          <w:b w:val="0"/>
          <w:noProof/>
          <w:lang w:eastAsia="ja-JP"/>
        </w:rPr>
        <w:tab/>
      </w:r>
      <w:r>
        <w:rPr>
          <w:noProof/>
        </w:rPr>
        <w:t>Laboratory Measurement of pH</w:t>
      </w:r>
      <w:r>
        <w:rPr>
          <w:noProof/>
        </w:rPr>
        <w:tab/>
      </w:r>
      <w:r>
        <w:rPr>
          <w:noProof/>
        </w:rPr>
        <w:fldChar w:fldCharType="begin"/>
      </w:r>
      <w:r>
        <w:rPr>
          <w:noProof/>
        </w:rPr>
        <w:instrText xml:space="preserve"> PAGEREF _Toc307663904 \h </w:instrText>
      </w:r>
      <w:r>
        <w:rPr>
          <w:noProof/>
        </w:rPr>
      </w:r>
      <w:r>
        <w:rPr>
          <w:noProof/>
        </w:rPr>
        <w:fldChar w:fldCharType="separate"/>
      </w:r>
      <w:r w:rsidR="002F4934">
        <w:rPr>
          <w:noProof/>
        </w:rPr>
        <w:t>41</w:t>
      </w:r>
      <w:r>
        <w:rPr>
          <w:noProof/>
        </w:rPr>
        <w:fldChar w:fldCharType="end"/>
      </w:r>
    </w:p>
    <w:p w14:paraId="4A4388EF" w14:textId="127B3DA4" w:rsidR="001E2A2B" w:rsidRDefault="001E2A2B">
      <w:pPr>
        <w:pStyle w:val="TOC1"/>
        <w:tabs>
          <w:tab w:val="left" w:pos="863"/>
          <w:tab w:val="right" w:leader="dot" w:pos="9350"/>
        </w:tabs>
        <w:rPr>
          <w:rFonts w:eastAsiaTheme="minorEastAsia"/>
          <w:b w:val="0"/>
          <w:noProof/>
          <w:lang w:eastAsia="ja-JP"/>
        </w:rPr>
      </w:pPr>
      <w:r>
        <w:rPr>
          <w:noProof/>
        </w:rPr>
        <w:t>SOP F</w:t>
      </w:r>
      <w:r>
        <w:rPr>
          <w:rFonts w:eastAsiaTheme="minorEastAsia"/>
          <w:b w:val="0"/>
          <w:noProof/>
          <w:lang w:eastAsia="ja-JP"/>
        </w:rPr>
        <w:tab/>
      </w:r>
      <w:r>
        <w:rPr>
          <w:noProof/>
        </w:rPr>
        <w:t>Field Sampling for Soil Nitrogen Transformations</w:t>
      </w:r>
      <w:r>
        <w:rPr>
          <w:noProof/>
        </w:rPr>
        <w:tab/>
      </w:r>
      <w:r>
        <w:rPr>
          <w:noProof/>
        </w:rPr>
        <w:fldChar w:fldCharType="begin"/>
      </w:r>
      <w:r>
        <w:rPr>
          <w:noProof/>
        </w:rPr>
        <w:instrText xml:space="preserve"> PAGEREF _Toc307663905 \h </w:instrText>
      </w:r>
      <w:r>
        <w:rPr>
          <w:noProof/>
        </w:rPr>
      </w:r>
      <w:r>
        <w:rPr>
          <w:noProof/>
        </w:rPr>
        <w:fldChar w:fldCharType="separate"/>
      </w:r>
      <w:r w:rsidR="002F4934">
        <w:rPr>
          <w:noProof/>
        </w:rPr>
        <w:t>43</w:t>
      </w:r>
      <w:r>
        <w:rPr>
          <w:noProof/>
        </w:rPr>
        <w:fldChar w:fldCharType="end"/>
      </w:r>
    </w:p>
    <w:p w14:paraId="1BE92027" w14:textId="1CF87E11" w:rsidR="001E2A2B" w:rsidRDefault="001E2A2B">
      <w:pPr>
        <w:pStyle w:val="TOC1"/>
        <w:tabs>
          <w:tab w:val="left" w:pos="885"/>
          <w:tab w:val="right" w:leader="dot" w:pos="9350"/>
        </w:tabs>
        <w:rPr>
          <w:rFonts w:eastAsiaTheme="minorEastAsia"/>
          <w:b w:val="0"/>
          <w:noProof/>
          <w:lang w:eastAsia="ja-JP"/>
        </w:rPr>
      </w:pPr>
      <w:r>
        <w:rPr>
          <w:noProof/>
        </w:rPr>
        <w:t>SOP G</w:t>
      </w:r>
      <w:r>
        <w:rPr>
          <w:rFonts w:eastAsiaTheme="minorEastAsia"/>
          <w:b w:val="0"/>
          <w:noProof/>
          <w:lang w:eastAsia="ja-JP"/>
        </w:rPr>
        <w:tab/>
      </w:r>
      <w:r>
        <w:rPr>
          <w:noProof/>
        </w:rPr>
        <w:t>Laboratory Processing of Soils for N Transformations</w:t>
      </w:r>
      <w:r>
        <w:rPr>
          <w:noProof/>
        </w:rPr>
        <w:tab/>
      </w:r>
      <w:r>
        <w:rPr>
          <w:noProof/>
        </w:rPr>
        <w:fldChar w:fldCharType="begin"/>
      </w:r>
      <w:r>
        <w:rPr>
          <w:noProof/>
        </w:rPr>
        <w:instrText xml:space="preserve"> PAGEREF _Toc307663906 \h </w:instrText>
      </w:r>
      <w:r>
        <w:rPr>
          <w:noProof/>
        </w:rPr>
      </w:r>
      <w:r>
        <w:rPr>
          <w:noProof/>
        </w:rPr>
        <w:fldChar w:fldCharType="separate"/>
      </w:r>
      <w:r w:rsidR="002F4934">
        <w:rPr>
          <w:noProof/>
        </w:rPr>
        <w:t>47</w:t>
      </w:r>
      <w:r>
        <w:rPr>
          <w:noProof/>
        </w:rPr>
        <w:fldChar w:fldCharType="end"/>
      </w:r>
    </w:p>
    <w:p w14:paraId="59833E26" w14:textId="04092294" w:rsidR="001E2A2B" w:rsidRDefault="001E2A2B">
      <w:pPr>
        <w:pStyle w:val="TOC1"/>
        <w:tabs>
          <w:tab w:val="left" w:pos="903"/>
          <w:tab w:val="right" w:leader="dot" w:pos="9350"/>
        </w:tabs>
        <w:rPr>
          <w:rFonts w:eastAsiaTheme="minorEastAsia"/>
          <w:b w:val="0"/>
          <w:noProof/>
          <w:lang w:eastAsia="ja-JP"/>
        </w:rPr>
      </w:pPr>
      <w:r>
        <w:rPr>
          <w:noProof/>
        </w:rPr>
        <w:lastRenderedPageBreak/>
        <w:t>SOP H</w:t>
      </w:r>
      <w:r>
        <w:rPr>
          <w:rFonts w:eastAsiaTheme="minorEastAsia"/>
          <w:b w:val="0"/>
          <w:noProof/>
          <w:lang w:eastAsia="ja-JP"/>
        </w:rPr>
        <w:tab/>
      </w:r>
      <w:r>
        <w:rPr>
          <w:noProof/>
        </w:rPr>
        <w:t>Generation of Composite Soil Samples for Microbial –omics Analyses</w:t>
      </w:r>
      <w:r>
        <w:rPr>
          <w:noProof/>
        </w:rPr>
        <w:tab/>
      </w:r>
      <w:r>
        <w:rPr>
          <w:noProof/>
        </w:rPr>
        <w:fldChar w:fldCharType="begin"/>
      </w:r>
      <w:r>
        <w:rPr>
          <w:noProof/>
        </w:rPr>
        <w:instrText xml:space="preserve"> PAGEREF _Toc307663907 \h </w:instrText>
      </w:r>
      <w:r>
        <w:rPr>
          <w:noProof/>
        </w:rPr>
      </w:r>
      <w:r>
        <w:rPr>
          <w:noProof/>
        </w:rPr>
        <w:fldChar w:fldCharType="separate"/>
      </w:r>
      <w:r w:rsidR="002F4934">
        <w:rPr>
          <w:noProof/>
        </w:rPr>
        <w:t>49</w:t>
      </w:r>
      <w:r>
        <w:rPr>
          <w:noProof/>
        </w:rPr>
        <w:fldChar w:fldCharType="end"/>
      </w:r>
    </w:p>
    <w:p w14:paraId="1AF42AAC" w14:textId="6D80376B" w:rsidR="001E2A2B" w:rsidRDefault="001E2A2B">
      <w:pPr>
        <w:pStyle w:val="TOC1"/>
        <w:tabs>
          <w:tab w:val="left" w:pos="814"/>
          <w:tab w:val="right" w:leader="dot" w:pos="9350"/>
        </w:tabs>
        <w:rPr>
          <w:rFonts w:eastAsiaTheme="minorEastAsia"/>
          <w:b w:val="0"/>
          <w:noProof/>
          <w:lang w:eastAsia="ja-JP"/>
        </w:rPr>
      </w:pPr>
      <w:r>
        <w:rPr>
          <w:noProof/>
        </w:rPr>
        <w:t>SOP I</w:t>
      </w:r>
      <w:r>
        <w:rPr>
          <w:rFonts w:eastAsiaTheme="minorEastAsia"/>
          <w:b w:val="0"/>
          <w:noProof/>
          <w:lang w:eastAsia="ja-JP"/>
        </w:rPr>
        <w:tab/>
      </w:r>
      <w:r>
        <w:rPr>
          <w:noProof/>
        </w:rPr>
        <w:t>Data Entry and Verification</w:t>
      </w:r>
      <w:r>
        <w:rPr>
          <w:noProof/>
        </w:rPr>
        <w:tab/>
      </w:r>
      <w:r>
        <w:rPr>
          <w:noProof/>
        </w:rPr>
        <w:fldChar w:fldCharType="begin"/>
      </w:r>
      <w:r>
        <w:rPr>
          <w:noProof/>
        </w:rPr>
        <w:instrText xml:space="preserve"> PAGEREF _Toc307663908 \h </w:instrText>
      </w:r>
      <w:r>
        <w:rPr>
          <w:noProof/>
        </w:rPr>
      </w:r>
      <w:r>
        <w:rPr>
          <w:noProof/>
        </w:rPr>
        <w:fldChar w:fldCharType="separate"/>
      </w:r>
      <w:r w:rsidR="002F4934">
        <w:rPr>
          <w:noProof/>
        </w:rPr>
        <w:t>50</w:t>
      </w:r>
      <w:r>
        <w:rPr>
          <w:noProof/>
        </w:rPr>
        <w:fldChar w:fldCharType="end"/>
      </w:r>
    </w:p>
    <w:p w14:paraId="2415CD6C" w14:textId="6ADAF1CA" w:rsidR="001E2A2B" w:rsidRDefault="001E2A2B">
      <w:pPr>
        <w:pStyle w:val="TOC1"/>
        <w:tabs>
          <w:tab w:val="left" w:pos="812"/>
          <w:tab w:val="right" w:leader="dot" w:pos="9350"/>
        </w:tabs>
        <w:rPr>
          <w:rFonts w:eastAsiaTheme="minorEastAsia"/>
          <w:b w:val="0"/>
          <w:noProof/>
          <w:lang w:eastAsia="ja-JP"/>
        </w:rPr>
      </w:pPr>
      <w:r>
        <w:rPr>
          <w:noProof/>
        </w:rPr>
        <w:t>SOP J</w:t>
      </w:r>
      <w:r>
        <w:rPr>
          <w:rFonts w:eastAsiaTheme="minorEastAsia"/>
          <w:b w:val="0"/>
          <w:noProof/>
          <w:lang w:eastAsia="ja-JP"/>
        </w:rPr>
        <w:tab/>
      </w:r>
      <w:r>
        <w:rPr>
          <w:noProof/>
        </w:rPr>
        <w:t>Sample Shipment</w:t>
      </w:r>
      <w:r>
        <w:rPr>
          <w:noProof/>
        </w:rPr>
        <w:tab/>
      </w:r>
      <w:r>
        <w:rPr>
          <w:noProof/>
        </w:rPr>
        <w:fldChar w:fldCharType="begin"/>
      </w:r>
      <w:r>
        <w:rPr>
          <w:noProof/>
        </w:rPr>
        <w:instrText xml:space="preserve"> PAGEREF _Toc307663909 \h </w:instrText>
      </w:r>
      <w:r>
        <w:rPr>
          <w:noProof/>
        </w:rPr>
      </w:r>
      <w:r>
        <w:rPr>
          <w:noProof/>
        </w:rPr>
        <w:fldChar w:fldCharType="separate"/>
      </w:r>
      <w:r w:rsidR="002F4934">
        <w:rPr>
          <w:noProof/>
        </w:rPr>
        <w:t>51</w:t>
      </w:r>
      <w:r>
        <w:rPr>
          <w:noProof/>
        </w:rPr>
        <w:fldChar w:fldCharType="end"/>
      </w:r>
    </w:p>
    <w:p w14:paraId="73765FE7" w14:textId="6C7ABE34" w:rsidR="001E2A2B" w:rsidRDefault="001E2A2B">
      <w:pPr>
        <w:pStyle w:val="TOC1"/>
        <w:tabs>
          <w:tab w:val="left" w:pos="894"/>
          <w:tab w:val="right" w:leader="dot" w:pos="9350"/>
        </w:tabs>
        <w:rPr>
          <w:rFonts w:eastAsiaTheme="minorEastAsia"/>
          <w:b w:val="0"/>
          <w:noProof/>
          <w:lang w:eastAsia="ja-JP"/>
        </w:rPr>
      </w:pPr>
      <w:r>
        <w:rPr>
          <w:noProof/>
        </w:rPr>
        <w:t>SOP K</w:t>
      </w:r>
      <w:r>
        <w:rPr>
          <w:rFonts w:eastAsiaTheme="minorEastAsia"/>
          <w:b w:val="0"/>
          <w:noProof/>
          <w:lang w:eastAsia="ja-JP"/>
        </w:rPr>
        <w:tab/>
      </w:r>
      <w:r>
        <w:rPr>
          <w:noProof/>
        </w:rPr>
        <w:t>Soil Depth Surveys of Plots</w:t>
      </w:r>
      <w:r>
        <w:rPr>
          <w:noProof/>
        </w:rPr>
        <w:tab/>
      </w:r>
      <w:r>
        <w:rPr>
          <w:noProof/>
        </w:rPr>
        <w:fldChar w:fldCharType="begin"/>
      </w:r>
      <w:r>
        <w:rPr>
          <w:noProof/>
        </w:rPr>
        <w:instrText xml:space="preserve"> PAGEREF _Toc307663910 \h </w:instrText>
      </w:r>
      <w:r>
        <w:rPr>
          <w:noProof/>
        </w:rPr>
      </w:r>
      <w:r>
        <w:rPr>
          <w:noProof/>
        </w:rPr>
        <w:fldChar w:fldCharType="separate"/>
      </w:r>
      <w:r w:rsidR="002F4934">
        <w:rPr>
          <w:noProof/>
        </w:rPr>
        <w:t>54</w:t>
      </w:r>
      <w:r>
        <w:rPr>
          <w:noProof/>
        </w:rPr>
        <w:fldChar w:fldCharType="end"/>
      </w:r>
    </w:p>
    <w:p w14:paraId="1F4A1F8D" w14:textId="3BDFB96B" w:rsidR="001E2A2B" w:rsidRDefault="001E2A2B">
      <w:pPr>
        <w:pStyle w:val="TOC1"/>
        <w:tabs>
          <w:tab w:val="left" w:pos="382"/>
          <w:tab w:val="right" w:leader="dot" w:pos="9350"/>
        </w:tabs>
        <w:rPr>
          <w:rFonts w:eastAsiaTheme="minorEastAsia"/>
          <w:b w:val="0"/>
          <w:noProof/>
          <w:lang w:eastAsia="ja-JP"/>
        </w:rPr>
      </w:pPr>
      <w:r>
        <w:rPr>
          <w:noProof/>
          <w:lang w:eastAsia="ja-JP"/>
        </w:rPr>
        <w:t>8</w:t>
      </w:r>
      <w:r>
        <w:rPr>
          <w:rFonts w:eastAsiaTheme="minorEastAsia"/>
          <w:b w:val="0"/>
          <w:noProof/>
          <w:lang w:eastAsia="ja-JP"/>
        </w:rPr>
        <w:tab/>
      </w:r>
      <w:r>
        <w:rPr>
          <w:noProof/>
          <w:lang w:eastAsia="ja-JP"/>
        </w:rPr>
        <w:t>References</w:t>
      </w:r>
      <w:r>
        <w:rPr>
          <w:noProof/>
        </w:rPr>
        <w:tab/>
      </w:r>
      <w:r>
        <w:rPr>
          <w:noProof/>
        </w:rPr>
        <w:fldChar w:fldCharType="begin"/>
      </w:r>
      <w:r>
        <w:rPr>
          <w:noProof/>
        </w:rPr>
        <w:instrText xml:space="preserve"> PAGEREF _Toc307663911 \h </w:instrText>
      </w:r>
      <w:r>
        <w:rPr>
          <w:noProof/>
        </w:rPr>
      </w:r>
      <w:r>
        <w:rPr>
          <w:noProof/>
        </w:rPr>
        <w:fldChar w:fldCharType="separate"/>
      </w:r>
      <w:r w:rsidR="002F4934">
        <w:rPr>
          <w:noProof/>
        </w:rPr>
        <w:t>56</w:t>
      </w:r>
      <w:r>
        <w:rPr>
          <w:noProof/>
        </w:rPr>
        <w:fldChar w:fldCharType="end"/>
      </w:r>
    </w:p>
    <w:p w14:paraId="79A916CC" w14:textId="10D90056" w:rsidR="001E2A2B" w:rsidRDefault="001E2A2B">
      <w:pPr>
        <w:pStyle w:val="TOC1"/>
        <w:tabs>
          <w:tab w:val="left" w:pos="1509"/>
          <w:tab w:val="right" w:leader="dot" w:pos="9350"/>
        </w:tabs>
        <w:rPr>
          <w:rFonts w:eastAsiaTheme="minorEastAsia"/>
          <w:b w:val="0"/>
          <w:noProof/>
          <w:lang w:eastAsia="ja-JP"/>
        </w:rPr>
      </w:pPr>
      <w:r>
        <w:rPr>
          <w:noProof/>
          <w:lang w:eastAsia="ja-JP"/>
        </w:rPr>
        <w:t>Appendix A</w:t>
      </w:r>
      <w:r>
        <w:rPr>
          <w:rFonts w:eastAsiaTheme="minorEastAsia"/>
          <w:b w:val="0"/>
          <w:noProof/>
          <w:lang w:eastAsia="ja-JP"/>
        </w:rPr>
        <w:tab/>
      </w:r>
      <w:r>
        <w:rPr>
          <w:noProof/>
          <w:lang w:eastAsia="ja-JP"/>
        </w:rPr>
        <w:t>Datasheets</w:t>
      </w:r>
      <w:r>
        <w:rPr>
          <w:noProof/>
        </w:rPr>
        <w:tab/>
      </w:r>
      <w:r>
        <w:rPr>
          <w:noProof/>
        </w:rPr>
        <w:fldChar w:fldCharType="begin"/>
      </w:r>
      <w:r>
        <w:rPr>
          <w:noProof/>
        </w:rPr>
        <w:instrText xml:space="preserve"> PAGEREF _Toc307663912 \h </w:instrText>
      </w:r>
      <w:r>
        <w:rPr>
          <w:noProof/>
        </w:rPr>
      </w:r>
      <w:r>
        <w:rPr>
          <w:noProof/>
        </w:rPr>
        <w:fldChar w:fldCharType="separate"/>
      </w:r>
      <w:r w:rsidR="002F4934">
        <w:rPr>
          <w:noProof/>
        </w:rPr>
        <w:t>57</w:t>
      </w:r>
      <w:r>
        <w:rPr>
          <w:noProof/>
        </w:rPr>
        <w:fldChar w:fldCharType="end"/>
      </w:r>
    </w:p>
    <w:p w14:paraId="66DC8140" w14:textId="6FEE9B23" w:rsidR="001E2A2B" w:rsidRDefault="001E2A2B">
      <w:pPr>
        <w:pStyle w:val="TOC1"/>
        <w:tabs>
          <w:tab w:val="left" w:pos="1509"/>
          <w:tab w:val="right" w:leader="dot" w:pos="9350"/>
        </w:tabs>
        <w:rPr>
          <w:rFonts w:eastAsiaTheme="minorEastAsia"/>
          <w:b w:val="0"/>
          <w:noProof/>
          <w:lang w:eastAsia="ja-JP"/>
        </w:rPr>
      </w:pPr>
      <w:r>
        <w:rPr>
          <w:noProof/>
        </w:rPr>
        <w:t>Appendix B</w:t>
      </w:r>
      <w:r>
        <w:rPr>
          <w:rFonts w:eastAsiaTheme="minorEastAsia"/>
          <w:b w:val="0"/>
          <w:noProof/>
          <w:lang w:eastAsia="ja-JP"/>
        </w:rPr>
        <w:tab/>
      </w:r>
      <w:r>
        <w:rPr>
          <w:noProof/>
        </w:rPr>
        <w:t>Quick References</w:t>
      </w:r>
      <w:r>
        <w:rPr>
          <w:noProof/>
        </w:rPr>
        <w:tab/>
      </w:r>
      <w:r>
        <w:rPr>
          <w:noProof/>
        </w:rPr>
        <w:fldChar w:fldCharType="begin"/>
      </w:r>
      <w:r>
        <w:rPr>
          <w:noProof/>
        </w:rPr>
        <w:instrText xml:space="preserve"> PAGEREF _Toc307663913 \h </w:instrText>
      </w:r>
      <w:r>
        <w:rPr>
          <w:noProof/>
        </w:rPr>
      </w:r>
      <w:r>
        <w:rPr>
          <w:noProof/>
        </w:rPr>
        <w:fldChar w:fldCharType="separate"/>
      </w:r>
      <w:r w:rsidR="002F4934">
        <w:rPr>
          <w:noProof/>
        </w:rPr>
        <w:t>58</w:t>
      </w:r>
      <w:r>
        <w:rPr>
          <w:noProof/>
        </w:rPr>
        <w:fldChar w:fldCharType="end"/>
      </w:r>
    </w:p>
    <w:p w14:paraId="345758E1" w14:textId="2FC27AE3" w:rsidR="001E2A2B" w:rsidRDefault="001E2A2B">
      <w:pPr>
        <w:pStyle w:val="TOC1"/>
        <w:tabs>
          <w:tab w:val="left" w:pos="1491"/>
          <w:tab w:val="right" w:leader="dot" w:pos="9350"/>
        </w:tabs>
        <w:rPr>
          <w:rFonts w:eastAsiaTheme="minorEastAsia"/>
          <w:b w:val="0"/>
          <w:noProof/>
          <w:lang w:eastAsia="ja-JP"/>
        </w:rPr>
      </w:pPr>
      <w:r>
        <w:rPr>
          <w:noProof/>
        </w:rPr>
        <w:t>Appendix C</w:t>
      </w:r>
      <w:r>
        <w:rPr>
          <w:rFonts w:eastAsiaTheme="minorEastAsia"/>
          <w:b w:val="0"/>
          <w:noProof/>
          <w:lang w:eastAsia="ja-JP"/>
        </w:rPr>
        <w:tab/>
      </w:r>
      <w:r>
        <w:rPr>
          <w:noProof/>
        </w:rPr>
        <w:t>Quick References</w:t>
      </w:r>
      <w:r>
        <w:rPr>
          <w:noProof/>
        </w:rPr>
        <w:tab/>
      </w:r>
      <w:r>
        <w:rPr>
          <w:noProof/>
        </w:rPr>
        <w:fldChar w:fldCharType="begin"/>
      </w:r>
      <w:r>
        <w:rPr>
          <w:noProof/>
        </w:rPr>
        <w:instrText xml:space="preserve"> PAGEREF _Toc307663914 \h </w:instrText>
      </w:r>
      <w:r>
        <w:rPr>
          <w:noProof/>
        </w:rPr>
      </w:r>
      <w:r>
        <w:rPr>
          <w:noProof/>
        </w:rPr>
        <w:fldChar w:fldCharType="separate"/>
      </w:r>
      <w:r w:rsidR="002F4934">
        <w:rPr>
          <w:noProof/>
        </w:rPr>
        <w:t>59</w:t>
      </w:r>
      <w:r>
        <w:rPr>
          <w:noProof/>
        </w:rPr>
        <w:fldChar w:fldCharType="end"/>
      </w:r>
    </w:p>
    <w:p w14:paraId="15F98768" w14:textId="52F122F7" w:rsidR="001E2A2B" w:rsidRDefault="001E2A2B">
      <w:pPr>
        <w:pStyle w:val="TOC1"/>
        <w:tabs>
          <w:tab w:val="left" w:pos="1522"/>
          <w:tab w:val="right" w:leader="dot" w:pos="9350"/>
        </w:tabs>
        <w:rPr>
          <w:rFonts w:eastAsiaTheme="minorEastAsia"/>
          <w:b w:val="0"/>
          <w:noProof/>
          <w:lang w:eastAsia="ja-JP"/>
        </w:rPr>
      </w:pPr>
      <w:r>
        <w:rPr>
          <w:noProof/>
          <w:lang w:eastAsia="ja-JP"/>
        </w:rPr>
        <w:t>Appendix D</w:t>
      </w:r>
      <w:r>
        <w:rPr>
          <w:rFonts w:eastAsiaTheme="minorEastAsia"/>
          <w:b w:val="0"/>
          <w:noProof/>
          <w:lang w:eastAsia="ja-JP"/>
        </w:rPr>
        <w:tab/>
      </w:r>
      <w:r>
        <w:rPr>
          <w:noProof/>
          <w:lang w:eastAsia="ja-JP"/>
        </w:rPr>
        <w:t>Reminders</w:t>
      </w:r>
      <w:r>
        <w:rPr>
          <w:noProof/>
        </w:rPr>
        <w:tab/>
      </w:r>
      <w:r>
        <w:rPr>
          <w:noProof/>
        </w:rPr>
        <w:fldChar w:fldCharType="begin"/>
      </w:r>
      <w:r>
        <w:rPr>
          <w:noProof/>
        </w:rPr>
        <w:instrText xml:space="preserve"> PAGEREF _Toc307663915 \h </w:instrText>
      </w:r>
      <w:r>
        <w:rPr>
          <w:noProof/>
        </w:rPr>
      </w:r>
      <w:r>
        <w:rPr>
          <w:noProof/>
        </w:rPr>
        <w:fldChar w:fldCharType="separate"/>
      </w:r>
      <w:r w:rsidR="002F4934">
        <w:rPr>
          <w:noProof/>
        </w:rPr>
        <w:t>61</w:t>
      </w:r>
      <w:r>
        <w:rPr>
          <w:noProof/>
        </w:rPr>
        <w:fldChar w:fldCharType="end"/>
      </w:r>
    </w:p>
    <w:p w14:paraId="20CC6831" w14:textId="07D74908" w:rsidR="001E2A2B" w:rsidRDefault="001E2A2B">
      <w:pPr>
        <w:pStyle w:val="TOC1"/>
        <w:tabs>
          <w:tab w:val="left" w:pos="1492"/>
          <w:tab w:val="right" w:leader="dot" w:pos="9350"/>
        </w:tabs>
        <w:rPr>
          <w:rFonts w:eastAsiaTheme="minorEastAsia"/>
          <w:b w:val="0"/>
          <w:noProof/>
          <w:lang w:eastAsia="ja-JP"/>
        </w:rPr>
      </w:pPr>
      <w:r>
        <w:rPr>
          <w:noProof/>
          <w:lang w:eastAsia="ja-JP"/>
        </w:rPr>
        <w:t>Appendix E</w:t>
      </w:r>
      <w:r>
        <w:rPr>
          <w:rFonts w:eastAsiaTheme="minorEastAsia"/>
          <w:b w:val="0"/>
          <w:noProof/>
          <w:lang w:eastAsia="ja-JP"/>
        </w:rPr>
        <w:tab/>
      </w:r>
      <w:r>
        <w:rPr>
          <w:noProof/>
          <w:lang w:eastAsia="ja-JP"/>
        </w:rPr>
        <w:t>Estimated Dates for Onset and Cessation of Sampling</w:t>
      </w:r>
      <w:r>
        <w:rPr>
          <w:noProof/>
        </w:rPr>
        <w:tab/>
      </w:r>
      <w:r>
        <w:rPr>
          <w:noProof/>
        </w:rPr>
        <w:fldChar w:fldCharType="begin"/>
      </w:r>
      <w:r>
        <w:rPr>
          <w:noProof/>
        </w:rPr>
        <w:instrText xml:space="preserve"> PAGEREF _Toc307663916 \h </w:instrText>
      </w:r>
      <w:r>
        <w:rPr>
          <w:noProof/>
        </w:rPr>
      </w:r>
      <w:r>
        <w:rPr>
          <w:noProof/>
        </w:rPr>
        <w:fldChar w:fldCharType="separate"/>
      </w:r>
      <w:r w:rsidR="002F4934">
        <w:rPr>
          <w:noProof/>
        </w:rPr>
        <w:t>63</w:t>
      </w:r>
      <w:r>
        <w:rPr>
          <w:noProof/>
        </w:rPr>
        <w:fldChar w:fldCharType="end"/>
      </w:r>
    </w:p>
    <w:p w14:paraId="5CC5D73F" w14:textId="69196F93" w:rsidR="001E2A2B" w:rsidRDefault="001E2A2B">
      <w:pPr>
        <w:pStyle w:val="TOC1"/>
        <w:tabs>
          <w:tab w:val="left" w:pos="1485"/>
          <w:tab w:val="right" w:leader="dot" w:pos="9350"/>
        </w:tabs>
        <w:rPr>
          <w:rFonts w:eastAsiaTheme="minorEastAsia"/>
          <w:b w:val="0"/>
          <w:noProof/>
          <w:lang w:eastAsia="ja-JP"/>
        </w:rPr>
      </w:pPr>
      <w:r>
        <w:rPr>
          <w:noProof/>
        </w:rPr>
        <w:t>Appendix F</w:t>
      </w:r>
      <w:r>
        <w:rPr>
          <w:rFonts w:eastAsiaTheme="minorEastAsia"/>
          <w:b w:val="0"/>
          <w:noProof/>
          <w:lang w:eastAsia="ja-JP"/>
        </w:rPr>
        <w:tab/>
      </w:r>
      <w:r>
        <w:rPr>
          <w:noProof/>
        </w:rPr>
        <w:t>Site-Specific Information</w:t>
      </w:r>
      <w:r>
        <w:rPr>
          <w:noProof/>
        </w:rPr>
        <w:tab/>
      </w:r>
      <w:r>
        <w:rPr>
          <w:noProof/>
        </w:rPr>
        <w:fldChar w:fldCharType="begin"/>
      </w:r>
      <w:r>
        <w:rPr>
          <w:noProof/>
        </w:rPr>
        <w:instrText xml:space="preserve"> PAGEREF _Toc307663917 \h </w:instrText>
      </w:r>
      <w:r>
        <w:rPr>
          <w:noProof/>
        </w:rPr>
      </w:r>
      <w:r>
        <w:rPr>
          <w:noProof/>
        </w:rPr>
        <w:fldChar w:fldCharType="separate"/>
      </w:r>
      <w:r w:rsidR="002F4934">
        <w:rPr>
          <w:noProof/>
        </w:rPr>
        <w:t>64</w:t>
      </w:r>
      <w:r>
        <w:rPr>
          <w:noProof/>
        </w:rPr>
        <w:fldChar w:fldCharType="end"/>
      </w:r>
    </w:p>
    <w:p w14:paraId="59D8EF78" w14:textId="73E220AD" w:rsidR="00644451" w:rsidRDefault="00B16319" w:rsidP="00485586">
      <w:pPr>
        <w:rPr>
          <w:rFonts w:eastAsiaTheme="majorEastAsia" w:cstheme="majorBidi"/>
          <w:b/>
          <w:bCs/>
          <w:caps/>
          <w:szCs w:val="28"/>
          <w:lang w:eastAsia="ja-JP"/>
        </w:rPr>
      </w:pPr>
      <w:r>
        <w:rPr>
          <w:rFonts w:eastAsiaTheme="majorEastAsia" w:cstheme="majorBidi"/>
          <w:b/>
          <w:bCs/>
          <w:sz w:val="24"/>
          <w:szCs w:val="28"/>
        </w:rPr>
        <w:fldChar w:fldCharType="end"/>
      </w:r>
    </w:p>
    <w:p w14:paraId="7267C61A" w14:textId="77777777" w:rsidR="002D1B89" w:rsidRPr="0021081B" w:rsidRDefault="0021081B" w:rsidP="00485586">
      <w:pPr>
        <w:rPr>
          <w:rFonts w:eastAsiaTheme="majorEastAsia" w:cstheme="majorBidi"/>
          <w:b/>
          <w:bCs/>
          <w:caps/>
          <w:szCs w:val="28"/>
          <w:lang w:eastAsia="ja-JP"/>
        </w:rPr>
      </w:pPr>
      <w:r w:rsidRPr="0021081B">
        <w:rPr>
          <w:rFonts w:eastAsiaTheme="majorEastAsia" w:cstheme="majorBidi"/>
          <w:b/>
          <w:bCs/>
          <w:caps/>
          <w:szCs w:val="28"/>
          <w:lang w:eastAsia="ja-JP"/>
        </w:rPr>
        <w:t>LIST OF TABLES AND FIGURES</w:t>
      </w:r>
    </w:p>
    <w:p w14:paraId="1128C1FB" w14:textId="77777777" w:rsidR="00060B1A" w:rsidRDefault="00B16319">
      <w:pPr>
        <w:pStyle w:val="TableofFigures"/>
        <w:tabs>
          <w:tab w:val="right" w:leader="dot" w:pos="9350"/>
        </w:tabs>
        <w:rPr>
          <w:rFonts w:eastAsiaTheme="minorEastAsia"/>
          <w:noProof/>
          <w:sz w:val="24"/>
          <w:szCs w:val="24"/>
          <w:lang w:eastAsia="ja-JP"/>
        </w:rPr>
      </w:pPr>
      <w:r>
        <w:fldChar w:fldCharType="begin"/>
      </w:r>
      <w:r>
        <w:instrText xml:space="preserve"> TOC \t "Caption" \c </w:instrText>
      </w:r>
      <w:r>
        <w:fldChar w:fldCharType="separate"/>
      </w:r>
      <w:r w:rsidR="00060B1A">
        <w:rPr>
          <w:noProof/>
        </w:rPr>
        <w:t>Table 1. Target timing of coordinated measurements.</w:t>
      </w:r>
      <w:r w:rsidR="00060B1A">
        <w:rPr>
          <w:noProof/>
        </w:rPr>
        <w:tab/>
      </w:r>
      <w:r w:rsidR="00060B1A">
        <w:rPr>
          <w:noProof/>
        </w:rPr>
        <w:fldChar w:fldCharType="begin"/>
      </w:r>
      <w:r w:rsidR="00060B1A">
        <w:rPr>
          <w:noProof/>
        </w:rPr>
        <w:instrText xml:space="preserve"> PAGEREF _Toc307845570 \h </w:instrText>
      </w:r>
      <w:r w:rsidR="00060B1A">
        <w:rPr>
          <w:noProof/>
        </w:rPr>
      </w:r>
      <w:r w:rsidR="00060B1A">
        <w:rPr>
          <w:noProof/>
        </w:rPr>
        <w:fldChar w:fldCharType="separate"/>
      </w:r>
      <w:r w:rsidR="002F4934">
        <w:rPr>
          <w:noProof/>
        </w:rPr>
        <w:t>7</w:t>
      </w:r>
      <w:r w:rsidR="00060B1A">
        <w:rPr>
          <w:noProof/>
        </w:rPr>
        <w:fldChar w:fldCharType="end"/>
      </w:r>
    </w:p>
    <w:p w14:paraId="63A66677" w14:textId="77777777" w:rsidR="00060B1A" w:rsidRDefault="00060B1A">
      <w:pPr>
        <w:pStyle w:val="TableofFigures"/>
        <w:tabs>
          <w:tab w:val="right" w:leader="dot" w:pos="9350"/>
        </w:tabs>
        <w:rPr>
          <w:rFonts w:eastAsiaTheme="minorEastAsia"/>
          <w:noProof/>
          <w:sz w:val="24"/>
          <w:szCs w:val="24"/>
          <w:lang w:eastAsia="ja-JP"/>
        </w:rPr>
      </w:pPr>
      <w:r>
        <w:rPr>
          <w:noProof/>
        </w:rPr>
        <w:t>Table 2. Timing of Soil Microbial Sampling.</w:t>
      </w:r>
      <w:r>
        <w:rPr>
          <w:noProof/>
        </w:rPr>
        <w:tab/>
      </w:r>
      <w:r>
        <w:rPr>
          <w:noProof/>
        </w:rPr>
        <w:fldChar w:fldCharType="begin"/>
      </w:r>
      <w:r>
        <w:rPr>
          <w:noProof/>
        </w:rPr>
        <w:instrText xml:space="preserve"> PAGEREF _Toc307845571 \h </w:instrText>
      </w:r>
      <w:r>
        <w:rPr>
          <w:noProof/>
        </w:rPr>
      </w:r>
      <w:r>
        <w:rPr>
          <w:noProof/>
        </w:rPr>
        <w:fldChar w:fldCharType="separate"/>
      </w:r>
      <w:r w:rsidR="002F4934">
        <w:rPr>
          <w:noProof/>
        </w:rPr>
        <w:t>8</w:t>
      </w:r>
      <w:r>
        <w:rPr>
          <w:noProof/>
        </w:rPr>
        <w:fldChar w:fldCharType="end"/>
      </w:r>
    </w:p>
    <w:p w14:paraId="01B5CA7C" w14:textId="77777777" w:rsidR="00060B1A" w:rsidRDefault="00060B1A">
      <w:pPr>
        <w:pStyle w:val="TableofFigures"/>
        <w:tabs>
          <w:tab w:val="right" w:leader="dot" w:pos="9350"/>
        </w:tabs>
        <w:rPr>
          <w:rFonts w:eastAsiaTheme="minorEastAsia"/>
          <w:noProof/>
          <w:sz w:val="24"/>
          <w:szCs w:val="24"/>
          <w:lang w:eastAsia="ja-JP"/>
        </w:rPr>
      </w:pPr>
      <w:r>
        <w:rPr>
          <w:noProof/>
        </w:rPr>
        <w:t>Table 3. Summary of Timing Criteria for Measuring Soil N Transformations.</w:t>
      </w:r>
      <w:r>
        <w:rPr>
          <w:noProof/>
        </w:rPr>
        <w:tab/>
      </w:r>
      <w:r>
        <w:rPr>
          <w:noProof/>
        </w:rPr>
        <w:fldChar w:fldCharType="begin"/>
      </w:r>
      <w:r>
        <w:rPr>
          <w:noProof/>
        </w:rPr>
        <w:instrText xml:space="preserve"> PAGEREF _Toc307845572 \h </w:instrText>
      </w:r>
      <w:r>
        <w:rPr>
          <w:noProof/>
        </w:rPr>
      </w:r>
      <w:r>
        <w:rPr>
          <w:noProof/>
        </w:rPr>
        <w:fldChar w:fldCharType="separate"/>
      </w:r>
      <w:r w:rsidR="002F4934">
        <w:rPr>
          <w:noProof/>
        </w:rPr>
        <w:t>9</w:t>
      </w:r>
      <w:r>
        <w:rPr>
          <w:noProof/>
        </w:rPr>
        <w:fldChar w:fldCharType="end"/>
      </w:r>
    </w:p>
    <w:p w14:paraId="3625B610" w14:textId="77777777" w:rsidR="00060B1A" w:rsidRDefault="00060B1A">
      <w:pPr>
        <w:pStyle w:val="TableofFigures"/>
        <w:tabs>
          <w:tab w:val="right" w:leader="dot" w:pos="9350"/>
        </w:tabs>
        <w:rPr>
          <w:rFonts w:eastAsiaTheme="minorEastAsia"/>
          <w:noProof/>
          <w:sz w:val="24"/>
          <w:szCs w:val="24"/>
          <w:lang w:eastAsia="ja-JP"/>
        </w:rPr>
      </w:pPr>
      <w:r>
        <w:rPr>
          <w:noProof/>
        </w:rPr>
        <w:t>Table 4. Contingency decisions for all soil measurements.</w:t>
      </w:r>
      <w:r>
        <w:rPr>
          <w:noProof/>
        </w:rPr>
        <w:tab/>
      </w:r>
      <w:r>
        <w:rPr>
          <w:noProof/>
        </w:rPr>
        <w:fldChar w:fldCharType="begin"/>
      </w:r>
      <w:r>
        <w:rPr>
          <w:noProof/>
        </w:rPr>
        <w:instrText xml:space="preserve"> PAGEREF _Toc307845573 \h </w:instrText>
      </w:r>
      <w:r>
        <w:rPr>
          <w:noProof/>
        </w:rPr>
      </w:r>
      <w:r>
        <w:rPr>
          <w:noProof/>
        </w:rPr>
        <w:fldChar w:fldCharType="separate"/>
      </w:r>
      <w:r w:rsidR="002F4934">
        <w:rPr>
          <w:noProof/>
        </w:rPr>
        <w:t>10</w:t>
      </w:r>
      <w:r>
        <w:rPr>
          <w:noProof/>
        </w:rPr>
        <w:fldChar w:fldCharType="end"/>
      </w:r>
    </w:p>
    <w:p w14:paraId="5FC65470" w14:textId="77777777" w:rsidR="00060B1A" w:rsidRDefault="00060B1A">
      <w:pPr>
        <w:pStyle w:val="TableofFigures"/>
        <w:tabs>
          <w:tab w:val="right" w:leader="dot" w:pos="9350"/>
        </w:tabs>
        <w:rPr>
          <w:rFonts w:eastAsiaTheme="minorEastAsia"/>
          <w:noProof/>
          <w:sz w:val="24"/>
          <w:szCs w:val="24"/>
          <w:lang w:eastAsia="ja-JP"/>
        </w:rPr>
      </w:pPr>
      <w:r>
        <w:rPr>
          <w:noProof/>
        </w:rPr>
        <w:t>Table 5. General equipment list - Field sampling for all types of soil bouts.</w:t>
      </w:r>
      <w:r>
        <w:rPr>
          <w:noProof/>
        </w:rPr>
        <w:tab/>
      </w:r>
      <w:r>
        <w:rPr>
          <w:noProof/>
        </w:rPr>
        <w:fldChar w:fldCharType="begin"/>
      </w:r>
      <w:r>
        <w:rPr>
          <w:noProof/>
        </w:rPr>
        <w:instrText xml:space="preserve"> PAGEREF _Toc307845574 \h </w:instrText>
      </w:r>
      <w:r>
        <w:rPr>
          <w:noProof/>
        </w:rPr>
      </w:r>
      <w:r>
        <w:rPr>
          <w:noProof/>
        </w:rPr>
        <w:fldChar w:fldCharType="separate"/>
      </w:r>
      <w:r w:rsidR="002F4934">
        <w:rPr>
          <w:noProof/>
        </w:rPr>
        <w:t>12</w:t>
      </w:r>
      <w:r>
        <w:rPr>
          <w:noProof/>
        </w:rPr>
        <w:fldChar w:fldCharType="end"/>
      </w:r>
    </w:p>
    <w:p w14:paraId="56A22840" w14:textId="77777777" w:rsidR="00060B1A" w:rsidRDefault="00060B1A">
      <w:pPr>
        <w:pStyle w:val="TableofFigures"/>
        <w:tabs>
          <w:tab w:val="right" w:leader="dot" w:pos="9350"/>
        </w:tabs>
        <w:rPr>
          <w:rFonts w:eastAsiaTheme="minorEastAsia"/>
          <w:noProof/>
          <w:sz w:val="24"/>
          <w:szCs w:val="24"/>
          <w:lang w:eastAsia="ja-JP"/>
        </w:rPr>
      </w:pPr>
      <w:r>
        <w:rPr>
          <w:noProof/>
        </w:rPr>
        <w:t xml:space="preserve">Table </w:t>
      </w:r>
      <w:r w:rsidRPr="00CB33AB">
        <w:rPr>
          <w:noProof/>
        </w:rPr>
        <w:t>6</w:t>
      </w:r>
      <w:r>
        <w:rPr>
          <w:noProof/>
        </w:rPr>
        <w:t>. Additional equipment list - Field sampling for soil microbe and biogeochemical stock at one site.</w:t>
      </w:r>
      <w:r>
        <w:rPr>
          <w:noProof/>
        </w:rPr>
        <w:tab/>
      </w:r>
      <w:r>
        <w:rPr>
          <w:noProof/>
        </w:rPr>
        <w:fldChar w:fldCharType="begin"/>
      </w:r>
      <w:r>
        <w:rPr>
          <w:noProof/>
        </w:rPr>
        <w:instrText xml:space="preserve"> PAGEREF _Toc307845575 \h </w:instrText>
      </w:r>
      <w:r>
        <w:rPr>
          <w:noProof/>
        </w:rPr>
      </w:r>
      <w:r>
        <w:rPr>
          <w:noProof/>
        </w:rPr>
        <w:fldChar w:fldCharType="separate"/>
      </w:r>
      <w:r w:rsidR="002F4934">
        <w:rPr>
          <w:noProof/>
        </w:rPr>
        <w:t>13</w:t>
      </w:r>
      <w:r>
        <w:rPr>
          <w:noProof/>
        </w:rPr>
        <w:fldChar w:fldCharType="end"/>
      </w:r>
    </w:p>
    <w:p w14:paraId="25EEF7BE" w14:textId="77777777" w:rsidR="00060B1A" w:rsidRDefault="00060B1A">
      <w:pPr>
        <w:pStyle w:val="TableofFigures"/>
        <w:tabs>
          <w:tab w:val="right" w:leader="dot" w:pos="9350"/>
        </w:tabs>
        <w:rPr>
          <w:rFonts w:eastAsiaTheme="minorEastAsia"/>
          <w:noProof/>
          <w:sz w:val="24"/>
          <w:szCs w:val="24"/>
          <w:lang w:eastAsia="ja-JP"/>
        </w:rPr>
      </w:pPr>
      <w:r>
        <w:rPr>
          <w:noProof/>
        </w:rPr>
        <w:t>Table 7. Additional equipment list – Field sampling soil N transformations at one site.</w:t>
      </w:r>
      <w:r>
        <w:rPr>
          <w:noProof/>
        </w:rPr>
        <w:tab/>
      </w:r>
      <w:r>
        <w:rPr>
          <w:noProof/>
        </w:rPr>
        <w:fldChar w:fldCharType="begin"/>
      </w:r>
      <w:r>
        <w:rPr>
          <w:noProof/>
        </w:rPr>
        <w:instrText xml:space="preserve"> PAGEREF _Toc307845576 \h </w:instrText>
      </w:r>
      <w:r>
        <w:rPr>
          <w:noProof/>
        </w:rPr>
      </w:r>
      <w:r>
        <w:rPr>
          <w:noProof/>
        </w:rPr>
        <w:fldChar w:fldCharType="separate"/>
      </w:r>
      <w:r w:rsidR="002F4934">
        <w:rPr>
          <w:noProof/>
        </w:rPr>
        <w:t>15</w:t>
      </w:r>
      <w:r>
        <w:rPr>
          <w:noProof/>
        </w:rPr>
        <w:fldChar w:fldCharType="end"/>
      </w:r>
    </w:p>
    <w:p w14:paraId="5BA2FB5B" w14:textId="77777777" w:rsidR="00060B1A" w:rsidRDefault="00060B1A">
      <w:pPr>
        <w:pStyle w:val="TableofFigures"/>
        <w:tabs>
          <w:tab w:val="right" w:leader="dot" w:pos="9350"/>
        </w:tabs>
        <w:rPr>
          <w:rFonts w:eastAsiaTheme="minorEastAsia"/>
          <w:noProof/>
          <w:sz w:val="24"/>
          <w:szCs w:val="24"/>
          <w:lang w:eastAsia="ja-JP"/>
        </w:rPr>
      </w:pPr>
      <w:r>
        <w:rPr>
          <w:noProof/>
        </w:rPr>
        <w:t>Table 8. Equipment list – Laboratory processing of soils for moisture content from one site.</w:t>
      </w:r>
      <w:r>
        <w:rPr>
          <w:noProof/>
        </w:rPr>
        <w:tab/>
      </w:r>
      <w:r>
        <w:rPr>
          <w:noProof/>
        </w:rPr>
        <w:fldChar w:fldCharType="begin"/>
      </w:r>
      <w:r>
        <w:rPr>
          <w:noProof/>
        </w:rPr>
        <w:instrText xml:space="preserve"> PAGEREF _Toc307845577 \h </w:instrText>
      </w:r>
      <w:r>
        <w:rPr>
          <w:noProof/>
        </w:rPr>
      </w:r>
      <w:r>
        <w:rPr>
          <w:noProof/>
        </w:rPr>
        <w:fldChar w:fldCharType="separate"/>
      </w:r>
      <w:r w:rsidR="002F4934">
        <w:rPr>
          <w:noProof/>
        </w:rPr>
        <w:t>17</w:t>
      </w:r>
      <w:r>
        <w:rPr>
          <w:noProof/>
        </w:rPr>
        <w:fldChar w:fldCharType="end"/>
      </w:r>
    </w:p>
    <w:p w14:paraId="1691A8E7" w14:textId="77777777" w:rsidR="00060B1A" w:rsidRDefault="00060B1A">
      <w:pPr>
        <w:pStyle w:val="TableofFigures"/>
        <w:tabs>
          <w:tab w:val="right" w:leader="dot" w:pos="9350"/>
        </w:tabs>
        <w:rPr>
          <w:rFonts w:eastAsiaTheme="minorEastAsia"/>
          <w:noProof/>
          <w:sz w:val="24"/>
          <w:szCs w:val="24"/>
          <w:lang w:eastAsia="ja-JP"/>
        </w:rPr>
      </w:pPr>
      <w:r>
        <w:rPr>
          <w:noProof/>
        </w:rPr>
        <w:t>Table 9. Equipment list - Soil pH measurement.</w:t>
      </w:r>
      <w:r>
        <w:rPr>
          <w:noProof/>
        </w:rPr>
        <w:tab/>
      </w:r>
      <w:r>
        <w:rPr>
          <w:noProof/>
        </w:rPr>
        <w:fldChar w:fldCharType="begin"/>
      </w:r>
      <w:r>
        <w:rPr>
          <w:noProof/>
        </w:rPr>
        <w:instrText xml:space="preserve"> PAGEREF _Toc307845578 \h </w:instrText>
      </w:r>
      <w:r>
        <w:rPr>
          <w:noProof/>
        </w:rPr>
      </w:r>
      <w:r>
        <w:rPr>
          <w:noProof/>
        </w:rPr>
        <w:fldChar w:fldCharType="separate"/>
      </w:r>
      <w:r w:rsidR="002F4934">
        <w:rPr>
          <w:noProof/>
        </w:rPr>
        <w:t>18</w:t>
      </w:r>
      <w:r>
        <w:rPr>
          <w:noProof/>
        </w:rPr>
        <w:fldChar w:fldCharType="end"/>
      </w:r>
    </w:p>
    <w:p w14:paraId="6D096D66" w14:textId="77777777" w:rsidR="00060B1A" w:rsidRDefault="00060B1A">
      <w:pPr>
        <w:pStyle w:val="TableofFigures"/>
        <w:tabs>
          <w:tab w:val="right" w:leader="dot" w:pos="9350"/>
        </w:tabs>
        <w:rPr>
          <w:rFonts w:eastAsiaTheme="minorEastAsia"/>
          <w:noProof/>
          <w:sz w:val="24"/>
          <w:szCs w:val="24"/>
          <w:lang w:eastAsia="ja-JP"/>
        </w:rPr>
      </w:pPr>
      <w:r>
        <w:rPr>
          <w:noProof/>
        </w:rPr>
        <w:t>Table 10. Equipment List - Laboratory processing of soils for measuring pH at one site.</w:t>
      </w:r>
      <w:r>
        <w:rPr>
          <w:noProof/>
        </w:rPr>
        <w:tab/>
      </w:r>
      <w:r>
        <w:rPr>
          <w:noProof/>
        </w:rPr>
        <w:fldChar w:fldCharType="begin"/>
      </w:r>
      <w:r>
        <w:rPr>
          <w:noProof/>
        </w:rPr>
        <w:instrText xml:space="preserve"> PAGEREF _Toc307845579 \h </w:instrText>
      </w:r>
      <w:r>
        <w:rPr>
          <w:noProof/>
        </w:rPr>
      </w:r>
      <w:r>
        <w:rPr>
          <w:noProof/>
        </w:rPr>
        <w:fldChar w:fldCharType="separate"/>
      </w:r>
      <w:r w:rsidR="002F4934">
        <w:rPr>
          <w:noProof/>
        </w:rPr>
        <w:t>19</w:t>
      </w:r>
      <w:r>
        <w:rPr>
          <w:noProof/>
        </w:rPr>
        <w:fldChar w:fldCharType="end"/>
      </w:r>
    </w:p>
    <w:p w14:paraId="1DB6C6D6" w14:textId="77777777" w:rsidR="00060B1A" w:rsidRDefault="00060B1A">
      <w:pPr>
        <w:pStyle w:val="TableofFigures"/>
        <w:tabs>
          <w:tab w:val="right" w:leader="dot" w:pos="9350"/>
        </w:tabs>
        <w:rPr>
          <w:rFonts w:eastAsiaTheme="minorEastAsia"/>
          <w:noProof/>
          <w:sz w:val="24"/>
          <w:szCs w:val="24"/>
          <w:lang w:eastAsia="ja-JP"/>
        </w:rPr>
      </w:pPr>
      <w:r>
        <w:rPr>
          <w:noProof/>
        </w:rPr>
        <w:t>Table 11. Equipment List – Laboratory processing of soils for N transformations at one site.</w:t>
      </w:r>
      <w:r>
        <w:rPr>
          <w:noProof/>
        </w:rPr>
        <w:tab/>
      </w:r>
      <w:r>
        <w:rPr>
          <w:noProof/>
        </w:rPr>
        <w:fldChar w:fldCharType="begin"/>
      </w:r>
      <w:r>
        <w:rPr>
          <w:noProof/>
        </w:rPr>
        <w:instrText xml:space="preserve"> PAGEREF _Toc307845580 \h </w:instrText>
      </w:r>
      <w:r>
        <w:rPr>
          <w:noProof/>
        </w:rPr>
      </w:r>
      <w:r>
        <w:rPr>
          <w:noProof/>
        </w:rPr>
        <w:fldChar w:fldCharType="separate"/>
      </w:r>
      <w:r w:rsidR="002F4934">
        <w:rPr>
          <w:noProof/>
        </w:rPr>
        <w:t>21</w:t>
      </w:r>
      <w:r>
        <w:rPr>
          <w:noProof/>
        </w:rPr>
        <w:fldChar w:fldCharType="end"/>
      </w:r>
    </w:p>
    <w:p w14:paraId="07F6BF0F" w14:textId="77777777" w:rsidR="00060B1A" w:rsidRDefault="00060B1A">
      <w:pPr>
        <w:pStyle w:val="TableofFigures"/>
        <w:tabs>
          <w:tab w:val="right" w:leader="dot" w:pos="9350"/>
        </w:tabs>
        <w:rPr>
          <w:rFonts w:eastAsiaTheme="minorEastAsia"/>
          <w:noProof/>
          <w:sz w:val="24"/>
          <w:szCs w:val="24"/>
          <w:lang w:eastAsia="ja-JP"/>
        </w:rPr>
      </w:pPr>
      <w:r>
        <w:rPr>
          <w:noProof/>
        </w:rPr>
        <w:t>Table 1</w:t>
      </w:r>
      <w:r w:rsidRPr="00CB33AB">
        <w:rPr>
          <w:noProof/>
        </w:rPr>
        <w:t>2</w:t>
      </w:r>
      <w:r>
        <w:rPr>
          <w:noProof/>
        </w:rPr>
        <w:t>. Equipment List - Shipping of oven-dried and air-dried samples.</w:t>
      </w:r>
      <w:r>
        <w:rPr>
          <w:noProof/>
        </w:rPr>
        <w:tab/>
      </w:r>
      <w:r>
        <w:rPr>
          <w:noProof/>
        </w:rPr>
        <w:fldChar w:fldCharType="begin"/>
      </w:r>
      <w:r>
        <w:rPr>
          <w:noProof/>
        </w:rPr>
        <w:instrText xml:space="preserve"> PAGEREF _Toc307845581 \h </w:instrText>
      </w:r>
      <w:r>
        <w:rPr>
          <w:noProof/>
        </w:rPr>
      </w:r>
      <w:r>
        <w:rPr>
          <w:noProof/>
        </w:rPr>
        <w:fldChar w:fldCharType="separate"/>
      </w:r>
      <w:r w:rsidR="002F4934">
        <w:rPr>
          <w:noProof/>
        </w:rPr>
        <w:t>22</w:t>
      </w:r>
      <w:r>
        <w:rPr>
          <w:noProof/>
        </w:rPr>
        <w:fldChar w:fldCharType="end"/>
      </w:r>
    </w:p>
    <w:p w14:paraId="200C6896" w14:textId="77777777" w:rsidR="00060B1A" w:rsidRDefault="00060B1A">
      <w:pPr>
        <w:pStyle w:val="TableofFigures"/>
        <w:tabs>
          <w:tab w:val="right" w:leader="dot" w:pos="9350"/>
        </w:tabs>
        <w:rPr>
          <w:rFonts w:eastAsiaTheme="minorEastAsia"/>
          <w:noProof/>
          <w:sz w:val="24"/>
          <w:szCs w:val="24"/>
          <w:lang w:eastAsia="ja-JP"/>
        </w:rPr>
      </w:pPr>
      <w:r>
        <w:rPr>
          <w:noProof/>
        </w:rPr>
        <w:t>Table 1</w:t>
      </w:r>
      <w:r w:rsidRPr="00CB33AB">
        <w:rPr>
          <w:noProof/>
        </w:rPr>
        <w:t>3</w:t>
      </w:r>
      <w:r>
        <w:rPr>
          <w:noProof/>
        </w:rPr>
        <w:t>. Equipment List - Shipping of samples for microbial molecular analysis and N transformations.</w:t>
      </w:r>
      <w:r>
        <w:rPr>
          <w:noProof/>
        </w:rPr>
        <w:tab/>
      </w:r>
      <w:r>
        <w:rPr>
          <w:noProof/>
        </w:rPr>
        <w:fldChar w:fldCharType="begin"/>
      </w:r>
      <w:r>
        <w:rPr>
          <w:noProof/>
        </w:rPr>
        <w:instrText xml:space="preserve"> PAGEREF _Toc307845582 \h </w:instrText>
      </w:r>
      <w:r>
        <w:rPr>
          <w:noProof/>
        </w:rPr>
      </w:r>
      <w:r>
        <w:rPr>
          <w:noProof/>
        </w:rPr>
        <w:fldChar w:fldCharType="separate"/>
      </w:r>
      <w:r w:rsidR="002F4934">
        <w:rPr>
          <w:noProof/>
        </w:rPr>
        <w:t>24</w:t>
      </w:r>
      <w:r>
        <w:rPr>
          <w:noProof/>
        </w:rPr>
        <w:fldChar w:fldCharType="end"/>
      </w:r>
    </w:p>
    <w:p w14:paraId="1714F692" w14:textId="77777777" w:rsidR="00060B1A" w:rsidRDefault="00060B1A">
      <w:pPr>
        <w:pStyle w:val="TableofFigures"/>
        <w:tabs>
          <w:tab w:val="right" w:leader="dot" w:pos="9350"/>
        </w:tabs>
        <w:rPr>
          <w:rFonts w:eastAsiaTheme="minorEastAsia"/>
          <w:noProof/>
          <w:sz w:val="24"/>
          <w:szCs w:val="24"/>
          <w:lang w:eastAsia="ja-JP"/>
        </w:rPr>
      </w:pPr>
      <w:r>
        <w:rPr>
          <w:noProof/>
        </w:rPr>
        <w:t>Table 1</w:t>
      </w:r>
      <w:r w:rsidRPr="00CB33AB">
        <w:rPr>
          <w:noProof/>
        </w:rPr>
        <w:t>4</w:t>
      </w:r>
      <w:r>
        <w:rPr>
          <w:noProof/>
        </w:rPr>
        <w:t>. Equipment List - Shipping of samples for analysis of soil biogeochemical stocks and stable isotopes from one site.</w:t>
      </w:r>
      <w:r>
        <w:rPr>
          <w:noProof/>
        </w:rPr>
        <w:tab/>
      </w:r>
      <w:r>
        <w:rPr>
          <w:noProof/>
        </w:rPr>
        <w:fldChar w:fldCharType="begin"/>
      </w:r>
      <w:r>
        <w:rPr>
          <w:noProof/>
        </w:rPr>
        <w:instrText xml:space="preserve"> PAGEREF _Toc307845583 \h </w:instrText>
      </w:r>
      <w:r>
        <w:rPr>
          <w:noProof/>
        </w:rPr>
      </w:r>
      <w:r>
        <w:rPr>
          <w:noProof/>
        </w:rPr>
        <w:fldChar w:fldCharType="separate"/>
      </w:r>
      <w:r w:rsidR="002F4934">
        <w:rPr>
          <w:noProof/>
        </w:rPr>
        <w:t>25</w:t>
      </w:r>
      <w:r>
        <w:rPr>
          <w:noProof/>
        </w:rPr>
        <w:fldChar w:fldCharType="end"/>
      </w:r>
    </w:p>
    <w:p w14:paraId="1A43FBBC" w14:textId="77777777" w:rsidR="00060B1A" w:rsidRDefault="00060B1A">
      <w:pPr>
        <w:pStyle w:val="TableofFigures"/>
        <w:tabs>
          <w:tab w:val="right" w:leader="dot" w:pos="9350"/>
        </w:tabs>
        <w:rPr>
          <w:rFonts w:eastAsiaTheme="minorEastAsia"/>
          <w:noProof/>
          <w:sz w:val="24"/>
          <w:szCs w:val="24"/>
          <w:lang w:eastAsia="ja-JP"/>
        </w:rPr>
      </w:pPr>
      <w:r>
        <w:rPr>
          <w:noProof/>
        </w:rPr>
        <w:t>Table 15. Equipment List - Shipping samples from one site.</w:t>
      </w:r>
      <w:r>
        <w:rPr>
          <w:noProof/>
        </w:rPr>
        <w:tab/>
      </w:r>
      <w:r>
        <w:rPr>
          <w:noProof/>
        </w:rPr>
        <w:fldChar w:fldCharType="begin"/>
      </w:r>
      <w:r>
        <w:rPr>
          <w:noProof/>
        </w:rPr>
        <w:instrText xml:space="preserve"> PAGEREF _Toc307845584 \h </w:instrText>
      </w:r>
      <w:r>
        <w:rPr>
          <w:noProof/>
        </w:rPr>
      </w:r>
      <w:r>
        <w:rPr>
          <w:noProof/>
        </w:rPr>
        <w:fldChar w:fldCharType="separate"/>
      </w:r>
      <w:r w:rsidR="002F4934">
        <w:rPr>
          <w:noProof/>
        </w:rPr>
        <w:t>26</w:t>
      </w:r>
      <w:r>
        <w:rPr>
          <w:noProof/>
        </w:rPr>
        <w:fldChar w:fldCharType="end"/>
      </w:r>
    </w:p>
    <w:p w14:paraId="3D1D13B8" w14:textId="77777777" w:rsidR="00060B1A" w:rsidRDefault="00060B1A">
      <w:pPr>
        <w:pStyle w:val="TableofFigures"/>
        <w:tabs>
          <w:tab w:val="right" w:leader="dot" w:pos="9350"/>
        </w:tabs>
        <w:rPr>
          <w:rFonts w:eastAsiaTheme="minorEastAsia"/>
          <w:noProof/>
          <w:sz w:val="24"/>
          <w:szCs w:val="24"/>
          <w:lang w:eastAsia="ja-JP"/>
        </w:rPr>
      </w:pPr>
      <w:r>
        <w:rPr>
          <w:noProof/>
        </w:rPr>
        <w:t>Table 1</w:t>
      </w:r>
      <w:r w:rsidRPr="00CB33AB">
        <w:rPr>
          <w:noProof/>
        </w:rPr>
        <w:t>6</w:t>
      </w:r>
      <w:r>
        <w:rPr>
          <w:noProof/>
        </w:rPr>
        <w:t>. Equipment List - Shipment of soil for microbial biomass analysis from one site.</w:t>
      </w:r>
      <w:r>
        <w:rPr>
          <w:noProof/>
        </w:rPr>
        <w:tab/>
      </w:r>
      <w:r>
        <w:rPr>
          <w:noProof/>
        </w:rPr>
        <w:fldChar w:fldCharType="begin"/>
      </w:r>
      <w:r>
        <w:rPr>
          <w:noProof/>
        </w:rPr>
        <w:instrText xml:space="preserve"> PAGEREF _Toc307845585 \h </w:instrText>
      </w:r>
      <w:r>
        <w:rPr>
          <w:noProof/>
        </w:rPr>
      </w:r>
      <w:r>
        <w:rPr>
          <w:noProof/>
        </w:rPr>
        <w:fldChar w:fldCharType="separate"/>
      </w:r>
      <w:r w:rsidR="002F4934">
        <w:rPr>
          <w:noProof/>
        </w:rPr>
        <w:t>27</w:t>
      </w:r>
      <w:r>
        <w:rPr>
          <w:noProof/>
        </w:rPr>
        <w:fldChar w:fldCharType="end"/>
      </w:r>
    </w:p>
    <w:p w14:paraId="1F8A4B11" w14:textId="77777777" w:rsidR="00060B1A" w:rsidRDefault="00060B1A">
      <w:pPr>
        <w:pStyle w:val="TableofFigures"/>
        <w:tabs>
          <w:tab w:val="right" w:leader="dot" w:pos="9350"/>
        </w:tabs>
        <w:rPr>
          <w:rFonts w:eastAsiaTheme="minorEastAsia"/>
          <w:noProof/>
          <w:sz w:val="24"/>
          <w:szCs w:val="24"/>
          <w:lang w:eastAsia="ja-JP"/>
        </w:rPr>
      </w:pPr>
      <w:r>
        <w:rPr>
          <w:noProof/>
        </w:rPr>
        <w:t>Table 1</w:t>
      </w:r>
      <w:r w:rsidRPr="00CB33AB">
        <w:rPr>
          <w:noProof/>
        </w:rPr>
        <w:t>7</w:t>
      </w:r>
      <w:r>
        <w:rPr>
          <w:noProof/>
        </w:rPr>
        <w:t>. Equipment List - Shipment of soil extracts from soil N transformations from one site.</w:t>
      </w:r>
      <w:r>
        <w:rPr>
          <w:noProof/>
        </w:rPr>
        <w:tab/>
      </w:r>
      <w:r>
        <w:rPr>
          <w:noProof/>
        </w:rPr>
        <w:fldChar w:fldCharType="begin"/>
      </w:r>
      <w:r>
        <w:rPr>
          <w:noProof/>
        </w:rPr>
        <w:instrText xml:space="preserve"> PAGEREF _Toc307845586 \h </w:instrText>
      </w:r>
      <w:r>
        <w:rPr>
          <w:noProof/>
        </w:rPr>
      </w:r>
      <w:r>
        <w:rPr>
          <w:noProof/>
        </w:rPr>
        <w:fldChar w:fldCharType="separate"/>
      </w:r>
      <w:r w:rsidR="002F4934">
        <w:rPr>
          <w:noProof/>
        </w:rPr>
        <w:t>28</w:t>
      </w:r>
      <w:r>
        <w:rPr>
          <w:noProof/>
        </w:rPr>
        <w:fldChar w:fldCharType="end"/>
      </w:r>
    </w:p>
    <w:p w14:paraId="176EA11F" w14:textId="77777777" w:rsidR="00060B1A" w:rsidRDefault="00060B1A">
      <w:pPr>
        <w:pStyle w:val="TableofFigures"/>
        <w:tabs>
          <w:tab w:val="right" w:leader="dot" w:pos="9350"/>
        </w:tabs>
        <w:rPr>
          <w:rFonts w:eastAsiaTheme="minorEastAsia"/>
          <w:noProof/>
          <w:sz w:val="24"/>
          <w:szCs w:val="24"/>
          <w:lang w:eastAsia="ja-JP"/>
        </w:rPr>
      </w:pPr>
      <w:r>
        <w:rPr>
          <w:noProof/>
        </w:rPr>
        <w:t>Figure 1. Soil Profiles from (a) Maryland, (b) Michigan, and (c) Florida.</w:t>
      </w:r>
      <w:r>
        <w:rPr>
          <w:noProof/>
        </w:rPr>
        <w:tab/>
      </w:r>
      <w:r>
        <w:rPr>
          <w:noProof/>
        </w:rPr>
        <w:fldChar w:fldCharType="begin"/>
      </w:r>
      <w:r>
        <w:rPr>
          <w:noProof/>
        </w:rPr>
        <w:instrText xml:space="preserve"> PAGEREF _Toc307845587 \h </w:instrText>
      </w:r>
      <w:r>
        <w:rPr>
          <w:noProof/>
        </w:rPr>
      </w:r>
      <w:r>
        <w:rPr>
          <w:noProof/>
        </w:rPr>
        <w:fldChar w:fldCharType="separate"/>
      </w:r>
      <w:r w:rsidR="002F4934">
        <w:rPr>
          <w:noProof/>
        </w:rPr>
        <w:t>30</w:t>
      </w:r>
      <w:r>
        <w:rPr>
          <w:noProof/>
        </w:rPr>
        <w:fldChar w:fldCharType="end"/>
      </w:r>
    </w:p>
    <w:p w14:paraId="0A27E2DB" w14:textId="77777777" w:rsidR="00060B1A" w:rsidRDefault="00060B1A">
      <w:pPr>
        <w:pStyle w:val="TableofFigures"/>
        <w:tabs>
          <w:tab w:val="right" w:leader="dot" w:pos="9350"/>
        </w:tabs>
        <w:rPr>
          <w:rFonts w:eastAsiaTheme="minorEastAsia"/>
          <w:noProof/>
          <w:sz w:val="24"/>
          <w:szCs w:val="24"/>
          <w:lang w:eastAsia="ja-JP"/>
        </w:rPr>
      </w:pPr>
      <w:r>
        <w:rPr>
          <w:noProof/>
        </w:rPr>
        <w:t>Figure 2. Soil collection, processing and shipping workflow.</w:t>
      </w:r>
      <w:r>
        <w:rPr>
          <w:noProof/>
        </w:rPr>
        <w:tab/>
      </w:r>
      <w:r>
        <w:rPr>
          <w:noProof/>
        </w:rPr>
        <w:fldChar w:fldCharType="begin"/>
      </w:r>
      <w:r>
        <w:rPr>
          <w:noProof/>
        </w:rPr>
        <w:instrText xml:space="preserve"> PAGEREF _Toc307845588 \h </w:instrText>
      </w:r>
      <w:r>
        <w:rPr>
          <w:noProof/>
        </w:rPr>
      </w:r>
      <w:r>
        <w:rPr>
          <w:noProof/>
        </w:rPr>
        <w:fldChar w:fldCharType="separate"/>
      </w:r>
      <w:r w:rsidR="002F4934">
        <w:rPr>
          <w:noProof/>
        </w:rPr>
        <w:t>31</w:t>
      </w:r>
      <w:r>
        <w:rPr>
          <w:noProof/>
        </w:rPr>
        <w:fldChar w:fldCharType="end"/>
      </w:r>
    </w:p>
    <w:p w14:paraId="37368EB3" w14:textId="0FDA5909" w:rsidR="00060B1A" w:rsidRDefault="00060B1A">
      <w:pPr>
        <w:pStyle w:val="TableofFigures"/>
        <w:tabs>
          <w:tab w:val="right" w:leader="dot" w:pos="9350"/>
        </w:tabs>
        <w:rPr>
          <w:rFonts w:eastAsiaTheme="minorEastAsia"/>
          <w:noProof/>
          <w:sz w:val="24"/>
          <w:szCs w:val="24"/>
          <w:lang w:eastAsia="ja-JP"/>
        </w:rPr>
      </w:pPr>
      <w:r>
        <w:rPr>
          <w:noProof/>
        </w:rPr>
        <w:lastRenderedPageBreak/>
        <w:t>Figure 3. Schematic of TOS soil plot demonstrating the general layout of sample locations.</w:t>
      </w:r>
      <w:r>
        <w:rPr>
          <w:noProof/>
        </w:rPr>
        <w:tab/>
      </w:r>
      <w:r>
        <w:rPr>
          <w:noProof/>
        </w:rPr>
        <w:fldChar w:fldCharType="begin"/>
      </w:r>
      <w:r>
        <w:rPr>
          <w:noProof/>
        </w:rPr>
        <w:instrText xml:space="preserve"> PAGEREF _Toc307845589 \h </w:instrText>
      </w:r>
      <w:r>
        <w:rPr>
          <w:noProof/>
        </w:rPr>
      </w:r>
      <w:r>
        <w:rPr>
          <w:noProof/>
        </w:rPr>
        <w:fldChar w:fldCharType="separate"/>
      </w:r>
      <w:r w:rsidR="002F4934">
        <w:rPr>
          <w:noProof/>
        </w:rPr>
        <w:t>54</w:t>
      </w:r>
      <w:r>
        <w:rPr>
          <w:noProof/>
        </w:rPr>
        <w:fldChar w:fldCharType="end"/>
      </w:r>
    </w:p>
    <w:p w14:paraId="430D4A22" w14:textId="469660B2" w:rsidR="00060B1A" w:rsidRDefault="00060B1A">
      <w:pPr>
        <w:pStyle w:val="TableofFigures"/>
        <w:tabs>
          <w:tab w:val="right" w:leader="dot" w:pos="9350"/>
        </w:tabs>
        <w:rPr>
          <w:rFonts w:eastAsiaTheme="minorEastAsia"/>
          <w:noProof/>
          <w:sz w:val="24"/>
          <w:szCs w:val="24"/>
          <w:lang w:eastAsia="ja-JP"/>
        </w:rPr>
      </w:pPr>
      <w:r>
        <w:rPr>
          <w:noProof/>
        </w:rPr>
        <w:t>Table 1</w:t>
      </w:r>
      <w:r w:rsidRPr="00CB33AB">
        <w:rPr>
          <w:noProof/>
        </w:rPr>
        <w:t>8</w:t>
      </w:r>
      <w:r>
        <w:rPr>
          <w:noProof/>
        </w:rPr>
        <w:t>. Datasheets associated with this protocol.</w:t>
      </w:r>
      <w:r>
        <w:rPr>
          <w:noProof/>
        </w:rPr>
        <w:tab/>
      </w:r>
      <w:r>
        <w:rPr>
          <w:noProof/>
        </w:rPr>
        <w:fldChar w:fldCharType="begin"/>
      </w:r>
      <w:r>
        <w:rPr>
          <w:noProof/>
        </w:rPr>
        <w:instrText xml:space="preserve"> PAGEREF _Toc307845590 \h </w:instrText>
      </w:r>
      <w:r>
        <w:rPr>
          <w:noProof/>
        </w:rPr>
      </w:r>
      <w:r>
        <w:rPr>
          <w:noProof/>
        </w:rPr>
        <w:fldChar w:fldCharType="separate"/>
      </w:r>
      <w:r w:rsidR="002F4934">
        <w:rPr>
          <w:noProof/>
        </w:rPr>
        <w:t>57</w:t>
      </w:r>
      <w:r>
        <w:rPr>
          <w:noProof/>
        </w:rPr>
        <w:fldChar w:fldCharType="end"/>
      </w:r>
    </w:p>
    <w:p w14:paraId="6FE1E3C6" w14:textId="12086FDF" w:rsidR="00060B1A" w:rsidRDefault="00060B1A">
      <w:pPr>
        <w:pStyle w:val="TableofFigures"/>
        <w:tabs>
          <w:tab w:val="right" w:leader="dot" w:pos="9350"/>
        </w:tabs>
        <w:rPr>
          <w:rFonts w:eastAsiaTheme="minorEastAsia"/>
          <w:noProof/>
          <w:sz w:val="24"/>
          <w:szCs w:val="24"/>
          <w:lang w:eastAsia="ja-JP"/>
        </w:rPr>
      </w:pPr>
      <w:r>
        <w:rPr>
          <w:noProof/>
        </w:rPr>
        <w:t>Table 19. Soil biogeochemical and stable isotope sampling bout vs. microbial sampling only.</w:t>
      </w:r>
      <w:r>
        <w:rPr>
          <w:noProof/>
        </w:rPr>
        <w:tab/>
      </w:r>
      <w:r>
        <w:rPr>
          <w:noProof/>
        </w:rPr>
        <w:fldChar w:fldCharType="begin"/>
      </w:r>
      <w:r>
        <w:rPr>
          <w:noProof/>
        </w:rPr>
        <w:instrText xml:space="preserve"> PAGEREF _Toc307845591 \h </w:instrText>
      </w:r>
      <w:r>
        <w:rPr>
          <w:noProof/>
        </w:rPr>
      </w:r>
      <w:r>
        <w:rPr>
          <w:noProof/>
        </w:rPr>
        <w:fldChar w:fldCharType="separate"/>
      </w:r>
      <w:r w:rsidR="002F4934">
        <w:rPr>
          <w:noProof/>
        </w:rPr>
        <w:t>58</w:t>
      </w:r>
      <w:r>
        <w:rPr>
          <w:noProof/>
        </w:rPr>
        <w:fldChar w:fldCharType="end"/>
      </w:r>
    </w:p>
    <w:p w14:paraId="47EC1293" w14:textId="68B8845E" w:rsidR="00060B1A" w:rsidRDefault="00060B1A">
      <w:pPr>
        <w:pStyle w:val="TableofFigures"/>
        <w:tabs>
          <w:tab w:val="right" w:leader="dot" w:pos="9350"/>
        </w:tabs>
        <w:rPr>
          <w:rFonts w:eastAsiaTheme="minorEastAsia"/>
          <w:noProof/>
          <w:sz w:val="24"/>
          <w:szCs w:val="24"/>
          <w:lang w:eastAsia="ja-JP"/>
        </w:rPr>
      </w:pPr>
      <w:r>
        <w:rPr>
          <w:noProof/>
        </w:rPr>
        <w:t>Table</w:t>
      </w:r>
      <w:r w:rsidRPr="00CB33AB">
        <w:rPr>
          <w:noProof/>
        </w:rPr>
        <w:t xml:space="preserve"> 20</w:t>
      </w:r>
      <w:r>
        <w:rPr>
          <w:noProof/>
        </w:rPr>
        <w:t>. Approximate sampling dates for soil core sampling at NEON sites.</w:t>
      </w:r>
      <w:r>
        <w:rPr>
          <w:noProof/>
        </w:rPr>
        <w:tab/>
      </w:r>
      <w:r>
        <w:rPr>
          <w:noProof/>
        </w:rPr>
        <w:fldChar w:fldCharType="begin"/>
      </w:r>
      <w:r>
        <w:rPr>
          <w:noProof/>
        </w:rPr>
        <w:instrText xml:space="preserve"> PAGEREF _Toc307845592 \h </w:instrText>
      </w:r>
      <w:r>
        <w:rPr>
          <w:noProof/>
        </w:rPr>
      </w:r>
      <w:r>
        <w:rPr>
          <w:noProof/>
        </w:rPr>
        <w:fldChar w:fldCharType="separate"/>
      </w:r>
      <w:r w:rsidR="002F4934">
        <w:rPr>
          <w:noProof/>
        </w:rPr>
        <w:t>63</w:t>
      </w:r>
      <w:r>
        <w:rPr>
          <w:noProof/>
        </w:rPr>
        <w:fldChar w:fldCharType="end"/>
      </w:r>
    </w:p>
    <w:p w14:paraId="0BB03B35" w14:textId="56893A60" w:rsidR="006244BC" w:rsidRDefault="00B16319" w:rsidP="001D4792">
      <w:pPr>
        <w:pStyle w:val="TableofFigures"/>
        <w:tabs>
          <w:tab w:val="right" w:leader="dot" w:pos="9350"/>
        </w:tabs>
      </w:pPr>
      <w:r>
        <w:fldChar w:fldCharType="end"/>
      </w:r>
    </w:p>
    <w:p w14:paraId="02DC21BF" w14:textId="77777777" w:rsidR="004C5988" w:rsidRDefault="004C5988"/>
    <w:p w14:paraId="5207466C" w14:textId="77777777" w:rsidR="006244BC" w:rsidRDefault="006244BC" w:rsidP="006244BC">
      <w:pPr>
        <w:sectPr w:rsidR="006244BC" w:rsidSect="00340BB1">
          <w:headerReference w:type="even" r:id="rId17"/>
          <w:headerReference w:type="default" r:id="rId18"/>
          <w:footerReference w:type="default" r:id="rId19"/>
          <w:headerReference w:type="first" r:id="rId20"/>
          <w:pgSz w:w="12240" w:h="15840"/>
          <w:pgMar w:top="1440" w:right="1440" w:bottom="1440" w:left="1440" w:header="720" w:footer="720" w:gutter="0"/>
          <w:pgNumType w:fmt="lowerRoman" w:start="1"/>
          <w:cols w:space="720"/>
          <w:docGrid w:linePitch="360"/>
        </w:sectPr>
      </w:pPr>
    </w:p>
    <w:p w14:paraId="7C257340" w14:textId="71D1E89F" w:rsidR="004947B6" w:rsidRPr="00340BB1" w:rsidRDefault="009D0E73" w:rsidP="007036B2">
      <w:pPr>
        <w:pStyle w:val="Heading1"/>
      </w:pPr>
      <w:bookmarkStart w:id="0" w:name="_Toc307663876"/>
      <w:r>
        <w:lastRenderedPageBreak/>
        <w:t>O</w:t>
      </w:r>
      <w:r w:rsidR="00142B68">
        <w:t>verview</w:t>
      </w:r>
      <w:bookmarkEnd w:id="0"/>
    </w:p>
    <w:p w14:paraId="43C3632C" w14:textId="77777777" w:rsidR="00056A31" w:rsidRDefault="009D0E73" w:rsidP="007B4DD0">
      <w:pPr>
        <w:pStyle w:val="Heading2"/>
      </w:pPr>
      <w:bookmarkStart w:id="1" w:name="_Toc307663877"/>
      <w:r>
        <w:t>Background</w:t>
      </w:r>
      <w:bookmarkEnd w:id="1"/>
    </w:p>
    <w:p w14:paraId="39C071D1" w14:textId="096C7828" w:rsidR="00DF2861" w:rsidRDefault="00DF2861" w:rsidP="00DF2861">
      <w:r>
        <w:t xml:space="preserve">This document describes the required protocol for conducting field sampling of </w:t>
      </w:r>
      <w:r w:rsidR="00DF45D1">
        <w:t xml:space="preserve">soils </w:t>
      </w:r>
      <w:r>
        <w:t xml:space="preserve">and domain lab processing </w:t>
      </w:r>
      <w:r w:rsidR="00DF45D1">
        <w:t xml:space="preserve">of soil samples for </w:t>
      </w:r>
      <w:r>
        <w:t xml:space="preserve">physical properties, nutrient stocks, </w:t>
      </w:r>
      <w:r w:rsidR="00DF45D1">
        <w:t>nitrogen (N)</w:t>
      </w:r>
      <w:r>
        <w:t xml:space="preserve"> transformations, and microbial biodiversity and function</w:t>
      </w:r>
      <w:r w:rsidR="003642D8">
        <w:t xml:space="preserve">. </w:t>
      </w:r>
      <w:r w:rsidR="00EB2567">
        <w:t>These</w:t>
      </w:r>
      <w:r w:rsidR="000C0004">
        <w:t xml:space="preserve"> data will be used to </w:t>
      </w:r>
      <w:r w:rsidR="00DF45D1">
        <w:t>quantify</w:t>
      </w:r>
      <w:r>
        <w:t xml:space="preserve"> the stocks of soil carbon (C) and nutrients to understand ecosystem nutrient status, the isotopic (</w:t>
      </w:r>
      <w:r w:rsidR="00DF45D1">
        <w:t>C</w:t>
      </w:r>
      <w:r>
        <w:t xml:space="preserve"> and</w:t>
      </w:r>
      <w:r w:rsidR="00DF45D1">
        <w:t xml:space="preserve"> N</w:t>
      </w:r>
      <w:r>
        <w:t xml:space="preserve">) composition of the soil to gain a picture of integrated ecosystem processes, soil </w:t>
      </w:r>
      <w:r w:rsidR="00885EEB">
        <w:t xml:space="preserve">N </w:t>
      </w:r>
      <w:r>
        <w:t xml:space="preserve">transformations to understand the rates of microbially-mediated processes, and microbial </w:t>
      </w:r>
      <w:r w:rsidR="00CA52F0">
        <w:t xml:space="preserve">biomass and </w:t>
      </w:r>
      <w:r>
        <w:t>community composition</w:t>
      </w:r>
      <w:r w:rsidR="003642D8">
        <w:t xml:space="preserve">. </w:t>
      </w:r>
      <w:r w:rsidR="00DF45D1">
        <w:t xml:space="preserve">NEON </w:t>
      </w:r>
      <w:r>
        <w:t>will characterize the soil properties, including pH and volumetric water content, which are some of the environmental controls on biogeochemical processes</w:t>
      </w:r>
      <w:r w:rsidR="003642D8">
        <w:t xml:space="preserve">. </w:t>
      </w:r>
      <w:r>
        <w:t xml:space="preserve">As these datasets will be compared with one another, </w:t>
      </w:r>
      <w:r w:rsidR="00EB2567">
        <w:t>all analyses</w:t>
      </w:r>
      <w:r>
        <w:t xml:space="preserve"> are performed on the same material</w:t>
      </w:r>
      <w:r w:rsidR="00885EEB">
        <w:t xml:space="preserve"> when possible</w:t>
      </w:r>
      <w:r>
        <w:t xml:space="preserve">; </w:t>
      </w:r>
      <w:r w:rsidR="002E43AF">
        <w:t>however, due to differences in sampling frequencies for soil microbial communities, soil biogeochemical stocks, and soil N transformations, sometimes we collect samples separately</w:t>
      </w:r>
      <w:r w:rsidR="003642D8">
        <w:t xml:space="preserve">. </w:t>
      </w:r>
      <w:r>
        <w:t>The goal is that NEON data will be used to address a variety of questions about biogeochemical cycling at multiple spatial and temporal scales</w:t>
      </w:r>
      <w:r w:rsidR="003642D8">
        <w:t xml:space="preserve">. </w:t>
      </w:r>
    </w:p>
    <w:p w14:paraId="26DB28CF" w14:textId="1EE639A3" w:rsidR="00DF2861" w:rsidRDefault="00DF2861" w:rsidP="00DF2861">
      <w:r>
        <w:t>Typically, ecosystem stocks of C and N are expressed as mass per unit area (e.g., g C per m</w:t>
      </w:r>
      <w:r w:rsidRPr="00170F51">
        <w:rPr>
          <w:vertAlign w:val="superscript"/>
        </w:rPr>
        <w:t>2</w:t>
      </w:r>
      <w:r>
        <w:t>)</w:t>
      </w:r>
      <w:r w:rsidR="003642D8">
        <w:t xml:space="preserve">. </w:t>
      </w:r>
      <w:r>
        <w:t>For soil, this calculation requires knowing the dry mass of soil in a known volume (i.e., bulk density, g per cm</w:t>
      </w:r>
      <w:r w:rsidRPr="00170F51">
        <w:rPr>
          <w:vertAlign w:val="superscript"/>
        </w:rPr>
        <w:t>3</w:t>
      </w:r>
      <w:r>
        <w:t>), and the concentration (or amount) of the element per gram of dry soil (e.g., mg per g)</w:t>
      </w:r>
      <w:r w:rsidR="003642D8">
        <w:t xml:space="preserve">. </w:t>
      </w:r>
      <w:r>
        <w:t xml:space="preserve">Isotopic ratios, the measure of a less common isotope (e.g., </w:t>
      </w:r>
      <w:r w:rsidRPr="00170F51">
        <w:rPr>
          <w:vertAlign w:val="superscript"/>
        </w:rPr>
        <w:t>15</w:t>
      </w:r>
      <w:r>
        <w:t xml:space="preserve">N) relative to the most abundant isotope of an element (e.g., </w:t>
      </w:r>
      <w:r w:rsidRPr="00170F51">
        <w:rPr>
          <w:vertAlign w:val="superscript"/>
        </w:rPr>
        <w:t>14</w:t>
      </w:r>
      <w:r>
        <w:t>N), gives a picture of the integrated ecosystem processes occurring within soils or other media and possibly the source of that element</w:t>
      </w:r>
      <w:r w:rsidR="003642D8">
        <w:t xml:space="preserve">. </w:t>
      </w:r>
      <w:r>
        <w:t>Commonly, it is expressed as per mil (‰) using the delta (δ) notation</w:t>
      </w:r>
      <w:r w:rsidR="003642D8">
        <w:t xml:space="preserve">. </w:t>
      </w:r>
      <w:r w:rsidR="00885EEB">
        <w:t>Typically, rates of N transformations are expressed as mass of N per unit of dry soil per day   (e.g., g NO</w:t>
      </w:r>
      <w:r w:rsidR="00885EEB" w:rsidRPr="009C2556">
        <w:rPr>
          <w:vertAlign w:val="subscript"/>
        </w:rPr>
        <w:t>3</w:t>
      </w:r>
      <w:r w:rsidR="00885EEB" w:rsidRPr="009C2556">
        <w:rPr>
          <w:vertAlign w:val="superscript"/>
        </w:rPr>
        <w:t>-</w:t>
      </w:r>
      <w:r w:rsidR="00885EEB">
        <w:t xml:space="preserve"> g</w:t>
      </w:r>
      <w:r w:rsidR="00885EEB" w:rsidRPr="00BA7933">
        <w:rPr>
          <w:vertAlign w:val="superscript"/>
        </w:rPr>
        <w:t>-1</w:t>
      </w:r>
      <w:r w:rsidR="00885EEB">
        <w:t xml:space="preserve"> dry soil d</w:t>
      </w:r>
      <w:r w:rsidR="00885EEB" w:rsidRPr="00BA7933">
        <w:rPr>
          <w:vertAlign w:val="superscript"/>
        </w:rPr>
        <w:t>-1</w:t>
      </w:r>
      <w:r w:rsidR="00885EEB">
        <w:t>) or on an areal basis, normalized by bulk density (e.g., g NO</w:t>
      </w:r>
      <w:r w:rsidR="00885EEB" w:rsidRPr="009C2556">
        <w:rPr>
          <w:vertAlign w:val="subscript"/>
        </w:rPr>
        <w:t>3</w:t>
      </w:r>
      <w:r w:rsidR="00885EEB" w:rsidRPr="009C2556">
        <w:rPr>
          <w:vertAlign w:val="superscript"/>
        </w:rPr>
        <w:t>-</w:t>
      </w:r>
      <w:r w:rsidR="00885EEB">
        <w:t xml:space="preserve"> m</w:t>
      </w:r>
      <w:r w:rsidR="00885EEB" w:rsidRPr="00B66680">
        <w:rPr>
          <w:vertAlign w:val="superscript"/>
        </w:rPr>
        <w:t>-2</w:t>
      </w:r>
      <w:r w:rsidR="00885EEB">
        <w:t xml:space="preserve"> d</w:t>
      </w:r>
      <w:r w:rsidR="00885EEB" w:rsidRPr="00B66680">
        <w:rPr>
          <w:vertAlign w:val="superscript"/>
        </w:rPr>
        <w:t>-1</w:t>
      </w:r>
      <w:r w:rsidR="00885EEB">
        <w:t>)</w:t>
      </w:r>
      <w:r w:rsidR="003642D8">
        <w:t xml:space="preserve">. </w:t>
      </w:r>
      <w:r w:rsidR="00885EEB">
        <w:t>This calculation requires knowing the concentration (or amount) of NH</w:t>
      </w:r>
      <w:r w:rsidR="00885EEB" w:rsidRPr="009C2556">
        <w:rPr>
          <w:vertAlign w:val="subscript"/>
        </w:rPr>
        <w:t>4</w:t>
      </w:r>
      <w:r w:rsidR="00885EEB" w:rsidRPr="009C2556">
        <w:rPr>
          <w:vertAlign w:val="superscript"/>
        </w:rPr>
        <w:t>+</w:t>
      </w:r>
      <w:r w:rsidR="00885EEB">
        <w:t xml:space="preserve"> plus NO</w:t>
      </w:r>
      <w:r w:rsidR="00885EEB" w:rsidRPr="009C2556">
        <w:rPr>
          <w:vertAlign w:val="subscript"/>
        </w:rPr>
        <w:t>3</w:t>
      </w:r>
      <w:r w:rsidR="00885EEB" w:rsidRPr="009C2556">
        <w:rPr>
          <w:vertAlign w:val="superscript"/>
        </w:rPr>
        <w:t>-</w:t>
      </w:r>
      <w:r w:rsidR="00885EEB">
        <w:t xml:space="preserve"> (net N mineralization) or NO</w:t>
      </w:r>
      <w:r w:rsidR="00885EEB" w:rsidRPr="009C2556">
        <w:rPr>
          <w:vertAlign w:val="subscript"/>
        </w:rPr>
        <w:t>3</w:t>
      </w:r>
      <w:r w:rsidR="00885EEB" w:rsidRPr="009C2556">
        <w:rPr>
          <w:vertAlign w:val="superscript"/>
        </w:rPr>
        <w:t>-</w:t>
      </w:r>
      <w:r w:rsidR="00885EEB">
        <w:t xml:space="preserve"> (net nitrification) per gram of dry soil (e.g., mg per g) at the beginning and end of a multi-day to multi-month incubation period (e.g., T0 to T7 days).</w:t>
      </w:r>
    </w:p>
    <w:p w14:paraId="40B9446C" w14:textId="7DD617C4" w:rsidR="00DF2861" w:rsidRDefault="00CA52F0" w:rsidP="00DF2861">
      <w:r>
        <w:t>Microbial biomass provides an indication of microbial activity and correlates with numerous ecological processes</w:t>
      </w:r>
      <w:r w:rsidR="0043307B">
        <w:t xml:space="preserve">, such as </w:t>
      </w:r>
      <w:r w:rsidR="003861EE">
        <w:t xml:space="preserve">soil </w:t>
      </w:r>
      <w:r w:rsidR="009E12BE">
        <w:t>productivity</w:t>
      </w:r>
      <w:r w:rsidR="003861EE">
        <w:t xml:space="preserve"> and N mineralization rates</w:t>
      </w:r>
      <w:r w:rsidR="003642D8">
        <w:t xml:space="preserve">. </w:t>
      </w:r>
      <w:r w:rsidRPr="00060CAD">
        <w:rPr>
          <w:highlight w:val="yellow"/>
          <w:rPrChange w:id="2" w:author="Frances Janz" w:date="2016-06-06T09:01:00Z">
            <w:rPr/>
          </w:rPrChange>
        </w:rPr>
        <w:t xml:space="preserve">Biomass </w:t>
      </w:r>
      <w:r w:rsidR="009E12BE" w:rsidRPr="00060CAD">
        <w:rPr>
          <w:highlight w:val="yellow"/>
          <w:rPrChange w:id="3" w:author="Frances Janz" w:date="2016-06-06T09:01:00Z">
            <w:rPr/>
          </w:rPrChange>
        </w:rPr>
        <w:t>is frequently</w:t>
      </w:r>
      <w:r w:rsidRPr="00060CAD">
        <w:rPr>
          <w:highlight w:val="yellow"/>
          <w:rPrChange w:id="4" w:author="Frances Janz" w:date="2016-06-06T09:01:00Z">
            <w:rPr/>
          </w:rPrChange>
        </w:rPr>
        <w:t xml:space="preserve"> measured as the difference between the total organic </w:t>
      </w:r>
      <w:r w:rsidR="00F109C4" w:rsidRPr="00060CAD">
        <w:rPr>
          <w:highlight w:val="yellow"/>
          <w:rPrChange w:id="5" w:author="Frances Janz" w:date="2016-06-06T09:01:00Z">
            <w:rPr/>
          </w:rPrChange>
        </w:rPr>
        <w:t>C</w:t>
      </w:r>
      <w:r w:rsidRPr="00060CAD">
        <w:rPr>
          <w:highlight w:val="yellow"/>
          <w:rPrChange w:id="6" w:author="Frances Janz" w:date="2016-06-06T09:01:00Z">
            <w:rPr/>
          </w:rPrChange>
        </w:rPr>
        <w:t xml:space="preserve"> measured in fumigated and non-fumigated samples</w:t>
      </w:r>
      <w:r w:rsidR="003642D8" w:rsidRPr="00060CAD">
        <w:rPr>
          <w:highlight w:val="yellow"/>
          <w:rPrChange w:id="7" w:author="Frances Janz" w:date="2016-06-06T09:01:00Z">
            <w:rPr/>
          </w:rPrChange>
        </w:rPr>
        <w:t>.</w:t>
      </w:r>
      <w:r w:rsidR="003642D8">
        <w:t xml:space="preserve"> </w:t>
      </w:r>
      <w:r w:rsidR="00DF2861">
        <w:t xml:space="preserve">Microbial diversity and </w:t>
      </w:r>
      <w:r w:rsidR="009E12BE">
        <w:t xml:space="preserve">composition </w:t>
      </w:r>
      <w:r w:rsidR="00DF2861">
        <w:t>are measured by sequencing the 16S (</w:t>
      </w:r>
      <w:r w:rsidR="00D04A73">
        <w:t>A</w:t>
      </w:r>
      <w:r w:rsidR="00DF2861">
        <w:t xml:space="preserve">rchaea and bacteria) and ITS (fungi) ribosomal DNA gene. This provides information on the members of the microbial community that are present as well as some indication of the relative abundance of each member of the community. </w:t>
      </w:r>
      <w:r w:rsidR="00BC5253">
        <w:t xml:space="preserve">Using shotgun metagenomics, the total DNA recovered from the soil samples is sequenced to capture all genes from all organisms present. </w:t>
      </w:r>
      <w:r w:rsidR="00DF2861">
        <w:t>Th</w:t>
      </w:r>
      <w:r w:rsidR="00BC5253">
        <w:t xml:space="preserve">is </w:t>
      </w:r>
      <w:r w:rsidR="00DF2861">
        <w:t>will provide information on the functional potential of the microbial communities</w:t>
      </w:r>
      <w:r w:rsidR="009E12BE">
        <w:t xml:space="preserve"> as well as changes in genome</w:t>
      </w:r>
      <w:r w:rsidR="00BC5253">
        <w:t>s and genome</w:t>
      </w:r>
      <w:r w:rsidR="009E12BE">
        <w:t xml:space="preserve"> content through time.</w:t>
      </w:r>
    </w:p>
    <w:p w14:paraId="1E82B80E" w14:textId="1C721525" w:rsidR="00DF2861" w:rsidRDefault="00DF2861" w:rsidP="00DF2861">
      <w:r w:rsidRPr="00060CAD">
        <w:rPr>
          <w:highlight w:val="yellow"/>
          <w:rPrChange w:id="8" w:author="Frances Janz" w:date="2016-06-06T09:03:00Z">
            <w:rPr/>
          </w:rPrChange>
        </w:rPr>
        <w:t xml:space="preserve">Measurements of soil </w:t>
      </w:r>
      <w:r w:rsidR="00885EEB" w:rsidRPr="00060CAD">
        <w:rPr>
          <w:highlight w:val="yellow"/>
          <w:rPrChange w:id="9" w:author="Frances Janz" w:date="2016-06-06T09:03:00Z">
            <w:rPr/>
          </w:rPrChange>
        </w:rPr>
        <w:t>biogeochemistry</w:t>
      </w:r>
      <w:r w:rsidRPr="00060CAD">
        <w:rPr>
          <w:highlight w:val="yellow"/>
          <w:rPrChange w:id="10" w:author="Frances Janz" w:date="2016-06-06T09:03:00Z">
            <w:rPr/>
          </w:rPrChange>
        </w:rPr>
        <w:t xml:space="preserve"> and microbial community </w:t>
      </w:r>
      <w:r w:rsidR="00730F81" w:rsidRPr="00060CAD">
        <w:rPr>
          <w:highlight w:val="yellow"/>
          <w:rPrChange w:id="11" w:author="Frances Janz" w:date="2016-06-06T09:03:00Z">
            <w:rPr/>
          </w:rPrChange>
        </w:rPr>
        <w:t xml:space="preserve">composition </w:t>
      </w:r>
      <w:r w:rsidRPr="00060CAD">
        <w:rPr>
          <w:highlight w:val="yellow"/>
          <w:rPrChange w:id="12" w:author="Frances Janz" w:date="2016-06-06T09:03:00Z">
            <w:rPr/>
          </w:rPrChange>
        </w:rPr>
        <w:t>provide scientists, managers, and decision-makers with important information such as whether the ecosystem is retaining or losing nutrients, how water and nutrients move through landscapes, and shifts in microbially-mediated ecosystem processes due to changes in nutrient concentrations</w:t>
      </w:r>
      <w:r w:rsidR="003642D8">
        <w:t xml:space="preserve">. </w:t>
      </w:r>
      <w:r>
        <w:t>Comparing these data with</w:t>
      </w:r>
      <w:r w:rsidR="00730F81">
        <w:t xml:space="preserve"> </w:t>
      </w:r>
      <w:r w:rsidR="00730F81">
        <w:lastRenderedPageBreak/>
        <w:t>other data collected by NEON</w:t>
      </w:r>
      <w:r>
        <w:t>, including atmospheric deposition, surface water transformations and transport, and above and belowground plant productivity</w:t>
      </w:r>
      <w:r w:rsidR="00C32CFB">
        <w:t>,</w:t>
      </w:r>
      <w:r>
        <w:t xml:space="preserve"> allows investigators to evaluate material fluxes across the landscape</w:t>
      </w:r>
      <w:r w:rsidR="003642D8">
        <w:t xml:space="preserve">. </w:t>
      </w:r>
      <w:r w:rsidRPr="00060CAD">
        <w:rPr>
          <w:highlight w:val="yellow"/>
          <w:rPrChange w:id="13" w:author="Frances Janz" w:date="2016-06-06T09:03:00Z">
            <w:rPr/>
          </w:rPrChange>
        </w:rPr>
        <w:t>Temporal and spatial considerations involved in sampling will provide data that can be used to address how the ecosystem is changing over time, as well as in response to climate shifts or land use/land cover change at local, regional, and continental scales</w:t>
      </w:r>
      <w:r w:rsidR="003642D8" w:rsidRPr="00060CAD">
        <w:rPr>
          <w:highlight w:val="yellow"/>
          <w:rPrChange w:id="14" w:author="Frances Janz" w:date="2016-06-06T09:03:00Z">
            <w:rPr/>
          </w:rPrChange>
        </w:rPr>
        <w:t>.</w:t>
      </w:r>
      <w:r w:rsidR="003642D8">
        <w:t xml:space="preserve"> </w:t>
      </w:r>
      <w:r>
        <w:t>For example, changes in precipitation patterns can alter wetting and drying cycles within the soil matrix</w:t>
      </w:r>
      <w:r w:rsidR="003642D8">
        <w:t xml:space="preserve">. </w:t>
      </w:r>
      <w:r>
        <w:t xml:space="preserve">Such changes to the soil matrix will likely affect microbial </w:t>
      </w:r>
      <w:r w:rsidR="00CA52F0">
        <w:t>process rates and functional potential</w:t>
      </w:r>
      <w:r>
        <w:t>, the redox behavior of the soil, and transport of chemical constituents from land to surface waters.</w:t>
      </w:r>
      <w:r w:rsidR="007E1315">
        <w:t xml:space="preserve"> </w:t>
      </w:r>
    </w:p>
    <w:p w14:paraId="17DBBC3E" w14:textId="19668A41" w:rsidR="00DF2861" w:rsidRPr="004D6CBB" w:rsidRDefault="00DF2861" w:rsidP="00DF2861">
      <w:r>
        <w:t>The following protocol outlines the field and laboratory procedures required to collect, process, and maintain integrity of soil samples collected during Field Operations</w:t>
      </w:r>
      <w:r w:rsidR="003642D8">
        <w:t xml:space="preserve">. </w:t>
      </w:r>
      <w:r>
        <w:t xml:space="preserve">It includes detailed guidance for locating sites, collecting soil cores and </w:t>
      </w:r>
      <w:r w:rsidR="00885EEB">
        <w:t xml:space="preserve">recording </w:t>
      </w:r>
      <w:r>
        <w:t>field-associated metadata, field and laboratory processing of soil cores, and storage and shipment of samples to analytical laboratories or archives.</w:t>
      </w:r>
    </w:p>
    <w:p w14:paraId="63D1511E" w14:textId="77777777" w:rsidR="00CB2C3E" w:rsidRDefault="00CB2C3E" w:rsidP="007B4DD0">
      <w:pPr>
        <w:pStyle w:val="Heading2"/>
      </w:pPr>
      <w:bookmarkStart w:id="15" w:name="_Toc307663878"/>
      <w:r>
        <w:t>Scope</w:t>
      </w:r>
      <w:bookmarkEnd w:id="15"/>
    </w:p>
    <w:p w14:paraId="7021C762" w14:textId="64DCEE72" w:rsidR="006B7841" w:rsidRDefault="006B7841" w:rsidP="006B7841">
      <w:r>
        <w:t>This document provides a change-controlled version of Observatory protocols and procedures</w:t>
      </w:r>
      <w:r w:rsidR="003642D8">
        <w:t xml:space="preserve">. </w:t>
      </w:r>
      <w:r>
        <w:t>Documentation of content changes (i.e. changes in particular tasks or safety practices) will occur via this change-controlled document, not through field manuals o</w:t>
      </w:r>
      <w:r w:rsidR="003B7AE6">
        <w:t>r training materials.</w:t>
      </w:r>
    </w:p>
    <w:p w14:paraId="5AEAF27C" w14:textId="77777777" w:rsidR="003B7AE6" w:rsidRDefault="003B7AE6" w:rsidP="007B4DD0">
      <w:pPr>
        <w:pStyle w:val="Heading3"/>
      </w:pPr>
      <w:bookmarkStart w:id="16" w:name="_Toc307663879"/>
      <w:r>
        <w:t>NEON Science Requirements and Data Products</w:t>
      </w:r>
      <w:bookmarkEnd w:id="16"/>
    </w:p>
    <w:p w14:paraId="026570DE" w14:textId="77777777" w:rsidR="003B7AE6" w:rsidRDefault="003B7AE6" w:rsidP="003B7AE6">
      <w:r>
        <w:t>This protocol fulfills Observatory science requirements that reside in NEON’s Dynamic Object-Oriented Requirements System (DOORS). Copies of approved science requirements have been exported from DOORS and are available in NEON’s document repository, or upon request.</w:t>
      </w:r>
    </w:p>
    <w:p w14:paraId="08A7A4C2" w14:textId="77777777" w:rsidR="003B7AE6" w:rsidRPr="00102777" w:rsidRDefault="003B7AE6" w:rsidP="003B7AE6">
      <w:pPr>
        <w:rPr>
          <w:color w:val="000000"/>
        </w:rPr>
      </w:pPr>
      <w:r w:rsidRPr="00FE45E0">
        <w:rPr>
          <w:color w:val="000000"/>
        </w:rPr>
        <w:t>Execution of this protocol procures samples and/or generates raw data satisfying NEON Observ</w:t>
      </w:r>
      <w:r>
        <w:rPr>
          <w:color w:val="000000"/>
        </w:rPr>
        <w:t xml:space="preserve">atory scientific requirements. </w:t>
      </w:r>
      <w:r w:rsidRPr="00FE45E0">
        <w:rPr>
          <w:color w:val="000000"/>
        </w:rPr>
        <w:t>These data and samples are used to create NEON data products, and are documented in the NEON Sci</w:t>
      </w:r>
      <w:r>
        <w:rPr>
          <w:color w:val="000000"/>
        </w:rPr>
        <w:t>entific Data Products Catalog (</w:t>
      </w:r>
      <w:r w:rsidRPr="00FE45E0">
        <w:rPr>
          <w:color w:val="000000"/>
        </w:rPr>
        <w:t>RD</w:t>
      </w:r>
      <w:r>
        <w:rPr>
          <w:color w:val="000000"/>
        </w:rPr>
        <w:t>[03</w:t>
      </w:r>
      <w:r w:rsidRPr="00FE45E0">
        <w:rPr>
          <w:color w:val="000000"/>
        </w:rPr>
        <w:t>]).</w:t>
      </w:r>
    </w:p>
    <w:p w14:paraId="22684B1F" w14:textId="77777777" w:rsidR="006B7841" w:rsidRDefault="006B7841" w:rsidP="007B4DD0">
      <w:pPr>
        <w:pStyle w:val="Heading2"/>
      </w:pPr>
      <w:bookmarkStart w:id="17" w:name="_Toc307663880"/>
      <w:r>
        <w:t>Acknowledgments</w:t>
      </w:r>
      <w:bookmarkEnd w:id="17"/>
    </w:p>
    <w:p w14:paraId="7585F007" w14:textId="7EA57F2A" w:rsidR="00885EEB" w:rsidRPr="00463796" w:rsidRDefault="00DF2861" w:rsidP="00885EEB">
      <w:r>
        <w:t>This protocol is based closely on standard soil sampling methods, as described by the Soil Science Society of America and methods published by the Long-term Ecological Research network (Robertson et al., 1999)</w:t>
      </w:r>
      <w:r w:rsidR="003642D8">
        <w:t xml:space="preserve">. </w:t>
      </w:r>
      <w:r w:rsidR="00885EEB">
        <w:t>The latter reference reviews many studies on this topic that have compared different standard operating procedures</w:t>
      </w:r>
      <w:r w:rsidR="003642D8">
        <w:t xml:space="preserve">. </w:t>
      </w:r>
      <w:r w:rsidR="00D24249">
        <w:t xml:space="preserve">The protocol for microbial biomass was derived from Brooks et al. </w:t>
      </w:r>
      <w:r w:rsidR="00C35ABE">
        <w:t>(</w:t>
      </w:r>
      <w:r w:rsidR="00D24249">
        <w:t>1985</w:t>
      </w:r>
      <w:r w:rsidR="00C35ABE">
        <w:t>)</w:t>
      </w:r>
      <w:r w:rsidR="00D24249">
        <w:t xml:space="preserve"> and Vance et al. </w:t>
      </w:r>
      <w:r w:rsidR="00C35ABE">
        <w:t>(</w:t>
      </w:r>
      <w:r w:rsidR="00D24249">
        <w:t>1987</w:t>
      </w:r>
      <w:r w:rsidR="00C35ABE">
        <w:t>)</w:t>
      </w:r>
      <w:r w:rsidR="003642D8">
        <w:t xml:space="preserve">. </w:t>
      </w:r>
    </w:p>
    <w:p w14:paraId="1616A7EA" w14:textId="3EDB1373" w:rsidR="00DF2861" w:rsidRPr="00CE0706" w:rsidRDefault="00DF2861" w:rsidP="00DF2861"/>
    <w:p w14:paraId="7E34876B" w14:textId="0CD8A066" w:rsidR="002F6EA9" w:rsidRDefault="002F6EA9">
      <w:pPr>
        <w:rPr>
          <w:rFonts w:eastAsiaTheme="majorEastAsia" w:cstheme="majorBidi"/>
          <w:b/>
          <w:bCs/>
          <w:caps/>
          <w:szCs w:val="28"/>
        </w:rPr>
      </w:pPr>
    </w:p>
    <w:p w14:paraId="403C2066" w14:textId="7E6DAB20" w:rsidR="00056A31" w:rsidRDefault="00056A31" w:rsidP="007036B2">
      <w:pPr>
        <w:pStyle w:val="Heading1"/>
      </w:pPr>
      <w:bookmarkStart w:id="18" w:name="_Toc307663881"/>
      <w:r>
        <w:lastRenderedPageBreak/>
        <w:t xml:space="preserve">Related </w:t>
      </w:r>
      <w:r w:rsidR="00142B68">
        <w:t>D</w:t>
      </w:r>
      <w:r>
        <w:t xml:space="preserve">ocuments and </w:t>
      </w:r>
      <w:r w:rsidR="00142B68">
        <w:t>A</w:t>
      </w:r>
      <w:r>
        <w:t>cronyms</w:t>
      </w:r>
      <w:bookmarkEnd w:id="18"/>
    </w:p>
    <w:p w14:paraId="5DB3C956" w14:textId="77777777" w:rsidR="00056A31" w:rsidRDefault="00056A31" w:rsidP="007B4DD0">
      <w:pPr>
        <w:pStyle w:val="Heading2"/>
      </w:pPr>
      <w:bookmarkStart w:id="19" w:name="_Toc307663882"/>
      <w:r>
        <w:t>Applicable Documents</w:t>
      </w:r>
      <w:bookmarkEnd w:id="19"/>
    </w:p>
    <w:p w14:paraId="553FD1BE" w14:textId="77777777" w:rsidR="002F6EA9" w:rsidRDefault="00E3686B">
      <w:pPr>
        <w:spacing w:after="120"/>
      </w:pPr>
      <w:r w:rsidRPr="00E3686B">
        <w:t xml:space="preserve">Applicable documents </w:t>
      </w:r>
      <w:r w:rsidR="004E3FA4">
        <w:t xml:space="preserve">contain higher-level information that is implemented in the current document. Examples include designs, plans, or standards. </w:t>
      </w:r>
    </w:p>
    <w:tbl>
      <w:tblPr>
        <w:tblStyle w:val="TableGrid"/>
        <w:tblW w:w="0" w:type="auto"/>
        <w:tblLayout w:type="fixed"/>
        <w:tblLook w:val="04A0" w:firstRow="1" w:lastRow="0" w:firstColumn="1" w:lastColumn="0" w:noHBand="0" w:noVBand="1"/>
      </w:tblPr>
      <w:tblGrid>
        <w:gridCol w:w="909"/>
        <w:gridCol w:w="2079"/>
        <w:gridCol w:w="5580"/>
      </w:tblGrid>
      <w:tr w:rsidR="00590A11" w14:paraId="0EE808F7" w14:textId="77777777" w:rsidTr="00881790">
        <w:tc>
          <w:tcPr>
            <w:tcW w:w="909" w:type="dxa"/>
          </w:tcPr>
          <w:p w14:paraId="0C5E3646" w14:textId="77777777" w:rsidR="00590A11" w:rsidRDefault="00590A11" w:rsidP="004C7B3D">
            <w:r>
              <w:t>AD[01]</w:t>
            </w:r>
          </w:p>
        </w:tc>
        <w:tc>
          <w:tcPr>
            <w:tcW w:w="2079" w:type="dxa"/>
          </w:tcPr>
          <w:p w14:paraId="1554E383" w14:textId="77777777" w:rsidR="00590A11" w:rsidRPr="00F05909" w:rsidRDefault="00590A11" w:rsidP="00590A11">
            <w:pPr>
              <w:pStyle w:val="NoSpacing"/>
            </w:pPr>
            <w:r>
              <w:t>NEON.DOC.004300</w:t>
            </w:r>
          </w:p>
        </w:tc>
        <w:tc>
          <w:tcPr>
            <w:tcW w:w="5580" w:type="dxa"/>
          </w:tcPr>
          <w:p w14:paraId="74A8E863" w14:textId="77777777" w:rsidR="00590A11" w:rsidRPr="00F05909" w:rsidRDefault="00590A11" w:rsidP="004C7B3D">
            <w:pPr>
              <w:pStyle w:val="NoSpacing"/>
            </w:pPr>
            <w:r>
              <w:t>EHS Safety Policy and Program Manual</w:t>
            </w:r>
          </w:p>
        </w:tc>
      </w:tr>
      <w:tr w:rsidR="00590A11" w14:paraId="3F0FE71F" w14:textId="77777777" w:rsidTr="00881790">
        <w:tc>
          <w:tcPr>
            <w:tcW w:w="909" w:type="dxa"/>
          </w:tcPr>
          <w:p w14:paraId="76ACADE4" w14:textId="77777777" w:rsidR="00590A11" w:rsidRDefault="00590A11" w:rsidP="004C7B3D">
            <w:r>
              <w:t>AD[02]</w:t>
            </w:r>
          </w:p>
        </w:tc>
        <w:tc>
          <w:tcPr>
            <w:tcW w:w="2079" w:type="dxa"/>
          </w:tcPr>
          <w:p w14:paraId="5997EC94" w14:textId="77777777" w:rsidR="00590A11" w:rsidRDefault="00590A11" w:rsidP="00590A11">
            <w:pPr>
              <w:pStyle w:val="NoSpacing"/>
            </w:pPr>
            <w:r>
              <w:t>NEON.DOC.004316</w:t>
            </w:r>
          </w:p>
        </w:tc>
        <w:tc>
          <w:tcPr>
            <w:tcW w:w="5580" w:type="dxa"/>
          </w:tcPr>
          <w:p w14:paraId="345BC135" w14:textId="77777777" w:rsidR="00590A11" w:rsidRDefault="00590A11" w:rsidP="004C7B3D">
            <w:pPr>
              <w:pStyle w:val="NoSpacing"/>
            </w:pPr>
            <w:r>
              <w:t>Operations Field Safety and Security Plan</w:t>
            </w:r>
          </w:p>
        </w:tc>
      </w:tr>
      <w:tr w:rsidR="00590A11" w14:paraId="7B87827E" w14:textId="77777777" w:rsidTr="00881790">
        <w:tc>
          <w:tcPr>
            <w:tcW w:w="909" w:type="dxa"/>
          </w:tcPr>
          <w:p w14:paraId="60225412" w14:textId="77777777" w:rsidR="00590A11" w:rsidRDefault="00590A11" w:rsidP="004C7B3D">
            <w:r>
              <w:t>AD[03]</w:t>
            </w:r>
          </w:p>
        </w:tc>
        <w:tc>
          <w:tcPr>
            <w:tcW w:w="2079" w:type="dxa"/>
          </w:tcPr>
          <w:p w14:paraId="20001F24" w14:textId="77777777" w:rsidR="00590A11" w:rsidRDefault="00590A11" w:rsidP="00590A11">
            <w:pPr>
              <w:pStyle w:val="NoSpacing"/>
            </w:pPr>
            <w:r>
              <w:t>NEON.DOC.000724</w:t>
            </w:r>
          </w:p>
        </w:tc>
        <w:tc>
          <w:tcPr>
            <w:tcW w:w="5580" w:type="dxa"/>
          </w:tcPr>
          <w:p w14:paraId="3FB7716F" w14:textId="77777777" w:rsidR="00590A11" w:rsidRDefault="00590A11" w:rsidP="004C7B3D">
            <w:pPr>
              <w:pStyle w:val="NoSpacing"/>
            </w:pPr>
            <w:r>
              <w:t>Domain Chemical Hygiene Plan and Biosafety Manual</w:t>
            </w:r>
          </w:p>
        </w:tc>
      </w:tr>
      <w:tr w:rsidR="008339E5" w14:paraId="4CC6BA09" w14:textId="77777777" w:rsidTr="00881790">
        <w:tc>
          <w:tcPr>
            <w:tcW w:w="909" w:type="dxa"/>
          </w:tcPr>
          <w:p w14:paraId="18A60D71" w14:textId="77777777" w:rsidR="008339E5" w:rsidRDefault="008339E5" w:rsidP="004C7B3D">
            <w:r>
              <w:t>AD[04]</w:t>
            </w:r>
          </w:p>
        </w:tc>
        <w:tc>
          <w:tcPr>
            <w:tcW w:w="2079" w:type="dxa"/>
          </w:tcPr>
          <w:p w14:paraId="355E70A8" w14:textId="5FA1F8DE" w:rsidR="008339E5" w:rsidRDefault="008339E5" w:rsidP="00590A11">
            <w:pPr>
              <w:pStyle w:val="NoSpacing"/>
            </w:pPr>
            <w:r>
              <w:t>NEON.DOC.050005</w:t>
            </w:r>
          </w:p>
        </w:tc>
        <w:tc>
          <w:tcPr>
            <w:tcW w:w="5580" w:type="dxa"/>
          </w:tcPr>
          <w:p w14:paraId="0314B740" w14:textId="63D540FA" w:rsidR="008339E5" w:rsidRDefault="008339E5" w:rsidP="004C7B3D">
            <w:pPr>
              <w:pStyle w:val="NoSpacing"/>
            </w:pPr>
            <w:r>
              <w:t>Field Operations Job Instruction Training Plan</w:t>
            </w:r>
          </w:p>
        </w:tc>
      </w:tr>
      <w:tr w:rsidR="008339E5" w14:paraId="00D7506C" w14:textId="77777777" w:rsidTr="00881790">
        <w:tc>
          <w:tcPr>
            <w:tcW w:w="909" w:type="dxa"/>
          </w:tcPr>
          <w:p w14:paraId="7EDBD66A" w14:textId="77777777" w:rsidR="008339E5" w:rsidRDefault="008339E5" w:rsidP="004C7B3D">
            <w:r>
              <w:t>AD[05]</w:t>
            </w:r>
          </w:p>
        </w:tc>
        <w:tc>
          <w:tcPr>
            <w:tcW w:w="2079" w:type="dxa"/>
          </w:tcPr>
          <w:p w14:paraId="52BDADF9" w14:textId="072A98FB" w:rsidR="008339E5" w:rsidRDefault="008339E5" w:rsidP="00590A11">
            <w:pPr>
              <w:pStyle w:val="NoSpacing"/>
            </w:pPr>
            <w:r>
              <w:t>NEON.DOC.000906</w:t>
            </w:r>
          </w:p>
        </w:tc>
        <w:tc>
          <w:tcPr>
            <w:tcW w:w="5580" w:type="dxa"/>
          </w:tcPr>
          <w:p w14:paraId="51C800E6" w14:textId="083B86B7" w:rsidR="008339E5" w:rsidRDefault="008339E5" w:rsidP="004C7B3D">
            <w:pPr>
              <w:pStyle w:val="NoSpacing"/>
            </w:pPr>
            <w:r>
              <w:t>NEON Science Design for Terrestrial Biogeochemistry</w:t>
            </w:r>
          </w:p>
        </w:tc>
      </w:tr>
      <w:tr w:rsidR="008339E5" w14:paraId="748A4191" w14:textId="77777777" w:rsidTr="00881790">
        <w:tc>
          <w:tcPr>
            <w:tcW w:w="909" w:type="dxa"/>
          </w:tcPr>
          <w:p w14:paraId="5F35030B" w14:textId="77777777" w:rsidR="008339E5" w:rsidRDefault="008339E5" w:rsidP="00771883">
            <w:r>
              <w:t>AD[06]</w:t>
            </w:r>
          </w:p>
        </w:tc>
        <w:tc>
          <w:tcPr>
            <w:tcW w:w="2079" w:type="dxa"/>
          </w:tcPr>
          <w:p w14:paraId="0FC2A59A" w14:textId="6EABD06D" w:rsidR="008339E5" w:rsidRDefault="008339E5" w:rsidP="00DF2861">
            <w:pPr>
              <w:pStyle w:val="NoSpacing"/>
            </w:pPr>
            <w:r>
              <w:t>NEON.DOC.000908</w:t>
            </w:r>
          </w:p>
        </w:tc>
        <w:tc>
          <w:tcPr>
            <w:tcW w:w="5580" w:type="dxa"/>
          </w:tcPr>
          <w:p w14:paraId="3957B367" w14:textId="5067DD68" w:rsidR="008339E5" w:rsidRDefault="008339E5" w:rsidP="00DF2861">
            <w:pPr>
              <w:pStyle w:val="NoSpacing"/>
            </w:pPr>
            <w:r>
              <w:t>NEON Science Design for Terrestrial Microbial Ecology</w:t>
            </w:r>
          </w:p>
        </w:tc>
      </w:tr>
      <w:tr w:rsidR="008339E5" w14:paraId="0E3531EA" w14:textId="77777777" w:rsidTr="00881790">
        <w:tc>
          <w:tcPr>
            <w:tcW w:w="909" w:type="dxa"/>
          </w:tcPr>
          <w:p w14:paraId="77025EFE" w14:textId="77777777" w:rsidR="008339E5" w:rsidRDefault="008339E5" w:rsidP="00DF2861">
            <w:r>
              <w:t>AD[07]</w:t>
            </w:r>
          </w:p>
        </w:tc>
        <w:tc>
          <w:tcPr>
            <w:tcW w:w="2079" w:type="dxa"/>
          </w:tcPr>
          <w:p w14:paraId="31033846" w14:textId="3BA5C9B4" w:rsidR="008339E5" w:rsidRDefault="008339E5" w:rsidP="00DF2861">
            <w:pPr>
              <w:pStyle w:val="NoSpacing"/>
            </w:pPr>
            <w:r>
              <w:t>NEON.DOC.014051</w:t>
            </w:r>
          </w:p>
        </w:tc>
        <w:tc>
          <w:tcPr>
            <w:tcW w:w="5580" w:type="dxa"/>
          </w:tcPr>
          <w:p w14:paraId="6392B4F6" w14:textId="6237DFF2" w:rsidR="008339E5" w:rsidRDefault="008339E5" w:rsidP="00DF2861">
            <w:pPr>
              <w:pStyle w:val="NoSpacing"/>
            </w:pPr>
            <w:r>
              <w:t>Field Audit Plan</w:t>
            </w:r>
          </w:p>
        </w:tc>
      </w:tr>
      <w:tr w:rsidR="008339E5" w14:paraId="6920C0C5" w14:textId="77777777" w:rsidTr="00881790">
        <w:tc>
          <w:tcPr>
            <w:tcW w:w="909" w:type="dxa"/>
          </w:tcPr>
          <w:p w14:paraId="29C88ABE" w14:textId="77777777" w:rsidR="008339E5" w:rsidRDefault="008339E5" w:rsidP="00DF2861">
            <w:r>
              <w:t>AD[08]</w:t>
            </w:r>
          </w:p>
        </w:tc>
        <w:tc>
          <w:tcPr>
            <w:tcW w:w="2079" w:type="dxa"/>
          </w:tcPr>
          <w:p w14:paraId="0D7F5F5D" w14:textId="149733CA" w:rsidR="008339E5" w:rsidRDefault="008339E5" w:rsidP="00590A11">
            <w:pPr>
              <w:pStyle w:val="NoSpacing"/>
            </w:pPr>
            <w:r>
              <w:t>NEON.DOC.000824</w:t>
            </w:r>
          </w:p>
        </w:tc>
        <w:tc>
          <w:tcPr>
            <w:tcW w:w="5580" w:type="dxa"/>
          </w:tcPr>
          <w:p w14:paraId="6A7A1912" w14:textId="07AA7CF1" w:rsidR="008339E5" w:rsidRDefault="008339E5" w:rsidP="004C7B3D">
            <w:pPr>
              <w:pStyle w:val="NoSpacing"/>
            </w:pPr>
            <w:r w:rsidRPr="00866202">
              <w:t>Data and Data Product Quality Assurance and Control Plan</w:t>
            </w:r>
          </w:p>
        </w:tc>
      </w:tr>
    </w:tbl>
    <w:p w14:paraId="7762199A" w14:textId="77777777" w:rsidR="004C2647" w:rsidRDefault="004C2647" w:rsidP="007B4DD0">
      <w:pPr>
        <w:pStyle w:val="Heading2"/>
      </w:pPr>
      <w:bookmarkStart w:id="20" w:name="_Toc307663883"/>
      <w:r>
        <w:t>Reference Documents</w:t>
      </w:r>
      <w:bookmarkEnd w:id="20"/>
    </w:p>
    <w:p w14:paraId="097D1B70" w14:textId="77777777" w:rsidR="004E3FA4" w:rsidRDefault="004E3FA4">
      <w:pPr>
        <w:spacing w:after="120"/>
      </w:pPr>
      <w:r>
        <w:t xml:space="preserve">Reference documents contain information that supports </w:t>
      </w:r>
      <w:r w:rsidR="00771883">
        <w:t xml:space="preserve">or complements </w:t>
      </w:r>
      <w:r>
        <w:t>the current document</w:t>
      </w:r>
      <w:r w:rsidR="00771883">
        <w:t xml:space="preserve">. </w:t>
      </w:r>
      <w:r>
        <w:t xml:space="preserve">Examples include </w:t>
      </w:r>
      <w:r w:rsidR="00771883">
        <w:t>related protocols, datasheets, or general-information references.</w:t>
      </w:r>
    </w:p>
    <w:tbl>
      <w:tblPr>
        <w:tblStyle w:val="TableGrid"/>
        <w:tblW w:w="0" w:type="auto"/>
        <w:tblLook w:val="04A0" w:firstRow="1" w:lastRow="0" w:firstColumn="1" w:lastColumn="0" w:noHBand="0" w:noVBand="1"/>
      </w:tblPr>
      <w:tblGrid>
        <w:gridCol w:w="935"/>
        <w:gridCol w:w="2042"/>
        <w:gridCol w:w="6581"/>
      </w:tblGrid>
      <w:tr w:rsidR="00590A11" w14:paraId="45D73C32" w14:textId="77777777" w:rsidTr="00590A11">
        <w:tc>
          <w:tcPr>
            <w:tcW w:w="935" w:type="dxa"/>
          </w:tcPr>
          <w:p w14:paraId="1F926025" w14:textId="77777777" w:rsidR="00590A11" w:rsidRDefault="00590A11" w:rsidP="004C2647">
            <w:r>
              <w:t>RD[01]</w:t>
            </w:r>
          </w:p>
        </w:tc>
        <w:tc>
          <w:tcPr>
            <w:tcW w:w="2042" w:type="dxa"/>
          </w:tcPr>
          <w:p w14:paraId="4D7F37B8" w14:textId="77777777" w:rsidR="00590A11" w:rsidRDefault="00590A11" w:rsidP="00590A11">
            <w:r>
              <w:t>NEON.DOC.000008</w:t>
            </w:r>
          </w:p>
        </w:tc>
        <w:tc>
          <w:tcPr>
            <w:tcW w:w="6581" w:type="dxa"/>
          </w:tcPr>
          <w:p w14:paraId="2489643D" w14:textId="77777777" w:rsidR="00590A11" w:rsidRDefault="00590A11" w:rsidP="00181391">
            <w:r>
              <w:t>NEON Acronym List</w:t>
            </w:r>
          </w:p>
        </w:tc>
      </w:tr>
      <w:tr w:rsidR="00590A11" w14:paraId="7E4D3022" w14:textId="77777777" w:rsidTr="00590A11">
        <w:tc>
          <w:tcPr>
            <w:tcW w:w="935" w:type="dxa"/>
          </w:tcPr>
          <w:p w14:paraId="6D2D214E" w14:textId="77777777" w:rsidR="00590A11" w:rsidRDefault="00590A11" w:rsidP="004C2647">
            <w:r>
              <w:t>RD[02]</w:t>
            </w:r>
          </w:p>
        </w:tc>
        <w:tc>
          <w:tcPr>
            <w:tcW w:w="2042" w:type="dxa"/>
          </w:tcPr>
          <w:p w14:paraId="776390B0" w14:textId="77777777" w:rsidR="00590A11" w:rsidRDefault="00590A11" w:rsidP="00590A11">
            <w:r>
              <w:t>NEON.DOC.000243</w:t>
            </w:r>
          </w:p>
        </w:tc>
        <w:tc>
          <w:tcPr>
            <w:tcW w:w="6581" w:type="dxa"/>
          </w:tcPr>
          <w:p w14:paraId="41B2AABF" w14:textId="77777777" w:rsidR="00590A11" w:rsidRDefault="00590A11" w:rsidP="00181391">
            <w:r>
              <w:t>NEON Glossary of Terms</w:t>
            </w:r>
          </w:p>
        </w:tc>
      </w:tr>
      <w:tr w:rsidR="00590A11" w14:paraId="4C093017" w14:textId="77777777" w:rsidTr="00590A11">
        <w:tc>
          <w:tcPr>
            <w:tcW w:w="935" w:type="dxa"/>
          </w:tcPr>
          <w:p w14:paraId="723C84E1" w14:textId="77777777" w:rsidR="00590A11" w:rsidRDefault="00590A11" w:rsidP="004C2647">
            <w:r>
              <w:t>RD[03]</w:t>
            </w:r>
          </w:p>
        </w:tc>
        <w:tc>
          <w:tcPr>
            <w:tcW w:w="2042" w:type="dxa"/>
          </w:tcPr>
          <w:p w14:paraId="16C2A7BF" w14:textId="77777777" w:rsidR="00590A11" w:rsidRDefault="00590A11" w:rsidP="00590A11">
            <w:r>
              <w:t>NEON.DOC.005003</w:t>
            </w:r>
          </w:p>
        </w:tc>
        <w:tc>
          <w:tcPr>
            <w:tcW w:w="6581" w:type="dxa"/>
          </w:tcPr>
          <w:p w14:paraId="44AA158A" w14:textId="77777777" w:rsidR="00590A11" w:rsidRDefault="00590A11" w:rsidP="004C2647">
            <w:r>
              <w:t>NEON Scientific Data Products Catalog</w:t>
            </w:r>
          </w:p>
        </w:tc>
      </w:tr>
      <w:tr w:rsidR="00590A11" w14:paraId="4C9ADD0A" w14:textId="77777777" w:rsidTr="00590A11">
        <w:tc>
          <w:tcPr>
            <w:tcW w:w="935" w:type="dxa"/>
          </w:tcPr>
          <w:p w14:paraId="1786BDD9" w14:textId="77777777" w:rsidR="00590A11" w:rsidRDefault="00590A11" w:rsidP="004C2647">
            <w:r>
              <w:t>RD[04]</w:t>
            </w:r>
          </w:p>
        </w:tc>
        <w:tc>
          <w:tcPr>
            <w:tcW w:w="2042" w:type="dxa"/>
          </w:tcPr>
          <w:p w14:paraId="272DD8FE" w14:textId="77777777" w:rsidR="00590A11" w:rsidRDefault="00590A11" w:rsidP="00590A11">
            <w:r>
              <w:t>NEON.DOC.001271</w:t>
            </w:r>
          </w:p>
        </w:tc>
        <w:tc>
          <w:tcPr>
            <w:tcW w:w="6581" w:type="dxa"/>
          </w:tcPr>
          <w:p w14:paraId="24EA53BA" w14:textId="77777777" w:rsidR="00590A11" w:rsidRDefault="00590A11" w:rsidP="004C2647">
            <w:r>
              <w:t>NEON Protocol and Procedure: Manual Data Transcription</w:t>
            </w:r>
          </w:p>
        </w:tc>
      </w:tr>
      <w:tr w:rsidR="00D40ABB" w14:paraId="6A69E7E3" w14:textId="77777777" w:rsidTr="00590A11">
        <w:tc>
          <w:tcPr>
            <w:tcW w:w="935" w:type="dxa"/>
          </w:tcPr>
          <w:p w14:paraId="6C1E93A2" w14:textId="77777777" w:rsidR="00D40ABB" w:rsidRDefault="00D40ABB" w:rsidP="004C2647">
            <w:r>
              <w:t>RD[05]</w:t>
            </w:r>
          </w:p>
        </w:tc>
        <w:tc>
          <w:tcPr>
            <w:tcW w:w="2042" w:type="dxa"/>
          </w:tcPr>
          <w:p w14:paraId="6C12A73C" w14:textId="77777777" w:rsidR="00D40ABB" w:rsidRDefault="00D40ABB" w:rsidP="00DF2861">
            <w:r>
              <w:t>NEON.DOC.</w:t>
            </w:r>
            <w:r w:rsidR="00DF2861">
              <w:t>001577</w:t>
            </w:r>
          </w:p>
        </w:tc>
        <w:tc>
          <w:tcPr>
            <w:tcW w:w="6581" w:type="dxa"/>
          </w:tcPr>
          <w:p w14:paraId="22A68C87" w14:textId="0743FA19" w:rsidR="00D40ABB" w:rsidRDefault="00D40ABB" w:rsidP="005A67F6">
            <w:r>
              <w:t>Datasheets for</w:t>
            </w:r>
            <w:r w:rsidR="00DF2861">
              <w:t xml:space="preserve"> TOS Protocol and Procedure: Soil </w:t>
            </w:r>
            <w:r w:rsidR="005A67F6">
              <w:t xml:space="preserve">Biogeochemical and </w:t>
            </w:r>
            <w:r w:rsidR="00DF2861">
              <w:t xml:space="preserve">Microbial </w:t>
            </w:r>
            <w:r w:rsidR="005A67F6">
              <w:t>Sampling</w:t>
            </w:r>
          </w:p>
        </w:tc>
      </w:tr>
      <w:tr w:rsidR="00DF2861" w14:paraId="429AD0CC" w14:textId="77777777" w:rsidTr="00590A11">
        <w:tc>
          <w:tcPr>
            <w:tcW w:w="935" w:type="dxa"/>
          </w:tcPr>
          <w:p w14:paraId="7BF1EF4A" w14:textId="77777777" w:rsidR="00DF2861" w:rsidRDefault="00DF2861" w:rsidP="004C2647">
            <w:r>
              <w:t>RD[06]</w:t>
            </w:r>
          </w:p>
        </w:tc>
        <w:tc>
          <w:tcPr>
            <w:tcW w:w="2042" w:type="dxa"/>
          </w:tcPr>
          <w:p w14:paraId="0B75E571" w14:textId="77777777" w:rsidR="00DF2861" w:rsidRDefault="00DF2861" w:rsidP="00DF2861">
            <w:r>
              <w:t>NEON.DOC.001403</w:t>
            </w:r>
          </w:p>
        </w:tc>
        <w:tc>
          <w:tcPr>
            <w:tcW w:w="6581" w:type="dxa"/>
          </w:tcPr>
          <w:p w14:paraId="44EFE7C2" w14:textId="77777777" w:rsidR="00DF2861" w:rsidRDefault="00DF2861" w:rsidP="00DF2861">
            <w:r>
              <w:t>NEON Raw Data Ingest Workbook for TOS Terrestrial Biogeochemistry: Chemistry of Soils and Plants</w:t>
            </w:r>
          </w:p>
        </w:tc>
      </w:tr>
    </w:tbl>
    <w:p w14:paraId="4848FB59" w14:textId="77777777" w:rsidR="004C2647" w:rsidRPr="005F0150" w:rsidRDefault="004C2647" w:rsidP="007B4DD0">
      <w:pPr>
        <w:pStyle w:val="Heading2"/>
      </w:pPr>
      <w:bookmarkStart w:id="21" w:name="_Toc307663884"/>
      <w:r w:rsidRPr="005F0150">
        <w:t>Acronyms</w:t>
      </w:r>
      <w:bookmarkEnd w:id="21"/>
    </w:p>
    <w:tbl>
      <w:tblPr>
        <w:tblStyle w:val="TableGrid"/>
        <w:tblW w:w="3926" w:type="pct"/>
        <w:tblLook w:val="04A0" w:firstRow="1" w:lastRow="0" w:firstColumn="1" w:lastColumn="0" w:noHBand="0" w:noVBand="1"/>
      </w:tblPr>
      <w:tblGrid>
        <w:gridCol w:w="2158"/>
        <w:gridCol w:w="5361"/>
      </w:tblGrid>
      <w:tr w:rsidR="00771883" w14:paraId="37567DBA" w14:textId="77777777" w:rsidTr="00DF2861">
        <w:tc>
          <w:tcPr>
            <w:tcW w:w="1435" w:type="pct"/>
            <w:shd w:val="clear" w:color="auto" w:fill="92D050"/>
          </w:tcPr>
          <w:p w14:paraId="32DF6BFC" w14:textId="77777777" w:rsidR="00771883" w:rsidRPr="0067639D" w:rsidRDefault="00771883" w:rsidP="00590A11">
            <w:pPr>
              <w:jc w:val="center"/>
              <w:rPr>
                <w:b/>
              </w:rPr>
            </w:pPr>
            <w:r w:rsidRPr="0067639D">
              <w:rPr>
                <w:b/>
              </w:rPr>
              <w:t>Acronym</w:t>
            </w:r>
          </w:p>
        </w:tc>
        <w:tc>
          <w:tcPr>
            <w:tcW w:w="3565" w:type="pct"/>
            <w:shd w:val="clear" w:color="auto" w:fill="92D050"/>
          </w:tcPr>
          <w:p w14:paraId="403E768B" w14:textId="77777777" w:rsidR="00771883" w:rsidRPr="0067639D" w:rsidRDefault="00771883" w:rsidP="00590A11">
            <w:pPr>
              <w:jc w:val="center"/>
              <w:rPr>
                <w:b/>
              </w:rPr>
            </w:pPr>
            <w:r w:rsidRPr="0067639D">
              <w:rPr>
                <w:b/>
              </w:rPr>
              <w:t>Definition</w:t>
            </w:r>
          </w:p>
        </w:tc>
      </w:tr>
      <w:tr w:rsidR="00DF2861" w14:paraId="384211BE" w14:textId="77777777" w:rsidTr="00DF2861">
        <w:tc>
          <w:tcPr>
            <w:tcW w:w="1435" w:type="pct"/>
          </w:tcPr>
          <w:p w14:paraId="0C220A23" w14:textId="77777777" w:rsidR="00DF2861" w:rsidRDefault="00DF2861" w:rsidP="00141784">
            <w:r>
              <w:t>C</w:t>
            </w:r>
          </w:p>
        </w:tc>
        <w:tc>
          <w:tcPr>
            <w:tcW w:w="3565" w:type="pct"/>
          </w:tcPr>
          <w:p w14:paraId="10EB91B9" w14:textId="77777777" w:rsidR="00DF2861" w:rsidRPr="001E65B9" w:rsidRDefault="00DF2861" w:rsidP="00141784">
            <w:r>
              <w:t>Carbon</w:t>
            </w:r>
          </w:p>
        </w:tc>
      </w:tr>
      <w:tr w:rsidR="00DF2861" w14:paraId="152C3E87" w14:textId="77777777" w:rsidTr="00DF2861">
        <w:tc>
          <w:tcPr>
            <w:tcW w:w="1435" w:type="pct"/>
          </w:tcPr>
          <w:p w14:paraId="59AF6DF4" w14:textId="77777777" w:rsidR="00DF2861" w:rsidRDefault="00DF2861" w:rsidP="00141784">
            <w:r w:rsidRPr="0090597D">
              <w:rPr>
                <w:vertAlign w:val="superscript"/>
              </w:rPr>
              <w:t>1</w:t>
            </w:r>
            <w:r>
              <w:rPr>
                <w:vertAlign w:val="superscript"/>
              </w:rPr>
              <w:t>2</w:t>
            </w:r>
            <w:r>
              <w:t>C</w:t>
            </w:r>
          </w:p>
        </w:tc>
        <w:tc>
          <w:tcPr>
            <w:tcW w:w="3565" w:type="pct"/>
          </w:tcPr>
          <w:p w14:paraId="3A1A11DE" w14:textId="77777777" w:rsidR="00DF2861" w:rsidRDefault="00DF2861" w:rsidP="00141784">
            <w:r>
              <w:t>Common stable isotope of carbon</w:t>
            </w:r>
          </w:p>
        </w:tc>
      </w:tr>
      <w:tr w:rsidR="00DF2861" w14:paraId="347929F7" w14:textId="77777777" w:rsidTr="00DF2861">
        <w:tc>
          <w:tcPr>
            <w:tcW w:w="1435" w:type="pct"/>
          </w:tcPr>
          <w:p w14:paraId="5D678274" w14:textId="77777777" w:rsidR="00DF2861" w:rsidRPr="0090597D" w:rsidRDefault="00DF2861" w:rsidP="00141784">
            <w:pPr>
              <w:rPr>
                <w:vertAlign w:val="superscript"/>
              </w:rPr>
            </w:pPr>
            <w:r w:rsidRPr="0090597D">
              <w:rPr>
                <w:vertAlign w:val="superscript"/>
              </w:rPr>
              <w:t>13</w:t>
            </w:r>
            <w:r>
              <w:t>C</w:t>
            </w:r>
          </w:p>
        </w:tc>
        <w:tc>
          <w:tcPr>
            <w:tcW w:w="3565" w:type="pct"/>
          </w:tcPr>
          <w:p w14:paraId="67048BEE" w14:textId="77777777" w:rsidR="00DF2861" w:rsidRDefault="00DF2861" w:rsidP="00141784">
            <w:r>
              <w:t>Less common stable isotope of carbon</w:t>
            </w:r>
          </w:p>
        </w:tc>
      </w:tr>
      <w:tr w:rsidR="00DF2861" w14:paraId="61671CBB" w14:textId="77777777" w:rsidTr="00DF2861">
        <w:tc>
          <w:tcPr>
            <w:tcW w:w="1435" w:type="pct"/>
          </w:tcPr>
          <w:p w14:paraId="274BAFEA" w14:textId="77777777" w:rsidR="00DF2861" w:rsidRDefault="00DF2861" w:rsidP="00141784">
            <w:r>
              <w:t>Ca</w:t>
            </w:r>
            <w:r w:rsidRPr="00C2210A">
              <w:rPr>
                <w:vertAlign w:val="superscript"/>
              </w:rPr>
              <w:t>2+</w:t>
            </w:r>
          </w:p>
        </w:tc>
        <w:tc>
          <w:tcPr>
            <w:tcW w:w="3565" w:type="pct"/>
          </w:tcPr>
          <w:p w14:paraId="1DA86CEA" w14:textId="77777777" w:rsidR="00DF2861" w:rsidRDefault="00DF2861" w:rsidP="00141784">
            <w:r>
              <w:t>Calcium</w:t>
            </w:r>
          </w:p>
        </w:tc>
      </w:tr>
      <w:tr w:rsidR="00DF2861" w14:paraId="47273A77" w14:textId="77777777" w:rsidTr="00DF2861">
        <w:tc>
          <w:tcPr>
            <w:tcW w:w="1435" w:type="pct"/>
          </w:tcPr>
          <w:p w14:paraId="4BC615F6" w14:textId="77777777" w:rsidR="00DF2861" w:rsidRDefault="00DF2861" w:rsidP="00141784">
            <w:r>
              <w:t>CaCl</w:t>
            </w:r>
            <w:r w:rsidRPr="007F7509">
              <w:rPr>
                <w:vertAlign w:val="subscript"/>
              </w:rPr>
              <w:t>2</w:t>
            </w:r>
          </w:p>
        </w:tc>
        <w:tc>
          <w:tcPr>
            <w:tcW w:w="3565" w:type="pct"/>
          </w:tcPr>
          <w:p w14:paraId="09456B04" w14:textId="77777777" w:rsidR="00DF2861" w:rsidRDefault="00DF2861" w:rsidP="00141784">
            <w:r>
              <w:t>Calcium chloride</w:t>
            </w:r>
          </w:p>
        </w:tc>
      </w:tr>
      <w:tr w:rsidR="00DF2861" w14:paraId="3141CE96" w14:textId="77777777" w:rsidTr="00DF2861">
        <w:tc>
          <w:tcPr>
            <w:tcW w:w="1435" w:type="pct"/>
          </w:tcPr>
          <w:p w14:paraId="46FAC20B" w14:textId="77777777" w:rsidR="00DF2861" w:rsidRDefault="00DF2861" w:rsidP="00141784">
            <w:r>
              <w:t>cm</w:t>
            </w:r>
          </w:p>
        </w:tc>
        <w:tc>
          <w:tcPr>
            <w:tcW w:w="3565" w:type="pct"/>
          </w:tcPr>
          <w:p w14:paraId="1CF2FF88" w14:textId="77777777" w:rsidR="00DF2861" w:rsidRDefault="00DF2861" w:rsidP="00141784">
            <w:r>
              <w:t>Centimeter</w:t>
            </w:r>
          </w:p>
        </w:tc>
      </w:tr>
      <w:tr w:rsidR="00DF2861" w14:paraId="32B75074" w14:textId="77777777" w:rsidTr="00DF2861">
        <w:tc>
          <w:tcPr>
            <w:tcW w:w="1435" w:type="pct"/>
          </w:tcPr>
          <w:p w14:paraId="449F2396" w14:textId="77777777" w:rsidR="00DF2861" w:rsidRDefault="00DF2861" w:rsidP="00141784">
            <w:pPr>
              <w:tabs>
                <w:tab w:val="center" w:pos="1267"/>
              </w:tabs>
            </w:pPr>
            <w:r>
              <w:t>mm</w:t>
            </w:r>
          </w:p>
        </w:tc>
        <w:tc>
          <w:tcPr>
            <w:tcW w:w="3565" w:type="pct"/>
          </w:tcPr>
          <w:p w14:paraId="28251C31" w14:textId="77777777" w:rsidR="00DF2861" w:rsidRDefault="00DF2861" w:rsidP="00141784">
            <w:r>
              <w:t>Millimeter</w:t>
            </w:r>
          </w:p>
        </w:tc>
      </w:tr>
      <w:tr w:rsidR="00DF2861" w14:paraId="2E9F0C1E" w14:textId="77777777" w:rsidTr="00DF2861">
        <w:tc>
          <w:tcPr>
            <w:tcW w:w="1435" w:type="pct"/>
          </w:tcPr>
          <w:p w14:paraId="3D964503" w14:textId="77777777" w:rsidR="00DF2861" w:rsidRDefault="00DF2861" w:rsidP="00141784">
            <w:pPr>
              <w:tabs>
                <w:tab w:val="center" w:pos="1267"/>
              </w:tabs>
            </w:pPr>
            <w:r>
              <w:t>DNA</w:t>
            </w:r>
          </w:p>
        </w:tc>
        <w:tc>
          <w:tcPr>
            <w:tcW w:w="3565" w:type="pct"/>
          </w:tcPr>
          <w:p w14:paraId="48E259E2" w14:textId="77777777" w:rsidR="00DF2861" w:rsidRDefault="00DF2861" w:rsidP="00141784">
            <w:r>
              <w:t>Deoxyribonucleic Acid</w:t>
            </w:r>
          </w:p>
        </w:tc>
      </w:tr>
      <w:tr w:rsidR="00DF2861" w14:paraId="53C05213" w14:textId="77777777" w:rsidTr="00DF2861">
        <w:tc>
          <w:tcPr>
            <w:tcW w:w="1435" w:type="pct"/>
          </w:tcPr>
          <w:p w14:paraId="26A0ACA6" w14:textId="77777777" w:rsidR="00DF2861" w:rsidRDefault="00DF2861" w:rsidP="00141784">
            <w:pPr>
              <w:tabs>
                <w:tab w:val="center" w:pos="1267"/>
              </w:tabs>
            </w:pPr>
            <w:r>
              <w:t>g</w:t>
            </w:r>
          </w:p>
        </w:tc>
        <w:tc>
          <w:tcPr>
            <w:tcW w:w="3565" w:type="pct"/>
          </w:tcPr>
          <w:p w14:paraId="7D0C164C" w14:textId="77777777" w:rsidR="00DF2861" w:rsidRDefault="00DF2861" w:rsidP="00141784">
            <w:r>
              <w:t>Grams</w:t>
            </w:r>
          </w:p>
        </w:tc>
      </w:tr>
      <w:tr w:rsidR="00DF2861" w14:paraId="5D7643F9" w14:textId="77777777" w:rsidTr="00DF2861">
        <w:tc>
          <w:tcPr>
            <w:tcW w:w="1435" w:type="pct"/>
          </w:tcPr>
          <w:p w14:paraId="14199579" w14:textId="77777777" w:rsidR="00DF2861" w:rsidRDefault="00DF2861" w:rsidP="00141784">
            <w:r>
              <w:t>h</w:t>
            </w:r>
          </w:p>
        </w:tc>
        <w:tc>
          <w:tcPr>
            <w:tcW w:w="3565" w:type="pct"/>
          </w:tcPr>
          <w:p w14:paraId="3487EC05" w14:textId="77777777" w:rsidR="00DF2861" w:rsidRDefault="00DF2861" w:rsidP="00141784">
            <w:r>
              <w:t>Hours</w:t>
            </w:r>
          </w:p>
        </w:tc>
      </w:tr>
      <w:tr w:rsidR="00DF2861" w14:paraId="0B863808" w14:textId="77777777" w:rsidTr="00DF2861">
        <w:tc>
          <w:tcPr>
            <w:tcW w:w="1435" w:type="pct"/>
          </w:tcPr>
          <w:p w14:paraId="1D1A7E3A" w14:textId="77777777" w:rsidR="00DF2861" w:rsidRDefault="00DF2861" w:rsidP="00141784">
            <w:r>
              <w:rPr>
                <w:vertAlign w:val="superscript"/>
              </w:rPr>
              <w:t>2</w:t>
            </w:r>
            <w:r>
              <w:t>H</w:t>
            </w:r>
          </w:p>
        </w:tc>
        <w:tc>
          <w:tcPr>
            <w:tcW w:w="3565" w:type="pct"/>
          </w:tcPr>
          <w:p w14:paraId="1C693796" w14:textId="77777777" w:rsidR="00DF2861" w:rsidRDefault="00DF2861" w:rsidP="00141784">
            <w:r>
              <w:t>Deuterium; the less common stable isotope of hydrogen</w:t>
            </w:r>
          </w:p>
        </w:tc>
      </w:tr>
      <w:tr w:rsidR="00DF2861" w14:paraId="5B20C133" w14:textId="77777777" w:rsidTr="00DF2861">
        <w:tc>
          <w:tcPr>
            <w:tcW w:w="1435" w:type="pct"/>
          </w:tcPr>
          <w:p w14:paraId="372049C6" w14:textId="77777777" w:rsidR="00DF2861" w:rsidRDefault="00DF2861" w:rsidP="00141784">
            <w:r>
              <w:t>K</w:t>
            </w:r>
            <w:r w:rsidRPr="00C2210A">
              <w:rPr>
                <w:vertAlign w:val="superscript"/>
              </w:rPr>
              <w:t>+</w:t>
            </w:r>
          </w:p>
        </w:tc>
        <w:tc>
          <w:tcPr>
            <w:tcW w:w="3565" w:type="pct"/>
          </w:tcPr>
          <w:p w14:paraId="6CBAF39D" w14:textId="77777777" w:rsidR="00DF2861" w:rsidRDefault="00DF2861" w:rsidP="00141784">
            <w:r>
              <w:t>Potassium</w:t>
            </w:r>
          </w:p>
        </w:tc>
      </w:tr>
      <w:tr w:rsidR="00DF2861" w14:paraId="479FD167" w14:textId="77777777" w:rsidTr="00DF2861">
        <w:tc>
          <w:tcPr>
            <w:tcW w:w="1435" w:type="pct"/>
          </w:tcPr>
          <w:p w14:paraId="12A0A26A" w14:textId="77777777" w:rsidR="00DF2861" w:rsidRDefault="00DF2861" w:rsidP="00141784">
            <w:r>
              <w:t>m</w:t>
            </w:r>
          </w:p>
        </w:tc>
        <w:tc>
          <w:tcPr>
            <w:tcW w:w="3565" w:type="pct"/>
          </w:tcPr>
          <w:p w14:paraId="37836AAA" w14:textId="77777777" w:rsidR="00DF2861" w:rsidRDefault="00DF2861" w:rsidP="00141784">
            <w:r>
              <w:t>Meter</w:t>
            </w:r>
          </w:p>
        </w:tc>
      </w:tr>
      <w:tr w:rsidR="00DF2861" w14:paraId="1B95643C" w14:textId="77777777" w:rsidTr="00DF2861">
        <w:tc>
          <w:tcPr>
            <w:tcW w:w="1435" w:type="pct"/>
          </w:tcPr>
          <w:p w14:paraId="5931277F" w14:textId="77777777" w:rsidR="00DF2861" w:rsidRDefault="00DF2861" w:rsidP="00141784">
            <w:r>
              <w:t>M</w:t>
            </w:r>
          </w:p>
        </w:tc>
        <w:tc>
          <w:tcPr>
            <w:tcW w:w="3565" w:type="pct"/>
          </w:tcPr>
          <w:p w14:paraId="4DC50D20" w14:textId="77777777" w:rsidR="00DF2861" w:rsidRDefault="00DF2861" w:rsidP="00141784">
            <w:r>
              <w:t>Molar</w:t>
            </w:r>
          </w:p>
        </w:tc>
      </w:tr>
      <w:tr w:rsidR="00DF2861" w14:paraId="7FEE2B89" w14:textId="77777777" w:rsidTr="00DF2861">
        <w:tc>
          <w:tcPr>
            <w:tcW w:w="1435" w:type="pct"/>
          </w:tcPr>
          <w:p w14:paraId="4D3322F2" w14:textId="77777777" w:rsidR="00DF2861" w:rsidRDefault="00DF2861" w:rsidP="00141784">
            <w:r>
              <w:t>mg</w:t>
            </w:r>
          </w:p>
        </w:tc>
        <w:tc>
          <w:tcPr>
            <w:tcW w:w="3565" w:type="pct"/>
          </w:tcPr>
          <w:p w14:paraId="3DD06CE4" w14:textId="77777777" w:rsidR="00DF2861" w:rsidRDefault="00DF2861" w:rsidP="00141784">
            <w:r>
              <w:t>Milligram</w:t>
            </w:r>
          </w:p>
        </w:tc>
      </w:tr>
      <w:tr w:rsidR="00DF2861" w14:paraId="273ABDD6" w14:textId="77777777" w:rsidTr="00DF2861">
        <w:tc>
          <w:tcPr>
            <w:tcW w:w="1435" w:type="pct"/>
          </w:tcPr>
          <w:p w14:paraId="6F091643" w14:textId="77777777" w:rsidR="00DF2861" w:rsidRDefault="00DF2861" w:rsidP="00141784">
            <w:r>
              <w:lastRenderedPageBreak/>
              <w:t>ml</w:t>
            </w:r>
          </w:p>
        </w:tc>
        <w:tc>
          <w:tcPr>
            <w:tcW w:w="3565" w:type="pct"/>
          </w:tcPr>
          <w:p w14:paraId="4AA7ECF8" w14:textId="77777777" w:rsidR="00DF2861" w:rsidRDefault="00DF2861" w:rsidP="00141784">
            <w:r>
              <w:t>Milliliter</w:t>
            </w:r>
          </w:p>
        </w:tc>
      </w:tr>
      <w:tr w:rsidR="00DF2861" w14:paraId="09E9ED98" w14:textId="77777777" w:rsidTr="00DF2861">
        <w:tc>
          <w:tcPr>
            <w:tcW w:w="1435" w:type="pct"/>
          </w:tcPr>
          <w:p w14:paraId="1391891F" w14:textId="77777777" w:rsidR="00DF2861" w:rsidRDefault="00DF2861" w:rsidP="00141784">
            <w:pPr>
              <w:rPr>
                <w:vertAlign w:val="superscript"/>
              </w:rPr>
            </w:pPr>
            <w:r>
              <w:t>mRNA</w:t>
            </w:r>
          </w:p>
        </w:tc>
        <w:tc>
          <w:tcPr>
            <w:tcW w:w="3565" w:type="pct"/>
          </w:tcPr>
          <w:p w14:paraId="51461D96" w14:textId="77777777" w:rsidR="00DF2861" w:rsidRDefault="00DF2861" w:rsidP="00141784">
            <w:r>
              <w:t>Messenger Ribonucleic Acid</w:t>
            </w:r>
          </w:p>
        </w:tc>
      </w:tr>
      <w:tr w:rsidR="00DF2861" w14:paraId="7167F268" w14:textId="77777777" w:rsidTr="00DF2861">
        <w:tc>
          <w:tcPr>
            <w:tcW w:w="1435" w:type="pct"/>
          </w:tcPr>
          <w:p w14:paraId="6E4C9B7C" w14:textId="77777777" w:rsidR="00DF2861" w:rsidRDefault="00DF2861" w:rsidP="00141784">
            <w:r>
              <w:t>N</w:t>
            </w:r>
          </w:p>
        </w:tc>
        <w:tc>
          <w:tcPr>
            <w:tcW w:w="3565" w:type="pct"/>
          </w:tcPr>
          <w:p w14:paraId="0BF5D7E4" w14:textId="77777777" w:rsidR="00DF2861" w:rsidRDefault="00DF2861" w:rsidP="00141784">
            <w:r>
              <w:t>Nitrogen</w:t>
            </w:r>
          </w:p>
        </w:tc>
      </w:tr>
      <w:tr w:rsidR="00DF2861" w14:paraId="3BDCF736" w14:textId="77777777" w:rsidTr="00DF2861">
        <w:tc>
          <w:tcPr>
            <w:tcW w:w="1435" w:type="pct"/>
          </w:tcPr>
          <w:p w14:paraId="3BCB82E8" w14:textId="77777777" w:rsidR="00DF2861" w:rsidRDefault="00DF2861" w:rsidP="00141784">
            <w:r w:rsidRPr="0043692F">
              <w:rPr>
                <w:vertAlign w:val="superscript"/>
              </w:rPr>
              <w:t>15</w:t>
            </w:r>
            <w:r>
              <w:t>N</w:t>
            </w:r>
          </w:p>
        </w:tc>
        <w:tc>
          <w:tcPr>
            <w:tcW w:w="3565" w:type="pct"/>
          </w:tcPr>
          <w:p w14:paraId="0969D354" w14:textId="77777777" w:rsidR="00DF2861" w:rsidRDefault="00DF2861" w:rsidP="00141784">
            <w:r>
              <w:t>Less common stable isotope of nitrogen</w:t>
            </w:r>
          </w:p>
        </w:tc>
      </w:tr>
      <w:tr w:rsidR="00DF2861" w14:paraId="38DC6164" w14:textId="77777777" w:rsidTr="00DF2861">
        <w:tc>
          <w:tcPr>
            <w:tcW w:w="1435" w:type="pct"/>
          </w:tcPr>
          <w:p w14:paraId="2704A737" w14:textId="77777777" w:rsidR="00DF2861" w:rsidRDefault="00DF2861" w:rsidP="00141784">
            <w:r>
              <w:rPr>
                <w:vertAlign w:val="superscript"/>
              </w:rPr>
              <w:t>14</w:t>
            </w:r>
            <w:r>
              <w:t>N</w:t>
            </w:r>
          </w:p>
        </w:tc>
        <w:tc>
          <w:tcPr>
            <w:tcW w:w="3565" w:type="pct"/>
          </w:tcPr>
          <w:p w14:paraId="788F9F3A" w14:textId="77777777" w:rsidR="00DF2861" w:rsidRDefault="00DF2861" w:rsidP="00141784">
            <w:r>
              <w:t>Common stable isotope of nitrogen</w:t>
            </w:r>
          </w:p>
        </w:tc>
      </w:tr>
      <w:tr w:rsidR="00885EEB" w14:paraId="7A2BA7E8" w14:textId="77777777" w:rsidTr="00885EEB">
        <w:trPr>
          <w:trHeight w:val="59"/>
        </w:trPr>
        <w:tc>
          <w:tcPr>
            <w:tcW w:w="1435" w:type="pct"/>
          </w:tcPr>
          <w:p w14:paraId="799113C3" w14:textId="7B1490E5" w:rsidR="00885EEB" w:rsidRPr="0043692F" w:rsidRDefault="00885EEB" w:rsidP="00141784">
            <w:pPr>
              <w:rPr>
                <w:vertAlign w:val="superscript"/>
              </w:rPr>
            </w:pPr>
            <w:r>
              <w:t>NH</w:t>
            </w:r>
            <w:r w:rsidRPr="00CE0825">
              <w:rPr>
                <w:vertAlign w:val="subscript"/>
              </w:rPr>
              <w:t>4</w:t>
            </w:r>
            <w:r w:rsidRPr="00CE0825">
              <w:rPr>
                <w:vertAlign w:val="superscript"/>
              </w:rPr>
              <w:t>+</w:t>
            </w:r>
          </w:p>
        </w:tc>
        <w:tc>
          <w:tcPr>
            <w:tcW w:w="3565" w:type="pct"/>
          </w:tcPr>
          <w:p w14:paraId="4DB02942" w14:textId="5F07A464" w:rsidR="00885EEB" w:rsidRDefault="00885EEB" w:rsidP="00141784">
            <w:r>
              <w:t>Ammonium</w:t>
            </w:r>
          </w:p>
        </w:tc>
      </w:tr>
      <w:tr w:rsidR="00885EEB" w14:paraId="74D83ED9" w14:textId="77777777" w:rsidTr="00DF2861">
        <w:trPr>
          <w:trHeight w:val="57"/>
        </w:trPr>
        <w:tc>
          <w:tcPr>
            <w:tcW w:w="1435" w:type="pct"/>
          </w:tcPr>
          <w:p w14:paraId="64CEE7C2" w14:textId="44E3B0B8" w:rsidR="00885EEB" w:rsidRDefault="00885EEB" w:rsidP="00141784">
            <w:r>
              <w:t>NO</w:t>
            </w:r>
            <w:r w:rsidRPr="00CE0825">
              <w:rPr>
                <w:vertAlign w:val="subscript"/>
              </w:rPr>
              <w:t>3</w:t>
            </w:r>
            <w:r w:rsidRPr="00CE0825">
              <w:rPr>
                <w:vertAlign w:val="superscript"/>
              </w:rPr>
              <w:t>-</w:t>
            </w:r>
          </w:p>
        </w:tc>
        <w:tc>
          <w:tcPr>
            <w:tcW w:w="3565" w:type="pct"/>
          </w:tcPr>
          <w:p w14:paraId="709DE7F3" w14:textId="1764E6EF" w:rsidR="00885EEB" w:rsidRDefault="00885EEB" w:rsidP="00141784">
            <w:r>
              <w:t>Nitrate</w:t>
            </w:r>
          </w:p>
        </w:tc>
      </w:tr>
      <w:tr w:rsidR="00885EEB" w14:paraId="63D2AB87" w14:textId="77777777" w:rsidTr="00DF2861">
        <w:trPr>
          <w:trHeight w:val="57"/>
        </w:trPr>
        <w:tc>
          <w:tcPr>
            <w:tcW w:w="1435" w:type="pct"/>
          </w:tcPr>
          <w:p w14:paraId="26F0087D" w14:textId="40A4434C" w:rsidR="00885EEB" w:rsidRDefault="00885EEB" w:rsidP="00141784">
            <w:r>
              <w:t>PDA</w:t>
            </w:r>
          </w:p>
        </w:tc>
        <w:tc>
          <w:tcPr>
            <w:tcW w:w="3565" w:type="pct"/>
          </w:tcPr>
          <w:p w14:paraId="61826E69" w14:textId="78B69FE9" w:rsidR="00885EEB" w:rsidRDefault="00885EEB" w:rsidP="00141784">
            <w:r>
              <w:t>Personal Digital Assistant</w:t>
            </w:r>
          </w:p>
        </w:tc>
      </w:tr>
      <w:tr w:rsidR="00885EEB" w14:paraId="2EC8BF4A" w14:textId="77777777" w:rsidTr="00DF2861">
        <w:tc>
          <w:tcPr>
            <w:tcW w:w="1435" w:type="pct"/>
          </w:tcPr>
          <w:p w14:paraId="77D574CD" w14:textId="77777777" w:rsidR="00885EEB" w:rsidRDefault="00885EEB" w:rsidP="00141784">
            <w:r>
              <w:t>PO</w:t>
            </w:r>
            <w:r w:rsidRPr="00C2210A">
              <w:rPr>
                <w:vertAlign w:val="subscript"/>
              </w:rPr>
              <w:t>4</w:t>
            </w:r>
            <w:r w:rsidRPr="00C2210A">
              <w:rPr>
                <w:vertAlign w:val="superscript"/>
              </w:rPr>
              <w:t>3-</w:t>
            </w:r>
          </w:p>
        </w:tc>
        <w:tc>
          <w:tcPr>
            <w:tcW w:w="3565" w:type="pct"/>
          </w:tcPr>
          <w:p w14:paraId="52EED0B0" w14:textId="77777777" w:rsidR="00885EEB" w:rsidRDefault="00885EEB" w:rsidP="00141784">
            <w:r>
              <w:t>Phosphate</w:t>
            </w:r>
          </w:p>
        </w:tc>
      </w:tr>
      <w:tr w:rsidR="00885EEB" w14:paraId="7305C819" w14:textId="77777777" w:rsidTr="00DF2861">
        <w:tc>
          <w:tcPr>
            <w:tcW w:w="1435" w:type="pct"/>
          </w:tcPr>
          <w:p w14:paraId="665F3B12" w14:textId="77777777" w:rsidR="00885EEB" w:rsidRDefault="00885EEB" w:rsidP="00141784">
            <w:r>
              <w:t>P</w:t>
            </w:r>
          </w:p>
        </w:tc>
        <w:tc>
          <w:tcPr>
            <w:tcW w:w="3565" w:type="pct"/>
          </w:tcPr>
          <w:p w14:paraId="6E69FC6D" w14:textId="77777777" w:rsidR="00885EEB" w:rsidRDefault="00885EEB" w:rsidP="00141784">
            <w:r>
              <w:t>Phosphorus</w:t>
            </w:r>
          </w:p>
        </w:tc>
      </w:tr>
      <w:tr w:rsidR="00885EEB" w14:paraId="7A6D36EC" w14:textId="77777777" w:rsidTr="00DF2861">
        <w:tc>
          <w:tcPr>
            <w:tcW w:w="1435" w:type="pct"/>
          </w:tcPr>
          <w:p w14:paraId="3FDA5381" w14:textId="77777777" w:rsidR="00885EEB" w:rsidRDefault="00885EEB" w:rsidP="00141784">
            <w:r>
              <w:t>P&amp;P</w:t>
            </w:r>
          </w:p>
        </w:tc>
        <w:tc>
          <w:tcPr>
            <w:tcW w:w="3565" w:type="pct"/>
          </w:tcPr>
          <w:p w14:paraId="35C24F69" w14:textId="77777777" w:rsidR="00885EEB" w:rsidRDefault="00885EEB" w:rsidP="00141784">
            <w:r>
              <w:t>Procedure and Protocol</w:t>
            </w:r>
          </w:p>
        </w:tc>
      </w:tr>
      <w:tr w:rsidR="00885EEB" w14:paraId="7833E786" w14:textId="77777777" w:rsidTr="00DF2861">
        <w:tc>
          <w:tcPr>
            <w:tcW w:w="1435" w:type="pct"/>
          </w:tcPr>
          <w:p w14:paraId="4AE0FC63" w14:textId="77777777" w:rsidR="00885EEB" w:rsidRDefault="00885EEB" w:rsidP="00141784">
            <w:r>
              <w:t>S</w:t>
            </w:r>
          </w:p>
        </w:tc>
        <w:tc>
          <w:tcPr>
            <w:tcW w:w="3565" w:type="pct"/>
          </w:tcPr>
          <w:p w14:paraId="343F3729" w14:textId="77777777" w:rsidR="00885EEB" w:rsidRDefault="00885EEB" w:rsidP="00141784">
            <w:r>
              <w:t>Sulfur</w:t>
            </w:r>
          </w:p>
        </w:tc>
      </w:tr>
      <w:tr w:rsidR="00885EEB" w14:paraId="4ED2BAF2" w14:textId="77777777" w:rsidTr="00DF2861">
        <w:tc>
          <w:tcPr>
            <w:tcW w:w="1435" w:type="pct"/>
          </w:tcPr>
          <w:p w14:paraId="7A45F264" w14:textId="77777777" w:rsidR="00885EEB" w:rsidRDefault="00885EEB" w:rsidP="00141784">
            <w:r>
              <w:t>SO</w:t>
            </w:r>
            <w:r w:rsidRPr="00C02622">
              <w:rPr>
                <w:vertAlign w:val="subscript"/>
              </w:rPr>
              <w:t>4</w:t>
            </w:r>
            <w:r w:rsidRPr="00C02622">
              <w:rPr>
                <w:vertAlign w:val="superscript"/>
              </w:rPr>
              <w:t>2-</w:t>
            </w:r>
          </w:p>
        </w:tc>
        <w:tc>
          <w:tcPr>
            <w:tcW w:w="3565" w:type="pct"/>
          </w:tcPr>
          <w:p w14:paraId="6870EA20" w14:textId="77777777" w:rsidR="00885EEB" w:rsidRDefault="00885EEB" w:rsidP="00141784">
            <w:r>
              <w:t>Sulfate</w:t>
            </w:r>
          </w:p>
        </w:tc>
      </w:tr>
      <w:tr w:rsidR="00885EEB" w14:paraId="67B5EDA4" w14:textId="77777777" w:rsidTr="00DF2861">
        <w:tc>
          <w:tcPr>
            <w:tcW w:w="1435" w:type="pct"/>
          </w:tcPr>
          <w:p w14:paraId="055AB048" w14:textId="77777777" w:rsidR="00885EEB" w:rsidRDefault="00885EEB" w:rsidP="00141784">
            <w:r>
              <w:t>USDA</w:t>
            </w:r>
          </w:p>
        </w:tc>
        <w:tc>
          <w:tcPr>
            <w:tcW w:w="3565" w:type="pct"/>
          </w:tcPr>
          <w:p w14:paraId="03296FE2" w14:textId="77777777" w:rsidR="00885EEB" w:rsidRDefault="00885EEB" w:rsidP="00141784">
            <w:r>
              <w:t>United States Department of Agriculture</w:t>
            </w:r>
          </w:p>
        </w:tc>
      </w:tr>
    </w:tbl>
    <w:p w14:paraId="496AA3CB" w14:textId="77777777" w:rsidR="00771883" w:rsidRDefault="00771883" w:rsidP="007B4DD0">
      <w:pPr>
        <w:pStyle w:val="Heading2"/>
      </w:pPr>
      <w:bookmarkStart w:id="22" w:name="_Toc307663885"/>
      <w:r>
        <w:t>Definitions</w:t>
      </w:r>
      <w:bookmarkEnd w:id="22"/>
    </w:p>
    <w:p w14:paraId="1B1A6CDA" w14:textId="77777777" w:rsidR="00771883" w:rsidRDefault="00DF2861" w:rsidP="00DF2861">
      <w:r>
        <w:t>None given.</w:t>
      </w:r>
    </w:p>
    <w:p w14:paraId="5FCEB352" w14:textId="77777777" w:rsidR="00771883" w:rsidRDefault="00771883" w:rsidP="007036B2">
      <w:pPr>
        <w:pStyle w:val="Heading1"/>
      </w:pPr>
      <w:bookmarkStart w:id="23" w:name="_Toc307663886"/>
      <w:r>
        <w:t>Method</w:t>
      </w:r>
      <w:bookmarkEnd w:id="23"/>
    </w:p>
    <w:p w14:paraId="17C23F9C" w14:textId="2411A209" w:rsidR="00DF2861" w:rsidRDefault="00DF2861" w:rsidP="00DF2861">
      <w:pPr>
        <w:rPr>
          <w:lang w:eastAsia="ja-JP"/>
        </w:rPr>
      </w:pPr>
      <w:r>
        <w:rPr>
          <w:lang w:eastAsia="ja-JP"/>
        </w:rPr>
        <w:t xml:space="preserve">The field protocol used by NEON for </w:t>
      </w:r>
      <w:r w:rsidR="00885EEB">
        <w:rPr>
          <w:lang w:eastAsia="ja-JP"/>
        </w:rPr>
        <w:t xml:space="preserve">collection of soil cores </w:t>
      </w:r>
      <w:r>
        <w:rPr>
          <w:lang w:eastAsia="ja-JP"/>
        </w:rPr>
        <w:t>follows the protocols presented in the Soil Science Society of America Methods of Soil Analysis texts (Sparks et al., 1996; Dane and Topp, 2002), as well as the Standard Soil Methods for Long-Term Ecological Research (Robertson et al., 1999)</w:t>
      </w:r>
      <w:r w:rsidR="003642D8">
        <w:rPr>
          <w:lang w:eastAsia="ja-JP"/>
        </w:rPr>
        <w:t xml:space="preserve">. </w:t>
      </w:r>
      <w:r>
        <w:rPr>
          <w:lang w:eastAsia="ja-JP"/>
        </w:rPr>
        <w:t>Soils are inherently spatially heterogeneous, and, thus, several samples must be collected in order to capture variability at multiple scales (e.g., soil core, sub-plot, plot, site)</w:t>
      </w:r>
      <w:r w:rsidR="003642D8">
        <w:rPr>
          <w:lang w:eastAsia="ja-JP"/>
        </w:rPr>
        <w:t xml:space="preserve">. </w:t>
      </w:r>
      <w:r w:rsidR="008B4360">
        <w:rPr>
          <w:lang w:eastAsia="ja-JP"/>
        </w:rPr>
        <w:t>NEON scientists will supply domain staff with a master list of p</w:t>
      </w:r>
      <w:r>
        <w:rPr>
          <w:lang w:eastAsia="ja-JP"/>
        </w:rPr>
        <w:t>lot</w:t>
      </w:r>
      <w:r w:rsidR="00C40A2A">
        <w:rPr>
          <w:lang w:eastAsia="ja-JP"/>
        </w:rPr>
        <w:t>s</w:t>
      </w:r>
      <w:r>
        <w:rPr>
          <w:lang w:eastAsia="ja-JP"/>
        </w:rPr>
        <w:t xml:space="preserve"> </w:t>
      </w:r>
      <w:r w:rsidR="008B4360">
        <w:rPr>
          <w:lang w:eastAsia="ja-JP"/>
        </w:rPr>
        <w:t>where</w:t>
      </w:r>
      <w:r>
        <w:rPr>
          <w:lang w:eastAsia="ja-JP"/>
        </w:rPr>
        <w:t xml:space="preserve"> soil samples will be collected</w:t>
      </w:r>
      <w:r w:rsidR="00CA4AA8">
        <w:rPr>
          <w:lang w:eastAsia="ja-JP"/>
        </w:rPr>
        <w:t xml:space="preserve"> for the duration of Operations</w:t>
      </w:r>
      <w:r w:rsidR="003642D8">
        <w:rPr>
          <w:lang w:eastAsia="ja-JP"/>
        </w:rPr>
        <w:t xml:space="preserve">. </w:t>
      </w:r>
      <w:r w:rsidR="008B4360">
        <w:rPr>
          <w:lang w:eastAsia="ja-JP"/>
        </w:rPr>
        <w:t>The list will also contain randomly generated x,y coordinates originating from the southwest corner (i.e., the reference point) of each plot on the list; these are the within-plot locations for soil sampling</w:t>
      </w:r>
      <w:r w:rsidR="003642D8">
        <w:rPr>
          <w:lang w:eastAsia="ja-JP"/>
        </w:rPr>
        <w:t xml:space="preserve">. </w:t>
      </w:r>
      <w:r w:rsidR="00CA4AA8">
        <w:rPr>
          <w:lang w:eastAsia="ja-JP"/>
        </w:rPr>
        <w:t>The within-plot locations for soil sampling are different for each sampling event</w:t>
      </w:r>
      <w:r w:rsidR="003642D8">
        <w:rPr>
          <w:lang w:eastAsia="ja-JP"/>
        </w:rPr>
        <w:t xml:space="preserve">. </w:t>
      </w:r>
    </w:p>
    <w:p w14:paraId="120F0FF4" w14:textId="3B9A66BF" w:rsidR="00DF2861" w:rsidRDefault="00DF2861" w:rsidP="00DF2861">
      <w:pPr>
        <w:rPr>
          <w:lang w:eastAsia="ja-JP"/>
        </w:rPr>
      </w:pPr>
      <w:r>
        <w:rPr>
          <w:lang w:eastAsia="ja-JP"/>
        </w:rPr>
        <w:t>Soil types and horizons differ throughout the 20 NEON domains</w:t>
      </w:r>
      <w:r w:rsidR="003642D8">
        <w:rPr>
          <w:lang w:eastAsia="ja-JP"/>
        </w:rPr>
        <w:t xml:space="preserve">. </w:t>
      </w:r>
      <w:r>
        <w:rPr>
          <w:lang w:eastAsia="ja-JP"/>
        </w:rPr>
        <w:t xml:space="preserve">When organic and mineral horizons are present within a single core they will be separated prior to analysis. However, other </w:t>
      </w:r>
      <w:r w:rsidR="00C32CFB">
        <w:rPr>
          <w:lang w:eastAsia="ja-JP"/>
        </w:rPr>
        <w:t>sub-</w:t>
      </w:r>
      <w:r>
        <w:rPr>
          <w:lang w:eastAsia="ja-JP"/>
        </w:rPr>
        <w:t xml:space="preserve">horizons will not be separated (e.g., </w:t>
      </w:r>
      <w:r w:rsidR="00A216C7">
        <w:rPr>
          <w:lang w:eastAsia="ja-JP"/>
        </w:rPr>
        <w:t xml:space="preserve">mineral sub-horizons </w:t>
      </w:r>
      <w:r>
        <w:rPr>
          <w:lang w:eastAsia="ja-JP"/>
        </w:rPr>
        <w:t>A and Bw).</w:t>
      </w:r>
    </w:p>
    <w:p w14:paraId="66E3B3AB" w14:textId="680DB253" w:rsidR="00DF2861" w:rsidRDefault="00DF2861" w:rsidP="00DF2861">
      <w:pPr>
        <w:rPr>
          <w:lang w:eastAsia="ja-JP"/>
        </w:rPr>
      </w:pPr>
      <w:r>
        <w:rPr>
          <w:lang w:eastAsia="ja-JP"/>
        </w:rPr>
        <w:t>In addition, the depth of soil to saprolite or bedrock will vary across domains</w:t>
      </w:r>
      <w:r w:rsidR="003642D8">
        <w:rPr>
          <w:lang w:eastAsia="ja-JP"/>
        </w:rPr>
        <w:t xml:space="preserve">. </w:t>
      </w:r>
      <w:r>
        <w:rPr>
          <w:lang w:eastAsia="ja-JP"/>
        </w:rPr>
        <w:t xml:space="preserve">NEON soil sampling shall </w:t>
      </w:r>
      <w:r w:rsidR="00370CB0">
        <w:rPr>
          <w:lang w:eastAsia="ja-JP"/>
        </w:rPr>
        <w:t xml:space="preserve">be conducted </w:t>
      </w:r>
      <w:r>
        <w:rPr>
          <w:lang w:eastAsia="ja-JP"/>
        </w:rPr>
        <w:t xml:space="preserve">sample to a maximum depth of </w:t>
      </w:r>
      <w:r w:rsidR="008A1345" w:rsidRPr="007F40C4">
        <w:rPr>
          <w:rFonts w:ascii="Calibri" w:hAnsi="Calibri"/>
        </w:rPr>
        <w:t xml:space="preserve">30 </w:t>
      </w:r>
      <w:r w:rsidR="008A1345" w:rsidRPr="00EE13A0">
        <w:rPr>
          <w:rFonts w:ascii="Calibri" w:hAnsi="Calibri"/>
        </w:rPr>
        <w:t>± 1</w:t>
      </w:r>
      <w:r w:rsidR="008A1345">
        <w:rPr>
          <w:rFonts w:ascii="Calibri" w:hAnsi="Calibri"/>
        </w:rPr>
        <w:t xml:space="preserve"> </w:t>
      </w:r>
      <w:r w:rsidR="008A1345" w:rsidRPr="007F40C4">
        <w:rPr>
          <w:rFonts w:ascii="Calibri" w:hAnsi="Calibri"/>
        </w:rPr>
        <w:t>cm</w:t>
      </w:r>
      <w:r>
        <w:rPr>
          <w:lang w:eastAsia="ja-JP"/>
        </w:rPr>
        <w:t xml:space="preserve"> where possible</w:t>
      </w:r>
      <w:r w:rsidR="003642D8">
        <w:rPr>
          <w:lang w:eastAsia="ja-JP"/>
        </w:rPr>
        <w:t xml:space="preserve">. </w:t>
      </w:r>
      <w:r>
        <w:rPr>
          <w:lang w:eastAsia="ja-JP"/>
        </w:rPr>
        <w:t>More detailed characterization of the dominant soil type will occur during the construction period of NEON</w:t>
      </w:r>
      <w:r w:rsidR="00370CB0">
        <w:rPr>
          <w:lang w:eastAsia="ja-JP"/>
        </w:rPr>
        <w:t xml:space="preserve"> through two projects. One project will be led by the Fundamental Instrument Unit (FIU) and</w:t>
      </w:r>
      <w:r>
        <w:rPr>
          <w:lang w:eastAsia="ja-JP"/>
        </w:rPr>
        <w:t xml:space="preserve"> includ</w:t>
      </w:r>
      <w:r w:rsidR="00370CB0">
        <w:rPr>
          <w:lang w:eastAsia="ja-JP"/>
        </w:rPr>
        <w:t>es</w:t>
      </w:r>
      <w:r>
        <w:rPr>
          <w:lang w:eastAsia="ja-JP"/>
        </w:rPr>
        <w:t xml:space="preserve"> thorough description of soil pits dug </w:t>
      </w:r>
      <w:r w:rsidR="00370CB0">
        <w:rPr>
          <w:lang w:eastAsia="ja-JP"/>
        </w:rPr>
        <w:t xml:space="preserve">at the NEON tower location </w:t>
      </w:r>
      <w:r>
        <w:rPr>
          <w:lang w:eastAsia="ja-JP"/>
        </w:rPr>
        <w:t>from the surface to bedrock (where possible) at all core and relocatable sites</w:t>
      </w:r>
      <w:r w:rsidR="003642D8">
        <w:rPr>
          <w:lang w:eastAsia="ja-JP"/>
        </w:rPr>
        <w:t xml:space="preserve">. </w:t>
      </w:r>
      <w:r w:rsidR="00370CB0">
        <w:rPr>
          <w:lang w:eastAsia="ja-JP"/>
        </w:rPr>
        <w:t xml:space="preserve">The second project is led by the FSU team and will characterize soil physical and chemical properties to 1m depth at a subset of the TOS soil plots. </w:t>
      </w:r>
    </w:p>
    <w:p w14:paraId="48709185" w14:textId="00EE43F8" w:rsidR="00DF2861" w:rsidRDefault="00DF2861" w:rsidP="00DF2861">
      <w:pPr>
        <w:rPr>
          <w:lang w:eastAsia="ja-JP"/>
        </w:rPr>
      </w:pPr>
      <w:r>
        <w:rPr>
          <w:lang w:eastAsia="ja-JP"/>
        </w:rPr>
        <w:t xml:space="preserve">It is critical that the locations from which soil samples are collected have not been disturbed prior to sampling. Examples of disturbance include prior sampling, compaction, and contamination atypical of </w:t>
      </w:r>
      <w:r>
        <w:rPr>
          <w:lang w:eastAsia="ja-JP"/>
        </w:rPr>
        <w:lastRenderedPageBreak/>
        <w:t xml:space="preserve">the site (urban and agricultural sites). Other factors that may necessitate relocation of sampling efforts include: obstruction by tree roots, large (i.e., &gt; 8 cm) rocks, or holes (e.g., from small burrowing mammals). In any of the above scenarios, field personnel should note the impediment in the PDA and/or field data sheet, seek a new location as close as possible to that of the predetermined sampling location, and note the new sampling location in the PDA and/or field data sheet. Once soil cores have been collected, extraction holes must be backfilled as per </w:t>
      </w:r>
      <w:r w:rsidR="00370CB0">
        <w:rPr>
          <w:lang w:eastAsia="ja-JP"/>
        </w:rPr>
        <w:t xml:space="preserve">site host requirements </w:t>
      </w:r>
      <w:r>
        <w:rPr>
          <w:lang w:eastAsia="ja-JP"/>
        </w:rPr>
        <w:t>and the final sample location recorded so that subsequent samples are not collected in the same locations</w:t>
      </w:r>
      <w:r w:rsidR="003642D8">
        <w:rPr>
          <w:lang w:eastAsia="ja-JP"/>
        </w:rPr>
        <w:t xml:space="preserve">. </w:t>
      </w:r>
      <w:r>
        <w:rPr>
          <w:lang w:eastAsia="ja-JP"/>
        </w:rPr>
        <w:t xml:space="preserve"> </w:t>
      </w:r>
    </w:p>
    <w:p w14:paraId="1B16AE1E" w14:textId="5A7B2C57" w:rsidR="006371FC" w:rsidRDefault="006371FC" w:rsidP="00DF2861">
      <w:pPr>
        <w:rPr>
          <w:lang w:eastAsia="ja-JP"/>
        </w:rPr>
      </w:pPr>
      <w:r>
        <w:rPr>
          <w:b/>
          <w:i/>
          <w:lang w:eastAsia="ja-JP"/>
        </w:rPr>
        <w:t>Soil Biogeochemical Stocks and Stable Isotopes</w:t>
      </w:r>
      <w:r w:rsidR="003642D8">
        <w:rPr>
          <w:b/>
          <w:i/>
          <w:lang w:eastAsia="ja-JP"/>
        </w:rPr>
        <w:t xml:space="preserve">. </w:t>
      </w:r>
      <w:r>
        <w:rPr>
          <w:lang w:eastAsia="ja-JP"/>
        </w:rPr>
        <w:t xml:space="preserve">Soil samples collected for measurement of biogeochemical stocks (e.g., concentrations of C and N) and stable isotopes (e.g., </w:t>
      </w:r>
      <w:r w:rsidRPr="00142B68">
        <w:rPr>
          <w:vertAlign w:val="superscript"/>
          <w:lang w:eastAsia="ja-JP"/>
        </w:rPr>
        <w:t>13</w:t>
      </w:r>
      <w:r>
        <w:rPr>
          <w:lang w:eastAsia="ja-JP"/>
        </w:rPr>
        <w:t xml:space="preserve">C and </w:t>
      </w:r>
      <w:r w:rsidRPr="00142B68">
        <w:rPr>
          <w:vertAlign w:val="superscript"/>
          <w:lang w:eastAsia="ja-JP"/>
        </w:rPr>
        <w:t>15</w:t>
      </w:r>
      <w:r>
        <w:rPr>
          <w:lang w:eastAsia="ja-JP"/>
        </w:rPr>
        <w:t>N) undergo preliminary processing in the domain laboratory</w:t>
      </w:r>
      <w:r w:rsidR="003642D8">
        <w:rPr>
          <w:lang w:eastAsia="ja-JP"/>
        </w:rPr>
        <w:t xml:space="preserve">. </w:t>
      </w:r>
      <w:r>
        <w:rPr>
          <w:lang w:eastAsia="ja-JP"/>
        </w:rPr>
        <w:t>This consists of sieving and drying soils according to the SOPs below</w:t>
      </w:r>
      <w:r w:rsidR="003642D8">
        <w:rPr>
          <w:lang w:eastAsia="ja-JP"/>
        </w:rPr>
        <w:t xml:space="preserve">. </w:t>
      </w:r>
      <w:r>
        <w:rPr>
          <w:lang w:eastAsia="ja-JP"/>
        </w:rPr>
        <w:t>Subsamples of these soils are also analyzed</w:t>
      </w:r>
      <w:r w:rsidR="008836F0">
        <w:rPr>
          <w:lang w:eastAsia="ja-JP"/>
        </w:rPr>
        <w:t xml:space="preserve"> </w:t>
      </w:r>
      <w:r>
        <w:rPr>
          <w:lang w:eastAsia="ja-JP"/>
        </w:rPr>
        <w:t>for pH and moisture</w:t>
      </w:r>
      <w:r w:rsidR="008836F0" w:rsidRPr="008836F0">
        <w:rPr>
          <w:lang w:eastAsia="ja-JP"/>
        </w:rPr>
        <w:t xml:space="preserve"> </w:t>
      </w:r>
      <w:r w:rsidR="008836F0">
        <w:rPr>
          <w:lang w:eastAsia="ja-JP"/>
        </w:rPr>
        <w:t>at the domain facility</w:t>
      </w:r>
      <w:r>
        <w:rPr>
          <w:lang w:eastAsia="ja-JP"/>
        </w:rPr>
        <w:t>; another subsample is prepared for archiving.</w:t>
      </w:r>
    </w:p>
    <w:p w14:paraId="218B7276" w14:textId="1C4E88B9" w:rsidR="00DF2861" w:rsidRDefault="006371FC" w:rsidP="00DF2861">
      <w:pPr>
        <w:rPr>
          <w:lang w:eastAsia="ja-JP"/>
        </w:rPr>
      </w:pPr>
      <w:r>
        <w:rPr>
          <w:b/>
          <w:i/>
          <w:lang w:eastAsia="ja-JP"/>
        </w:rPr>
        <w:t xml:space="preserve">Microbial Community </w:t>
      </w:r>
      <w:r w:rsidRPr="006371FC">
        <w:rPr>
          <w:b/>
          <w:i/>
          <w:lang w:eastAsia="ja-JP"/>
        </w:rPr>
        <w:t>Analysis</w:t>
      </w:r>
      <w:r>
        <w:rPr>
          <w:lang w:eastAsia="ja-JP"/>
        </w:rPr>
        <w:t xml:space="preserve">. Subsamples are </w:t>
      </w:r>
      <w:r w:rsidR="00541932">
        <w:rPr>
          <w:lang w:eastAsia="ja-JP"/>
        </w:rPr>
        <w:t xml:space="preserve">either </w:t>
      </w:r>
      <w:r w:rsidR="00D95EB1">
        <w:rPr>
          <w:lang w:eastAsia="ja-JP"/>
        </w:rPr>
        <w:t xml:space="preserve">put on dry ice </w:t>
      </w:r>
      <w:r>
        <w:rPr>
          <w:lang w:eastAsia="ja-JP"/>
        </w:rPr>
        <w:t>in the field</w:t>
      </w:r>
      <w:r w:rsidR="00541932">
        <w:rPr>
          <w:lang w:eastAsia="ja-JP"/>
        </w:rPr>
        <w:t xml:space="preserve"> (for molecular analysis)</w:t>
      </w:r>
      <w:r>
        <w:rPr>
          <w:lang w:eastAsia="ja-JP"/>
        </w:rPr>
        <w:t>,</w:t>
      </w:r>
      <w:r w:rsidR="00541932">
        <w:rPr>
          <w:lang w:eastAsia="ja-JP"/>
        </w:rPr>
        <w:t xml:space="preserve"> or kept field moist (for biomass analysis),</w:t>
      </w:r>
      <w:r>
        <w:rPr>
          <w:lang w:eastAsia="ja-JP"/>
        </w:rPr>
        <w:t xml:space="preserve"> as described below, and shipped to the contracted laboratory facility for processing and analysis</w:t>
      </w:r>
      <w:r w:rsidR="003642D8">
        <w:rPr>
          <w:lang w:eastAsia="ja-JP"/>
        </w:rPr>
        <w:t xml:space="preserve">. </w:t>
      </w:r>
      <w:r w:rsidR="00541932">
        <w:rPr>
          <w:lang w:eastAsia="ja-JP"/>
        </w:rPr>
        <w:t>These</w:t>
      </w:r>
      <w:r>
        <w:rPr>
          <w:lang w:eastAsia="ja-JP"/>
        </w:rPr>
        <w:t xml:space="preserve"> soils are also subsampled for measurement of soil pH and moisture at the domain facility.</w:t>
      </w:r>
      <w:r w:rsidR="005E1528">
        <w:rPr>
          <w:lang w:eastAsia="ja-JP"/>
        </w:rPr>
        <w:t xml:space="preserve"> During the summer bout, composite samples of cores from the same sites will also be generated in the laboratory for a series of molecular –omics analyses. These composite samples are treated the same as all other molecular samples.</w:t>
      </w:r>
    </w:p>
    <w:p w14:paraId="16281102" w14:textId="720D423A" w:rsidR="002C47D5" w:rsidRDefault="006371FC" w:rsidP="002C47D5">
      <w:r>
        <w:rPr>
          <w:b/>
          <w:i/>
          <w:lang w:eastAsia="ja-JP"/>
        </w:rPr>
        <w:t>Soil N Transformations</w:t>
      </w:r>
      <w:r w:rsidR="003642D8">
        <w:rPr>
          <w:lang w:eastAsia="ja-JP"/>
        </w:rPr>
        <w:t xml:space="preserve">. </w:t>
      </w:r>
      <w:r w:rsidR="002C47D5">
        <w:t>The general procedure for measuring rates of net N mineralization and net nitrification is to collect two companion soil cores at one location</w:t>
      </w:r>
      <w:r w:rsidR="003642D8">
        <w:t xml:space="preserve">. </w:t>
      </w:r>
      <w:r w:rsidR="002C47D5">
        <w:t>One core goes back to the laboratory for immediate processing, while the other remains in a capped PVC tube (bottom left open) and is replaced in the soil</w:t>
      </w:r>
      <w:r w:rsidR="003642D8">
        <w:t xml:space="preserve">. </w:t>
      </w:r>
      <w:r w:rsidR="002C47D5">
        <w:t>This “</w:t>
      </w:r>
      <w:r w:rsidR="00D95EB1">
        <w:t>final</w:t>
      </w:r>
      <w:r w:rsidR="002C47D5">
        <w:t>”</w:t>
      </w:r>
      <w:r w:rsidR="00D95EB1">
        <w:t>, incubated</w:t>
      </w:r>
      <w:r w:rsidR="002C47D5">
        <w:t xml:space="preserve"> core remains in the ground for a specified period (one week to several months), and is retrieved at the conclusion of that period and brought back to the laboratory for processing</w:t>
      </w:r>
      <w:r w:rsidR="003642D8">
        <w:t xml:space="preserve">. </w:t>
      </w:r>
      <w:r w:rsidR="002C47D5">
        <w:t xml:space="preserve">Processing of </w:t>
      </w:r>
      <w:r w:rsidR="00D95EB1">
        <w:t>“</w:t>
      </w:r>
      <w:r w:rsidR="002C47D5">
        <w:t>initial</w:t>
      </w:r>
      <w:r w:rsidR="00D95EB1">
        <w:t>”</w:t>
      </w:r>
      <w:r w:rsidR="002C47D5">
        <w:t xml:space="preserve"> and </w:t>
      </w:r>
      <w:r w:rsidR="00D95EB1">
        <w:t>“</w:t>
      </w:r>
      <w:r w:rsidR="002C47D5">
        <w:t>final</w:t>
      </w:r>
      <w:r w:rsidR="00D95EB1">
        <w:t>”</w:t>
      </w:r>
      <w:r w:rsidR="002C47D5">
        <w:t xml:space="preserve"> cores involves separating the organic and mineral horizons for analysis, homogenizing the samples by hand, removing rocks and roots, and sieving to </w:t>
      </w:r>
      <w:r w:rsidR="00C32CFB">
        <w:t xml:space="preserve">2 </w:t>
      </w:r>
      <w:r w:rsidR="002C47D5">
        <w:t>mm</w:t>
      </w:r>
      <w:r w:rsidR="003642D8">
        <w:t xml:space="preserve">. </w:t>
      </w:r>
      <w:r w:rsidR="002C47D5">
        <w:t xml:space="preserve">A subsample from the homogenized core is then placed in a cup with </w:t>
      </w:r>
      <w:r w:rsidR="00F5298D">
        <w:t>2</w:t>
      </w:r>
      <w:r w:rsidR="002C47D5">
        <w:t>M KCl and shaken periodically for 18-24 hr</w:t>
      </w:r>
      <w:r w:rsidR="003642D8">
        <w:t xml:space="preserve">. </w:t>
      </w:r>
      <w:r w:rsidR="002C47D5">
        <w:t xml:space="preserve">Simultaneously, subsamples of the soil core are </w:t>
      </w:r>
      <w:r w:rsidR="008836F0">
        <w:t>prepared</w:t>
      </w:r>
      <w:r w:rsidR="002C47D5">
        <w:t xml:space="preserve"> for moisture analysis and pH</w:t>
      </w:r>
      <w:r w:rsidR="003642D8">
        <w:t xml:space="preserve">. </w:t>
      </w:r>
      <w:r w:rsidR="002C47D5">
        <w:t xml:space="preserve">At the conclusion of the 18-24 hr extraction period, the solution plus soil is filtered and the </w:t>
      </w:r>
      <w:r w:rsidR="00F622B4">
        <w:t>solution</w:t>
      </w:r>
      <w:r w:rsidR="002C47D5">
        <w:t xml:space="preserve"> (</w:t>
      </w:r>
      <w:r w:rsidR="00D95EB1">
        <w:t xml:space="preserve">i.e., </w:t>
      </w:r>
      <w:r w:rsidR="00F622B4">
        <w:t xml:space="preserve">liquid with </w:t>
      </w:r>
      <w:r w:rsidR="002C47D5">
        <w:t>soil</w:t>
      </w:r>
      <w:r w:rsidR="00F622B4">
        <w:t xml:space="preserve"> </w:t>
      </w:r>
      <w:r w:rsidR="00D95EB1">
        <w:t>filtered out</w:t>
      </w:r>
      <w:r w:rsidR="002C47D5">
        <w:t>) is poured into a tube and frozen prior to shipment to a laboratory</w:t>
      </w:r>
      <w:r w:rsidR="00D95EB1">
        <w:t xml:space="preserve"> for analysis of NH</w:t>
      </w:r>
      <w:r w:rsidR="00D95EB1" w:rsidRPr="00B262C9">
        <w:rPr>
          <w:vertAlign w:val="subscript"/>
        </w:rPr>
        <w:t>4</w:t>
      </w:r>
      <w:r w:rsidR="00D95EB1" w:rsidRPr="00B262C9">
        <w:rPr>
          <w:vertAlign w:val="superscript"/>
        </w:rPr>
        <w:t>+</w:t>
      </w:r>
      <w:r w:rsidR="00D95EB1">
        <w:t xml:space="preserve"> and NO</w:t>
      </w:r>
      <w:r w:rsidR="00D95EB1" w:rsidRPr="00B262C9">
        <w:rPr>
          <w:vertAlign w:val="subscript"/>
        </w:rPr>
        <w:t>3</w:t>
      </w:r>
      <w:r w:rsidR="00D95EB1" w:rsidRPr="00B262C9">
        <w:rPr>
          <w:vertAlign w:val="superscript"/>
        </w:rPr>
        <w:t>-</w:t>
      </w:r>
      <w:r w:rsidR="003642D8">
        <w:t xml:space="preserve">. </w:t>
      </w:r>
      <w:r w:rsidR="003354E0">
        <w:t>These samples are also analyzed for soil pH and moisture.</w:t>
      </w:r>
    </w:p>
    <w:p w14:paraId="7DB2D5DB" w14:textId="5529600E" w:rsidR="006F35D9" w:rsidRDefault="00771883" w:rsidP="006F35D9">
      <w:r w:rsidRPr="00A4289D">
        <w:t>Stan</w:t>
      </w:r>
      <w:r>
        <w:t xml:space="preserve">dard Operating Procedures (SOPs), in Section 7 of this document, provide detailed </w:t>
      </w:r>
      <w:r w:rsidRPr="00A4289D">
        <w:t>step-by-step</w:t>
      </w:r>
      <w:r>
        <w:t xml:space="preserve"> directions</w:t>
      </w:r>
      <w:r w:rsidRPr="00A4289D">
        <w:t>, contingency plans, sampling tips, and best practices</w:t>
      </w:r>
      <w:r>
        <w:t xml:space="preserve"> for implementing this sampling procedure</w:t>
      </w:r>
      <w:r w:rsidRPr="00A4289D">
        <w:t>.</w:t>
      </w:r>
      <w:r w:rsidRPr="00A4289D">
        <w:rPr>
          <w:lang w:eastAsia="ja-JP"/>
        </w:rPr>
        <w:t xml:space="preserve"> To </w:t>
      </w:r>
      <w:r>
        <w:rPr>
          <w:lang w:eastAsia="ja-JP"/>
        </w:rPr>
        <w:t>collect and process samples</w:t>
      </w:r>
      <w:r w:rsidR="00F622B4" w:rsidRPr="00F622B4">
        <w:rPr>
          <w:lang w:eastAsia="ja-JP"/>
        </w:rPr>
        <w:t xml:space="preserve"> </w:t>
      </w:r>
      <w:r w:rsidR="00F622B4" w:rsidRPr="00A4289D">
        <w:rPr>
          <w:lang w:eastAsia="ja-JP"/>
        </w:rPr>
        <w:t>properly</w:t>
      </w:r>
      <w:r>
        <w:rPr>
          <w:lang w:eastAsia="ja-JP"/>
        </w:rPr>
        <w:t xml:space="preserve">, </w:t>
      </w:r>
      <w:r w:rsidRPr="00A4289D">
        <w:t xml:space="preserve">field technicians </w:t>
      </w:r>
      <w:r w:rsidRPr="006F35D9">
        <w:rPr>
          <w:b/>
        </w:rPr>
        <w:t>must</w:t>
      </w:r>
      <w:r w:rsidRPr="00A4289D">
        <w:t xml:space="preserve"> follow </w:t>
      </w:r>
      <w:r>
        <w:t xml:space="preserve">the protocol and associated </w:t>
      </w:r>
      <w:r w:rsidRPr="00A4289D">
        <w:t xml:space="preserve">SOPs. </w:t>
      </w:r>
      <w:r w:rsidR="006F35D9">
        <w:t>Use NEON’s problem reporting system to resolve any field issues associated with implementing this protocol.</w:t>
      </w:r>
    </w:p>
    <w:p w14:paraId="50C32D37" w14:textId="77777777" w:rsidR="00B93330" w:rsidRDefault="00B93330" w:rsidP="00B93330">
      <w:pPr>
        <w:rPr>
          <w:lang w:eastAsia="ja-JP"/>
        </w:rPr>
      </w:pPr>
      <w:r>
        <w:rPr>
          <w:lang w:eastAsia="ja-JP"/>
        </w:rPr>
        <w:t xml:space="preserve">The value of NEON data hinges on consistent implementation of this protocol across all NEON domains, for the life of the project. It is therefore essential that field personnel carry out this protocol as outlined </w:t>
      </w:r>
      <w:r>
        <w:rPr>
          <w:lang w:eastAsia="ja-JP"/>
        </w:rPr>
        <w:lastRenderedPageBreak/>
        <w:t xml:space="preserve">in this document. In the event that local conditions create uncertainty about carrying out these steps, it is critical that technicians document the problem and enter it in NEON’s problem tracking system. </w:t>
      </w:r>
    </w:p>
    <w:p w14:paraId="6AAA7E28" w14:textId="03412F16" w:rsidR="00771883" w:rsidRDefault="00771883" w:rsidP="00771883">
      <w:r>
        <w:rPr>
          <w:lang w:eastAsia="ja-JP"/>
        </w:rPr>
        <w:t xml:space="preserve">The procedures described in this protocol will be audited according to </w:t>
      </w:r>
      <w:r w:rsidRPr="00500B9C">
        <w:t>the Field Audit Plan (</w:t>
      </w:r>
      <w:r w:rsidR="006F35D9">
        <w:t>AD[0</w:t>
      </w:r>
      <w:r w:rsidR="008339E5">
        <w:t>7</w:t>
      </w:r>
      <w:r w:rsidR="006F35D9" w:rsidRPr="0069298C">
        <w:t>]</w:t>
      </w:r>
      <w:r w:rsidRPr="00500B9C">
        <w:t>).</w:t>
      </w:r>
      <w:r>
        <w:rPr>
          <w:lang w:eastAsia="ja-JP"/>
        </w:rPr>
        <w:t xml:space="preserve"> Additional quality assurance will be performed on data collected via these procedures according to the </w:t>
      </w:r>
      <w:r w:rsidRPr="0069298C">
        <w:t>NEON Data and Data Product Quality Assurance and Control Plan (</w:t>
      </w:r>
      <w:r w:rsidR="006F35D9">
        <w:t>AD[0</w:t>
      </w:r>
      <w:r w:rsidR="008339E5">
        <w:t>8</w:t>
      </w:r>
      <w:r w:rsidR="006F35D9" w:rsidRPr="0069298C">
        <w:t>]</w:t>
      </w:r>
      <w:r w:rsidRPr="0069298C">
        <w:t>).</w:t>
      </w:r>
    </w:p>
    <w:p w14:paraId="5E95CC4B" w14:textId="4F6B6E6E" w:rsidR="00DF2861" w:rsidRDefault="00DF2861" w:rsidP="00DF2861">
      <w:pPr>
        <w:spacing w:after="0" w:line="240" w:lineRule="auto"/>
        <w:jc w:val="center"/>
        <w:rPr>
          <w:lang w:eastAsia="ja-JP"/>
        </w:rPr>
      </w:pPr>
    </w:p>
    <w:p w14:paraId="1FD724C4" w14:textId="77777777" w:rsidR="006F35D9" w:rsidRDefault="006F35D9" w:rsidP="007036B2">
      <w:pPr>
        <w:pStyle w:val="Heading1"/>
      </w:pPr>
      <w:bookmarkStart w:id="24" w:name="_Toc307663887"/>
      <w:r>
        <w:t>Sampling Schedule</w:t>
      </w:r>
      <w:bookmarkEnd w:id="24"/>
    </w:p>
    <w:p w14:paraId="1BAA4840" w14:textId="77777777" w:rsidR="006F35D9" w:rsidRDefault="006F35D9" w:rsidP="007B4DD0">
      <w:pPr>
        <w:pStyle w:val="Heading2"/>
      </w:pPr>
      <w:bookmarkStart w:id="25" w:name="_Toc307663888"/>
      <w:r>
        <w:t>Sampling Frequency and Timing</w:t>
      </w:r>
      <w:bookmarkEnd w:id="25"/>
    </w:p>
    <w:p w14:paraId="6EA278F1" w14:textId="79EFCAEC" w:rsidR="00EF7C19" w:rsidRDefault="00EF7C19" w:rsidP="00EF7C19">
      <w:r>
        <w:t xml:space="preserve">The timing, </w:t>
      </w:r>
      <w:r w:rsidR="006E2E3E">
        <w:t xml:space="preserve">temporal </w:t>
      </w:r>
      <w:r>
        <w:t>frequency, and extent of soil sampling constit</w:t>
      </w:r>
      <w:r w:rsidR="00000B81">
        <w:t>ute “the science design” (see (AD </w:t>
      </w:r>
      <w:r>
        <w:t>[0</w:t>
      </w:r>
      <w:r w:rsidR="00000B81">
        <w:t>6]) and (AD [07</w:t>
      </w:r>
      <w:r>
        <w:t>])</w:t>
      </w:r>
      <w:r w:rsidR="00533615">
        <w:t>,</w:t>
      </w:r>
      <w:r>
        <w:t xml:space="preserve"> and vary by NEON domain or site</w:t>
      </w:r>
      <w:r w:rsidR="003642D8">
        <w:t xml:space="preserve">. </w:t>
      </w:r>
      <w:r w:rsidR="009026FE">
        <w:t xml:space="preserve">Sampling frequency will be set to allow </w:t>
      </w:r>
      <w:r>
        <w:t xml:space="preserve">researchers to investigate how microbial communities and nutrient dynamics change </w:t>
      </w:r>
      <w:r w:rsidR="006E2E3E">
        <w:t>temporally</w:t>
      </w:r>
      <w:r>
        <w:t>. Finally, the extent of soil sampling allows researchers to evaluate the spatial heterogeneity of nutrient stocks and fluxes; differences in soil type, plant communities, or hillslope aspect will affect the results, so these features are taken into account in the spatial component of the sampling design</w:t>
      </w:r>
      <w:r w:rsidR="003642D8">
        <w:t xml:space="preserve">. </w:t>
      </w:r>
      <w:r>
        <w:t xml:space="preserve">Thus, at the different NEON sites, </w:t>
      </w:r>
      <w:r w:rsidR="00775658">
        <w:t>sampling frequency and spatial extent will vary</w:t>
      </w:r>
      <w:r>
        <w:t xml:space="preserve"> depending on the climatic factors and landscape features, the biogeochemical context of the location (e.g., is this an area of high N </w:t>
      </w:r>
      <w:r w:rsidR="00F622B4">
        <w:t>deposition</w:t>
      </w:r>
      <w:r>
        <w:t>?), as well as logistical (e.g., site accessibility) and financial constraints.</w:t>
      </w:r>
    </w:p>
    <w:p w14:paraId="3E9C4F67" w14:textId="23DE789C" w:rsidR="000D70EB" w:rsidRPr="00B262C9" w:rsidRDefault="000D70EB" w:rsidP="00EF7C19">
      <w:r w:rsidRPr="006E4B69">
        <w:rPr>
          <w:b/>
          <w:bCs/>
          <w:i/>
          <w:iCs/>
        </w:rPr>
        <w:t>Soil Biogeochemical Stocks and Stable Isotopes</w:t>
      </w:r>
      <w:r w:rsidR="003642D8">
        <w:rPr>
          <w:b/>
          <w:bCs/>
          <w:i/>
          <w:iCs/>
        </w:rPr>
        <w:t xml:space="preserve">. </w:t>
      </w:r>
      <w:r w:rsidR="0003421C">
        <w:t>Soil biogeochemical stocks and stable isotopes will be measured once every 10 years at 10</w:t>
      </w:r>
      <w:r w:rsidR="00E81AB6">
        <w:t>-12</w:t>
      </w:r>
      <w:r w:rsidR="0003421C">
        <w:t xml:space="preserve"> plots per site during the July-August window</w:t>
      </w:r>
      <w:r w:rsidR="00F12E24">
        <w:t xml:space="preserve">; during the initial years of Operations sampling, soils </w:t>
      </w:r>
      <w:r w:rsidR="00985C49">
        <w:t xml:space="preserve">may </w:t>
      </w:r>
      <w:r w:rsidR="00F12E24">
        <w:t>be collected more frequently</w:t>
      </w:r>
      <w:r w:rsidR="00B34BBA">
        <w:t xml:space="preserve"> (e.g., each year)</w:t>
      </w:r>
      <w:r w:rsidR="00F12E24">
        <w:t xml:space="preserve"> for these analyses</w:t>
      </w:r>
      <w:r w:rsidR="00D95EB1">
        <w:t xml:space="preserve"> as domains get up to speed</w:t>
      </w:r>
      <w:r w:rsidR="003642D8">
        <w:t xml:space="preserve">. </w:t>
      </w:r>
      <w:r w:rsidR="0003421C">
        <w:t xml:space="preserve">When soil cores </w:t>
      </w:r>
      <w:r w:rsidR="00F12E24">
        <w:t>for measurement of</w:t>
      </w:r>
      <w:r w:rsidR="0003421C">
        <w:t xml:space="preserve"> soil biogeochemical stocks and stable isotopes </w:t>
      </w:r>
      <w:r w:rsidR="00F12E24">
        <w:t>are collected</w:t>
      </w:r>
      <w:r w:rsidR="0003421C">
        <w:t>, subsamples of the soil cores must also be analyzed for microbial community</w:t>
      </w:r>
      <w:r w:rsidR="00541932">
        <w:t>, microbial biomass</w:t>
      </w:r>
      <w:r w:rsidR="0003421C">
        <w:t xml:space="preserve">, soil pH, and soil moisture. </w:t>
      </w:r>
    </w:p>
    <w:p w14:paraId="3193E598" w14:textId="5332D8FE" w:rsidR="007A2B4F" w:rsidRDefault="002C47D5" w:rsidP="00EF7C19">
      <w:r w:rsidRPr="006E4B69">
        <w:rPr>
          <w:b/>
          <w:bCs/>
          <w:i/>
          <w:iCs/>
        </w:rPr>
        <w:t>Microbial Community Analysis</w:t>
      </w:r>
      <w:r w:rsidR="003642D8">
        <w:rPr>
          <w:b/>
          <w:bCs/>
          <w:i/>
          <w:iCs/>
        </w:rPr>
        <w:t xml:space="preserve">. </w:t>
      </w:r>
      <w:r w:rsidR="00543BF7" w:rsidRPr="00C4474F">
        <w:t>Microbial sampling will occur at the same plots that are designated for biogeochemical sampling (10-12 per site).</w:t>
      </w:r>
      <w:r w:rsidR="00543BF7" w:rsidRPr="006E4B69">
        <w:rPr>
          <w:b/>
          <w:bCs/>
          <w:i/>
          <w:iCs/>
        </w:rPr>
        <w:t xml:space="preserve"> </w:t>
      </w:r>
      <w:r w:rsidR="00F10FA2">
        <w:t>M</w:t>
      </w:r>
      <w:r w:rsidR="00EF7C19">
        <w:t xml:space="preserve">icrobial </w:t>
      </w:r>
      <w:r>
        <w:t>communit</w:t>
      </w:r>
      <w:r w:rsidR="00541932">
        <w:t xml:space="preserve">ies </w:t>
      </w:r>
      <w:r w:rsidR="00EF7C19">
        <w:t xml:space="preserve">will change </w:t>
      </w:r>
      <w:r>
        <w:t>mo</w:t>
      </w:r>
      <w:r w:rsidR="00F10FA2">
        <w:t xml:space="preserve">re </w:t>
      </w:r>
      <w:r w:rsidR="00EF7C19">
        <w:t>frequently</w:t>
      </w:r>
      <w:r w:rsidR="00F10FA2">
        <w:t xml:space="preserve"> than the other soil properties that we measure</w:t>
      </w:r>
      <w:r w:rsidR="003642D8">
        <w:t xml:space="preserve">. </w:t>
      </w:r>
      <w:r>
        <w:t xml:space="preserve">Hence, </w:t>
      </w:r>
      <w:r w:rsidR="00EF7C19">
        <w:t xml:space="preserve">these collections occur </w:t>
      </w:r>
      <w:r>
        <w:t>three times per year</w:t>
      </w:r>
      <w:r w:rsidR="00541932">
        <w:t xml:space="preserve">: during the winter-spring and fall-winter transitions (when the ground is not frozen in temperate regions) and during </w:t>
      </w:r>
      <w:r w:rsidR="005E1528">
        <w:t xml:space="preserve">the summer </w:t>
      </w:r>
      <w:r w:rsidR="00541932">
        <w:t>(July-August)</w:t>
      </w:r>
      <w:r w:rsidR="003642D8">
        <w:t xml:space="preserve">. </w:t>
      </w:r>
      <w:r w:rsidR="00541932">
        <w:t>W</w:t>
      </w:r>
      <w:r w:rsidR="003F520D">
        <w:t xml:space="preserve">indows of snow-free time per domain </w:t>
      </w:r>
      <w:r w:rsidR="00541932">
        <w:t xml:space="preserve">are </w:t>
      </w:r>
      <w:r w:rsidR="003F520D">
        <w:t xml:space="preserve">listed in Appendix </w:t>
      </w:r>
      <w:r w:rsidR="00774A72">
        <w:t>E</w:t>
      </w:r>
      <w:r w:rsidR="003F520D">
        <w:t>,</w:t>
      </w:r>
      <w:r w:rsidR="00541932">
        <w:t xml:space="preserve"> and</w:t>
      </w:r>
      <w:r w:rsidR="003F520D">
        <w:t xml:space="preserve"> </w:t>
      </w:r>
      <w:r w:rsidR="0003421C">
        <w:t xml:space="preserve">specific plots </w:t>
      </w:r>
      <w:r w:rsidR="00541932">
        <w:t xml:space="preserve">are </w:t>
      </w:r>
      <w:r w:rsidR="0003421C">
        <w:t xml:space="preserve">provided in </w:t>
      </w:r>
      <w:r w:rsidR="0003421C" w:rsidRPr="00416F23">
        <w:t xml:space="preserve">Appendix </w:t>
      </w:r>
      <w:r w:rsidR="00774A72" w:rsidRPr="00416F23">
        <w:t>F</w:t>
      </w:r>
      <w:r w:rsidR="003642D8">
        <w:t xml:space="preserve">. </w:t>
      </w:r>
      <w:r w:rsidR="00040D0C">
        <w:t>W</w:t>
      </w:r>
      <w:r>
        <w:t xml:space="preserve">hen sampling for soil biogeochemical stocks and stable isotopes occurs, </w:t>
      </w:r>
      <w:r w:rsidR="000D70EB">
        <w:t xml:space="preserve">soil </w:t>
      </w:r>
      <w:r>
        <w:t>for microbial analys</w:t>
      </w:r>
      <w:r w:rsidR="00405A59">
        <w:t>e</w:t>
      </w:r>
      <w:r>
        <w:t xml:space="preserve">s </w:t>
      </w:r>
      <w:r w:rsidR="003D16E4">
        <w:t>shall</w:t>
      </w:r>
      <w:r>
        <w:t xml:space="preserve"> be collected </w:t>
      </w:r>
      <w:r w:rsidR="00D5457B">
        <w:t>concurrently</w:t>
      </w:r>
      <w:r w:rsidR="000D70EB">
        <w:t>; soil for microbial analys</w:t>
      </w:r>
      <w:r w:rsidR="00405A59">
        <w:t>e</w:t>
      </w:r>
      <w:r w:rsidR="000D70EB">
        <w:t>s will be a subsample of the soil core collected for biogeochemical stocks and stable isotopes</w:t>
      </w:r>
      <w:r w:rsidR="003642D8">
        <w:t xml:space="preserve">. </w:t>
      </w:r>
      <w:r w:rsidR="00040D0C">
        <w:t xml:space="preserve">This will count as the </w:t>
      </w:r>
      <w:r w:rsidR="005E1528">
        <w:t>summer</w:t>
      </w:r>
      <w:r w:rsidR="00541932">
        <w:t xml:space="preserve"> </w:t>
      </w:r>
      <w:r w:rsidR="003F520D">
        <w:t xml:space="preserve">microbial </w:t>
      </w:r>
      <w:r w:rsidR="00040D0C">
        <w:t>sampling bout</w:t>
      </w:r>
      <w:r w:rsidR="00541932">
        <w:t xml:space="preserve"> for</w:t>
      </w:r>
      <w:r w:rsidR="00040D0C">
        <w:t xml:space="preserve"> </w:t>
      </w:r>
      <w:r w:rsidR="00D95EB1">
        <w:t>that</w:t>
      </w:r>
      <w:r w:rsidR="00040D0C">
        <w:t xml:space="preserve"> year.</w:t>
      </w:r>
      <w:r w:rsidR="007C15D7">
        <w:t xml:space="preserve"> </w:t>
      </w:r>
    </w:p>
    <w:p w14:paraId="07C90C12" w14:textId="4C407A47" w:rsidR="00EF7C19" w:rsidRDefault="007A2B4F" w:rsidP="007A2B4F">
      <w:r w:rsidRPr="006E4B69">
        <w:rPr>
          <w:b/>
          <w:bCs/>
          <w:i/>
          <w:iCs/>
        </w:rPr>
        <w:t>Coordinated Sampling</w:t>
      </w:r>
      <w:r w:rsidR="003642D8">
        <w:t>.</w:t>
      </w:r>
      <w:del w:id="26" w:author="NEON Default" w:date="2016-03-22T11:04:00Z">
        <w:r w:rsidDel="009C6A48">
          <w:delText>,</w:delText>
        </w:r>
      </w:del>
      <w:r>
        <w:t xml:space="preserve"> </w:t>
      </w:r>
      <w:r w:rsidR="00FC0DED">
        <w:t>S</w:t>
      </w:r>
      <w:r>
        <w:t>oil measurements of m</w:t>
      </w:r>
      <w:r w:rsidR="007C15D7">
        <w:t>icrobial biomass</w:t>
      </w:r>
      <w:r>
        <w:t xml:space="preserve"> and N transformations will be conducted </w:t>
      </w:r>
      <w:r w:rsidR="000E6F4E">
        <w:t xml:space="preserve">at </w:t>
      </w:r>
      <w:r w:rsidR="00FC0DED">
        <w:t xml:space="preserve">all </w:t>
      </w:r>
      <w:r w:rsidR="00916FA3">
        <w:t>TOS</w:t>
      </w:r>
      <w:r w:rsidR="00FC0DED">
        <w:t xml:space="preserve"> soil</w:t>
      </w:r>
      <w:r w:rsidR="00916FA3">
        <w:t xml:space="preserve"> plots within </w:t>
      </w:r>
      <w:r w:rsidR="000E6F4E">
        <w:t xml:space="preserve">a site </w:t>
      </w:r>
      <w:r>
        <w:t xml:space="preserve">every five years. </w:t>
      </w:r>
      <w:r w:rsidR="00FC0DED">
        <w:t>The timing of these measurements will be in conjunction with the plant measurement of belowground (i.e. fine root) biomass that occurs at a subset of TOS tower plots</w:t>
      </w:r>
      <w:r w:rsidR="00985C49">
        <w:t>, and with soil biogeochemical measurements every 10 years</w:t>
      </w:r>
      <w:r w:rsidR="00FC0DED">
        <w:t>.</w:t>
      </w:r>
      <w:r w:rsidR="00FC0DED" w:rsidRPr="006E4B69">
        <w:rPr>
          <w:b/>
          <w:bCs/>
        </w:rPr>
        <w:t xml:space="preserve"> </w:t>
      </w:r>
      <w:r w:rsidRPr="00881790">
        <w:rPr>
          <w:bCs/>
        </w:rPr>
        <w:t>Microbial biomass</w:t>
      </w:r>
      <w:r w:rsidRPr="00FC0DED">
        <w:t xml:space="preserve"> and </w:t>
      </w:r>
      <w:r w:rsidRPr="00881790">
        <w:rPr>
          <w:bCs/>
        </w:rPr>
        <w:lastRenderedPageBreak/>
        <w:t>so</w:t>
      </w:r>
      <w:r w:rsidR="009A5E6C" w:rsidRPr="00881790">
        <w:rPr>
          <w:bCs/>
        </w:rPr>
        <w:t>il N transformations</w:t>
      </w:r>
      <w:r w:rsidR="009A5E6C" w:rsidRPr="006E4B69">
        <w:rPr>
          <w:b/>
          <w:bCs/>
        </w:rPr>
        <w:t xml:space="preserve"> </w:t>
      </w:r>
      <w:r w:rsidR="009A5E6C">
        <w:t xml:space="preserve">tend to be variable both in space and time. </w:t>
      </w:r>
      <w:r w:rsidR="000E6F4E">
        <w:t xml:space="preserve">To account for seasonal variation </w:t>
      </w:r>
      <w:r w:rsidR="009A5E6C">
        <w:t>three sampling events will occur</w:t>
      </w:r>
      <w:r w:rsidR="000E6F4E">
        <w:t xml:space="preserve"> during a sampling year</w:t>
      </w:r>
      <w:r w:rsidR="003642D8">
        <w:t xml:space="preserve">. </w:t>
      </w:r>
      <w:r>
        <w:t xml:space="preserve">For microbial biomass, these sampling events will occur in conjunction with the regular microbial sample collection. </w:t>
      </w:r>
      <w:r w:rsidR="00B023BF">
        <w:t>For N transformations, o</w:t>
      </w:r>
      <w:r w:rsidR="009A5E6C">
        <w:t xml:space="preserve">ne sampling event will occur during </w:t>
      </w:r>
      <w:r w:rsidR="00B34BBA">
        <w:t xml:space="preserve">July-August; this is the period of peak biomass in many temperate ecosystems, and it will also generate data from all sites </w:t>
      </w:r>
      <w:r w:rsidR="000E6F4E">
        <w:t xml:space="preserve">in </w:t>
      </w:r>
      <w:r w:rsidR="00B34BBA">
        <w:t>the same time</w:t>
      </w:r>
      <w:r w:rsidR="000E6F4E">
        <w:t xml:space="preserve"> period</w:t>
      </w:r>
      <w:r w:rsidR="003642D8">
        <w:t xml:space="preserve">. </w:t>
      </w:r>
      <w:r w:rsidR="009A5E6C">
        <w:t>The two other sampling events will occur during expected “hot moments” of biogeochemical activity that cluster across groups of domains</w:t>
      </w:r>
      <w:r w:rsidR="003642D8">
        <w:t xml:space="preserve">. </w:t>
      </w:r>
      <w:r w:rsidR="009A5E6C">
        <w:t xml:space="preserve">In those that have a significant snow-covered and snowmelt season, we will make measurements over the winter (a multi-month incubation period) and </w:t>
      </w:r>
      <w:r w:rsidR="00D95EB1">
        <w:t>during</w:t>
      </w:r>
      <w:r w:rsidR="009A5E6C">
        <w:t xml:space="preserve"> seasonal snowmelt (i.e., the seasonal transition)</w:t>
      </w:r>
      <w:r w:rsidR="003642D8">
        <w:t xml:space="preserve">. </w:t>
      </w:r>
      <w:r w:rsidR="009A5E6C">
        <w:t xml:space="preserve">In those that have a dry/wet season, </w:t>
      </w:r>
      <w:r w:rsidR="003354E0">
        <w:t>NEON</w:t>
      </w:r>
      <w:r w:rsidR="009A5E6C">
        <w:t xml:space="preserve"> will do one</w:t>
      </w:r>
      <w:r w:rsidR="00427FA9" w:rsidRPr="33B58398">
        <w:t xml:space="preserve"> </w:t>
      </w:r>
      <w:r w:rsidR="009A5E6C">
        <w:t>incubation during the length of the dry season, and one at the onset of the wet season (i.e., following the first rainfall).</w:t>
      </w:r>
    </w:p>
    <w:p w14:paraId="5D6A4FFD" w14:textId="528B92FF" w:rsidR="00060B1A" w:rsidRPr="00F9421F" w:rsidRDefault="00060B1A" w:rsidP="00F9421F">
      <w:pPr>
        <w:pStyle w:val="Caption"/>
      </w:pPr>
      <w:bookmarkStart w:id="27" w:name="_Toc307845570"/>
      <w:r w:rsidRPr="00F9421F">
        <w:t>Table 1. Target timing of coordinated measurements.</w:t>
      </w:r>
      <w:bookmarkEnd w:id="27"/>
    </w:p>
    <w:tbl>
      <w:tblPr>
        <w:tblStyle w:val="TableGrid"/>
        <w:tblW w:w="0" w:type="auto"/>
        <w:tblLook w:val="04A0" w:firstRow="1" w:lastRow="0" w:firstColumn="1" w:lastColumn="0" w:noHBand="0" w:noVBand="1"/>
      </w:tblPr>
      <w:tblGrid>
        <w:gridCol w:w="320"/>
        <w:gridCol w:w="320"/>
        <w:gridCol w:w="320"/>
        <w:gridCol w:w="320"/>
        <w:gridCol w:w="320"/>
        <w:gridCol w:w="320"/>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CA4154" w:rsidRPr="00CA4154" w14:paraId="1C0EE284" w14:textId="77777777" w:rsidTr="00060B1A">
        <w:tc>
          <w:tcPr>
            <w:tcW w:w="960" w:type="dxa"/>
            <w:gridSpan w:val="3"/>
          </w:tcPr>
          <w:p w14:paraId="72783722" w14:textId="2D67D346" w:rsidR="00CA4154" w:rsidRPr="00CA4154" w:rsidRDefault="00CA4154" w:rsidP="00881790">
            <w:pPr>
              <w:jc w:val="center"/>
              <w:rPr>
                <w:sz w:val="18"/>
                <w:szCs w:val="18"/>
              </w:rPr>
            </w:pPr>
            <w:r w:rsidRPr="00CA4154">
              <w:rPr>
                <w:sz w:val="18"/>
                <w:szCs w:val="18"/>
              </w:rPr>
              <w:t>Year 1</w:t>
            </w:r>
          </w:p>
        </w:tc>
        <w:tc>
          <w:tcPr>
            <w:tcW w:w="960" w:type="dxa"/>
            <w:gridSpan w:val="3"/>
          </w:tcPr>
          <w:p w14:paraId="08E81774" w14:textId="23A2276D" w:rsidR="00CA4154" w:rsidRPr="00CA4154" w:rsidRDefault="00CA4154" w:rsidP="00881790">
            <w:pPr>
              <w:jc w:val="center"/>
              <w:rPr>
                <w:sz w:val="18"/>
                <w:szCs w:val="18"/>
              </w:rPr>
            </w:pPr>
            <w:r w:rsidRPr="00CA4154">
              <w:rPr>
                <w:sz w:val="18"/>
                <w:szCs w:val="18"/>
              </w:rPr>
              <w:t>Year 2</w:t>
            </w:r>
          </w:p>
        </w:tc>
        <w:tc>
          <w:tcPr>
            <w:tcW w:w="957" w:type="dxa"/>
            <w:gridSpan w:val="3"/>
          </w:tcPr>
          <w:p w14:paraId="4AD8799C" w14:textId="1ECF39C6" w:rsidR="00CA4154" w:rsidRPr="00CA4154" w:rsidRDefault="00CA4154" w:rsidP="00881790">
            <w:pPr>
              <w:jc w:val="center"/>
              <w:rPr>
                <w:sz w:val="18"/>
                <w:szCs w:val="18"/>
              </w:rPr>
            </w:pPr>
            <w:r w:rsidRPr="00CA4154">
              <w:rPr>
                <w:sz w:val="18"/>
                <w:szCs w:val="18"/>
              </w:rPr>
              <w:t>Year 3</w:t>
            </w:r>
          </w:p>
        </w:tc>
        <w:tc>
          <w:tcPr>
            <w:tcW w:w="957" w:type="dxa"/>
            <w:gridSpan w:val="3"/>
          </w:tcPr>
          <w:p w14:paraId="6DBE1F8C" w14:textId="0EE81BC0" w:rsidR="00CA4154" w:rsidRPr="00CA4154" w:rsidRDefault="00CA4154" w:rsidP="00881790">
            <w:pPr>
              <w:jc w:val="center"/>
              <w:rPr>
                <w:sz w:val="18"/>
                <w:szCs w:val="18"/>
              </w:rPr>
            </w:pPr>
            <w:r w:rsidRPr="00CA4154">
              <w:rPr>
                <w:sz w:val="18"/>
                <w:szCs w:val="18"/>
              </w:rPr>
              <w:t>Year 4</w:t>
            </w:r>
          </w:p>
        </w:tc>
        <w:tc>
          <w:tcPr>
            <w:tcW w:w="957" w:type="dxa"/>
            <w:gridSpan w:val="3"/>
          </w:tcPr>
          <w:p w14:paraId="31CD41CF" w14:textId="797D5EC7" w:rsidR="00CA4154" w:rsidRPr="00CA4154" w:rsidRDefault="00CA4154" w:rsidP="00881790">
            <w:pPr>
              <w:jc w:val="center"/>
              <w:rPr>
                <w:sz w:val="18"/>
                <w:szCs w:val="18"/>
              </w:rPr>
            </w:pPr>
            <w:r w:rsidRPr="00CA4154">
              <w:rPr>
                <w:sz w:val="18"/>
                <w:szCs w:val="18"/>
              </w:rPr>
              <w:t>Year 5</w:t>
            </w:r>
          </w:p>
        </w:tc>
        <w:tc>
          <w:tcPr>
            <w:tcW w:w="957" w:type="dxa"/>
            <w:gridSpan w:val="3"/>
          </w:tcPr>
          <w:p w14:paraId="2A627718" w14:textId="59A9E3D0" w:rsidR="00CA4154" w:rsidRPr="00CA4154" w:rsidRDefault="00CA4154" w:rsidP="00881790">
            <w:pPr>
              <w:jc w:val="center"/>
              <w:rPr>
                <w:sz w:val="18"/>
                <w:szCs w:val="18"/>
              </w:rPr>
            </w:pPr>
            <w:r w:rsidRPr="00CA4154">
              <w:rPr>
                <w:sz w:val="18"/>
                <w:szCs w:val="18"/>
              </w:rPr>
              <w:t>Year 6</w:t>
            </w:r>
          </w:p>
        </w:tc>
        <w:tc>
          <w:tcPr>
            <w:tcW w:w="957" w:type="dxa"/>
            <w:gridSpan w:val="3"/>
          </w:tcPr>
          <w:p w14:paraId="1E7FA5D8" w14:textId="65959593" w:rsidR="00CA4154" w:rsidRPr="00CA4154" w:rsidRDefault="00CA4154" w:rsidP="00881790">
            <w:pPr>
              <w:jc w:val="center"/>
              <w:rPr>
                <w:sz w:val="18"/>
                <w:szCs w:val="18"/>
              </w:rPr>
            </w:pPr>
            <w:r w:rsidRPr="00CA4154">
              <w:rPr>
                <w:sz w:val="18"/>
                <w:szCs w:val="18"/>
              </w:rPr>
              <w:t>Year 7</w:t>
            </w:r>
          </w:p>
        </w:tc>
        <w:tc>
          <w:tcPr>
            <w:tcW w:w="957" w:type="dxa"/>
            <w:gridSpan w:val="3"/>
          </w:tcPr>
          <w:p w14:paraId="220A05F2" w14:textId="369821A3" w:rsidR="00CA4154" w:rsidRPr="00CA4154" w:rsidRDefault="00CA4154" w:rsidP="00881790">
            <w:pPr>
              <w:jc w:val="center"/>
              <w:rPr>
                <w:sz w:val="18"/>
                <w:szCs w:val="18"/>
              </w:rPr>
            </w:pPr>
            <w:r w:rsidRPr="00CA4154">
              <w:rPr>
                <w:sz w:val="18"/>
                <w:szCs w:val="18"/>
              </w:rPr>
              <w:t>Year 8</w:t>
            </w:r>
          </w:p>
        </w:tc>
        <w:tc>
          <w:tcPr>
            <w:tcW w:w="957" w:type="dxa"/>
            <w:gridSpan w:val="3"/>
          </w:tcPr>
          <w:p w14:paraId="7592CA69" w14:textId="054F4003" w:rsidR="00CA4154" w:rsidRPr="00CA4154" w:rsidRDefault="00CA4154" w:rsidP="00881790">
            <w:pPr>
              <w:jc w:val="center"/>
              <w:rPr>
                <w:sz w:val="18"/>
                <w:szCs w:val="18"/>
              </w:rPr>
            </w:pPr>
            <w:r w:rsidRPr="00CA4154">
              <w:rPr>
                <w:sz w:val="18"/>
                <w:szCs w:val="18"/>
              </w:rPr>
              <w:t>Year 9</w:t>
            </w:r>
          </w:p>
        </w:tc>
        <w:tc>
          <w:tcPr>
            <w:tcW w:w="957" w:type="dxa"/>
            <w:gridSpan w:val="3"/>
          </w:tcPr>
          <w:p w14:paraId="1B6C1283" w14:textId="4C5765BE" w:rsidR="00CA4154" w:rsidRPr="00CA4154" w:rsidRDefault="00CA4154" w:rsidP="00881790">
            <w:pPr>
              <w:jc w:val="center"/>
              <w:rPr>
                <w:sz w:val="18"/>
                <w:szCs w:val="18"/>
              </w:rPr>
            </w:pPr>
            <w:r w:rsidRPr="00CA4154">
              <w:rPr>
                <w:sz w:val="18"/>
                <w:szCs w:val="18"/>
              </w:rPr>
              <w:t>Year 10</w:t>
            </w:r>
          </w:p>
        </w:tc>
      </w:tr>
      <w:tr w:rsidR="00CA4154" w:rsidRPr="00CA4154" w14:paraId="0702D69D" w14:textId="77777777" w:rsidTr="00060B1A">
        <w:tc>
          <w:tcPr>
            <w:tcW w:w="320" w:type="dxa"/>
          </w:tcPr>
          <w:p w14:paraId="1D69049A" w14:textId="65186981" w:rsidR="00CA4154" w:rsidRPr="00CA4154" w:rsidRDefault="00CA4154" w:rsidP="007A2B4F">
            <w:pPr>
              <w:rPr>
                <w:sz w:val="18"/>
                <w:szCs w:val="18"/>
              </w:rPr>
            </w:pPr>
            <w:r w:rsidRPr="00CA4154">
              <w:rPr>
                <w:sz w:val="18"/>
                <w:szCs w:val="18"/>
              </w:rPr>
              <w:t>P</w:t>
            </w:r>
          </w:p>
        </w:tc>
        <w:tc>
          <w:tcPr>
            <w:tcW w:w="320" w:type="dxa"/>
          </w:tcPr>
          <w:p w14:paraId="60E23859" w14:textId="74946B87" w:rsidR="00CA4154" w:rsidRPr="00CA4154" w:rsidRDefault="00CA4154" w:rsidP="007A2B4F">
            <w:pPr>
              <w:rPr>
                <w:sz w:val="18"/>
                <w:szCs w:val="18"/>
              </w:rPr>
            </w:pPr>
            <w:r w:rsidRPr="00CA4154">
              <w:rPr>
                <w:sz w:val="18"/>
                <w:szCs w:val="18"/>
              </w:rPr>
              <w:t>P</w:t>
            </w:r>
          </w:p>
        </w:tc>
        <w:tc>
          <w:tcPr>
            <w:tcW w:w="320" w:type="dxa"/>
          </w:tcPr>
          <w:p w14:paraId="02149AE7" w14:textId="7CEE08EF" w:rsidR="00CA4154" w:rsidRPr="00CA4154" w:rsidRDefault="00CA4154" w:rsidP="007A2B4F">
            <w:pPr>
              <w:rPr>
                <w:sz w:val="18"/>
                <w:szCs w:val="18"/>
              </w:rPr>
            </w:pPr>
            <w:r w:rsidRPr="00CA4154">
              <w:rPr>
                <w:sz w:val="18"/>
                <w:szCs w:val="18"/>
              </w:rPr>
              <w:t>P</w:t>
            </w:r>
          </w:p>
        </w:tc>
        <w:tc>
          <w:tcPr>
            <w:tcW w:w="320" w:type="dxa"/>
          </w:tcPr>
          <w:p w14:paraId="4792A37A" w14:textId="52D9B26F" w:rsidR="00CA4154" w:rsidRPr="00CA4154" w:rsidRDefault="00CA4154" w:rsidP="007A2B4F">
            <w:pPr>
              <w:rPr>
                <w:sz w:val="18"/>
                <w:szCs w:val="18"/>
              </w:rPr>
            </w:pPr>
            <w:r w:rsidRPr="00CA4154">
              <w:rPr>
                <w:sz w:val="18"/>
                <w:szCs w:val="18"/>
              </w:rPr>
              <w:t>P</w:t>
            </w:r>
          </w:p>
        </w:tc>
        <w:tc>
          <w:tcPr>
            <w:tcW w:w="320" w:type="dxa"/>
          </w:tcPr>
          <w:p w14:paraId="5F966885" w14:textId="049F1EAD" w:rsidR="00CA4154" w:rsidRPr="00CA4154" w:rsidRDefault="00CA4154" w:rsidP="007A2B4F">
            <w:pPr>
              <w:rPr>
                <w:sz w:val="18"/>
                <w:szCs w:val="18"/>
              </w:rPr>
            </w:pPr>
            <w:r w:rsidRPr="00CA4154">
              <w:rPr>
                <w:sz w:val="18"/>
                <w:szCs w:val="18"/>
              </w:rPr>
              <w:t>P</w:t>
            </w:r>
          </w:p>
        </w:tc>
        <w:tc>
          <w:tcPr>
            <w:tcW w:w="320" w:type="dxa"/>
          </w:tcPr>
          <w:p w14:paraId="6B874531" w14:textId="676877DC" w:rsidR="00CA4154" w:rsidRPr="00CA4154" w:rsidRDefault="00CA4154" w:rsidP="007A2B4F">
            <w:pPr>
              <w:rPr>
                <w:sz w:val="18"/>
                <w:szCs w:val="18"/>
              </w:rPr>
            </w:pPr>
            <w:r w:rsidRPr="00CA4154">
              <w:rPr>
                <w:sz w:val="18"/>
                <w:szCs w:val="18"/>
              </w:rPr>
              <w:t>P</w:t>
            </w:r>
          </w:p>
        </w:tc>
        <w:tc>
          <w:tcPr>
            <w:tcW w:w="319" w:type="dxa"/>
          </w:tcPr>
          <w:p w14:paraId="0688F116" w14:textId="2DCB28C9" w:rsidR="00CA4154" w:rsidRPr="00CA4154" w:rsidRDefault="00CA4154" w:rsidP="007A2B4F">
            <w:pPr>
              <w:rPr>
                <w:sz w:val="18"/>
                <w:szCs w:val="18"/>
              </w:rPr>
            </w:pPr>
            <w:r w:rsidRPr="00CA4154">
              <w:rPr>
                <w:sz w:val="18"/>
                <w:szCs w:val="18"/>
              </w:rPr>
              <w:t>P</w:t>
            </w:r>
          </w:p>
        </w:tc>
        <w:tc>
          <w:tcPr>
            <w:tcW w:w="319" w:type="dxa"/>
          </w:tcPr>
          <w:p w14:paraId="4E95892C" w14:textId="65E87624" w:rsidR="00CA4154" w:rsidRPr="00CA4154" w:rsidRDefault="00CA4154" w:rsidP="007A2B4F">
            <w:pPr>
              <w:rPr>
                <w:sz w:val="18"/>
                <w:szCs w:val="18"/>
              </w:rPr>
            </w:pPr>
            <w:r w:rsidRPr="00CA4154">
              <w:rPr>
                <w:sz w:val="18"/>
                <w:szCs w:val="18"/>
              </w:rPr>
              <w:t>P</w:t>
            </w:r>
          </w:p>
        </w:tc>
        <w:tc>
          <w:tcPr>
            <w:tcW w:w="319" w:type="dxa"/>
          </w:tcPr>
          <w:p w14:paraId="3F764843" w14:textId="22093C17" w:rsidR="00CA4154" w:rsidRPr="00CA4154" w:rsidRDefault="00CA4154" w:rsidP="007A2B4F">
            <w:pPr>
              <w:rPr>
                <w:sz w:val="18"/>
                <w:szCs w:val="18"/>
              </w:rPr>
            </w:pPr>
            <w:r w:rsidRPr="00CA4154">
              <w:rPr>
                <w:sz w:val="18"/>
                <w:szCs w:val="18"/>
              </w:rPr>
              <w:t>P</w:t>
            </w:r>
          </w:p>
        </w:tc>
        <w:tc>
          <w:tcPr>
            <w:tcW w:w="319" w:type="dxa"/>
          </w:tcPr>
          <w:p w14:paraId="1A6B8F69" w14:textId="5752FF3E" w:rsidR="00CA4154" w:rsidRPr="00CA4154" w:rsidRDefault="00CA4154" w:rsidP="007A2B4F">
            <w:pPr>
              <w:rPr>
                <w:sz w:val="18"/>
                <w:szCs w:val="18"/>
              </w:rPr>
            </w:pPr>
            <w:r w:rsidRPr="00CA4154">
              <w:rPr>
                <w:sz w:val="18"/>
                <w:szCs w:val="18"/>
              </w:rPr>
              <w:t>P</w:t>
            </w:r>
          </w:p>
        </w:tc>
        <w:tc>
          <w:tcPr>
            <w:tcW w:w="319" w:type="dxa"/>
          </w:tcPr>
          <w:p w14:paraId="2B695D14" w14:textId="2616D2E7" w:rsidR="00CA4154" w:rsidRPr="00CA4154" w:rsidRDefault="00CA4154" w:rsidP="007A2B4F">
            <w:pPr>
              <w:rPr>
                <w:sz w:val="18"/>
                <w:szCs w:val="18"/>
              </w:rPr>
            </w:pPr>
            <w:r w:rsidRPr="00CA4154">
              <w:rPr>
                <w:sz w:val="18"/>
                <w:szCs w:val="18"/>
              </w:rPr>
              <w:t>P</w:t>
            </w:r>
          </w:p>
        </w:tc>
        <w:tc>
          <w:tcPr>
            <w:tcW w:w="319" w:type="dxa"/>
          </w:tcPr>
          <w:p w14:paraId="37BF0CA1" w14:textId="54A5B88A" w:rsidR="00CA4154" w:rsidRPr="00CA4154" w:rsidRDefault="00CA4154" w:rsidP="007A2B4F">
            <w:pPr>
              <w:rPr>
                <w:sz w:val="18"/>
                <w:szCs w:val="18"/>
              </w:rPr>
            </w:pPr>
            <w:r w:rsidRPr="00CA4154">
              <w:rPr>
                <w:sz w:val="18"/>
                <w:szCs w:val="18"/>
              </w:rPr>
              <w:t>P</w:t>
            </w:r>
          </w:p>
        </w:tc>
        <w:tc>
          <w:tcPr>
            <w:tcW w:w="319" w:type="dxa"/>
          </w:tcPr>
          <w:p w14:paraId="643DB41E" w14:textId="74A5710D" w:rsidR="00CA4154" w:rsidRPr="00CA4154" w:rsidRDefault="00CA4154" w:rsidP="007A2B4F">
            <w:pPr>
              <w:rPr>
                <w:sz w:val="18"/>
                <w:szCs w:val="18"/>
              </w:rPr>
            </w:pPr>
            <w:r w:rsidRPr="00CA4154">
              <w:rPr>
                <w:sz w:val="18"/>
                <w:szCs w:val="18"/>
              </w:rPr>
              <w:t>P</w:t>
            </w:r>
          </w:p>
        </w:tc>
        <w:tc>
          <w:tcPr>
            <w:tcW w:w="319" w:type="dxa"/>
          </w:tcPr>
          <w:p w14:paraId="2E33BF70" w14:textId="09EF07A5" w:rsidR="00CA4154" w:rsidRPr="00CA4154" w:rsidRDefault="00CA4154" w:rsidP="007A2B4F">
            <w:pPr>
              <w:rPr>
                <w:sz w:val="18"/>
                <w:szCs w:val="18"/>
              </w:rPr>
            </w:pPr>
            <w:r w:rsidRPr="00CA4154">
              <w:rPr>
                <w:sz w:val="18"/>
                <w:szCs w:val="18"/>
              </w:rPr>
              <w:t>P</w:t>
            </w:r>
          </w:p>
        </w:tc>
        <w:tc>
          <w:tcPr>
            <w:tcW w:w="319" w:type="dxa"/>
          </w:tcPr>
          <w:p w14:paraId="3754519C" w14:textId="32050B9A" w:rsidR="00CA4154" w:rsidRPr="00CA4154" w:rsidRDefault="00CA4154" w:rsidP="007A2B4F">
            <w:pPr>
              <w:rPr>
                <w:sz w:val="18"/>
                <w:szCs w:val="18"/>
              </w:rPr>
            </w:pPr>
            <w:r w:rsidRPr="00CA4154">
              <w:rPr>
                <w:sz w:val="18"/>
                <w:szCs w:val="18"/>
              </w:rPr>
              <w:t>P</w:t>
            </w:r>
          </w:p>
        </w:tc>
        <w:tc>
          <w:tcPr>
            <w:tcW w:w="319" w:type="dxa"/>
          </w:tcPr>
          <w:p w14:paraId="710632DA" w14:textId="069AD170" w:rsidR="00CA4154" w:rsidRPr="00CA4154" w:rsidRDefault="00CA4154" w:rsidP="007A2B4F">
            <w:pPr>
              <w:rPr>
                <w:sz w:val="18"/>
                <w:szCs w:val="18"/>
              </w:rPr>
            </w:pPr>
            <w:r w:rsidRPr="00CA4154">
              <w:rPr>
                <w:sz w:val="18"/>
                <w:szCs w:val="18"/>
              </w:rPr>
              <w:t>P</w:t>
            </w:r>
          </w:p>
        </w:tc>
        <w:tc>
          <w:tcPr>
            <w:tcW w:w="319" w:type="dxa"/>
          </w:tcPr>
          <w:p w14:paraId="15D9BBC6" w14:textId="7C617BE4" w:rsidR="00CA4154" w:rsidRPr="00CA4154" w:rsidRDefault="00CA4154" w:rsidP="007A2B4F">
            <w:pPr>
              <w:rPr>
                <w:sz w:val="18"/>
                <w:szCs w:val="18"/>
              </w:rPr>
            </w:pPr>
            <w:r w:rsidRPr="00CA4154">
              <w:rPr>
                <w:sz w:val="18"/>
                <w:szCs w:val="18"/>
              </w:rPr>
              <w:t>P</w:t>
            </w:r>
          </w:p>
        </w:tc>
        <w:tc>
          <w:tcPr>
            <w:tcW w:w="319" w:type="dxa"/>
          </w:tcPr>
          <w:p w14:paraId="38CB8E56" w14:textId="42DAE199" w:rsidR="00CA4154" w:rsidRPr="00CA4154" w:rsidRDefault="00CA4154" w:rsidP="007A2B4F">
            <w:pPr>
              <w:rPr>
                <w:sz w:val="18"/>
                <w:szCs w:val="18"/>
              </w:rPr>
            </w:pPr>
            <w:r w:rsidRPr="00CA4154">
              <w:rPr>
                <w:sz w:val="18"/>
                <w:szCs w:val="18"/>
              </w:rPr>
              <w:t>P</w:t>
            </w:r>
          </w:p>
        </w:tc>
        <w:tc>
          <w:tcPr>
            <w:tcW w:w="319" w:type="dxa"/>
          </w:tcPr>
          <w:p w14:paraId="47FF01EA" w14:textId="620D8984" w:rsidR="00CA4154" w:rsidRPr="00CA4154" w:rsidRDefault="00CA4154" w:rsidP="007A2B4F">
            <w:pPr>
              <w:rPr>
                <w:sz w:val="18"/>
                <w:szCs w:val="18"/>
              </w:rPr>
            </w:pPr>
            <w:r w:rsidRPr="00CA4154">
              <w:rPr>
                <w:sz w:val="18"/>
                <w:szCs w:val="18"/>
              </w:rPr>
              <w:t>P</w:t>
            </w:r>
          </w:p>
        </w:tc>
        <w:tc>
          <w:tcPr>
            <w:tcW w:w="319" w:type="dxa"/>
          </w:tcPr>
          <w:p w14:paraId="1CF95317" w14:textId="3C616C1D" w:rsidR="00CA4154" w:rsidRPr="00CA4154" w:rsidRDefault="00CA4154" w:rsidP="007A2B4F">
            <w:pPr>
              <w:rPr>
                <w:sz w:val="18"/>
                <w:szCs w:val="18"/>
              </w:rPr>
            </w:pPr>
            <w:r w:rsidRPr="00CA4154">
              <w:rPr>
                <w:sz w:val="18"/>
                <w:szCs w:val="18"/>
              </w:rPr>
              <w:t>P</w:t>
            </w:r>
          </w:p>
        </w:tc>
        <w:tc>
          <w:tcPr>
            <w:tcW w:w="319" w:type="dxa"/>
          </w:tcPr>
          <w:p w14:paraId="742049B6" w14:textId="007D623D" w:rsidR="00CA4154" w:rsidRPr="00CA4154" w:rsidRDefault="00CA4154" w:rsidP="007A2B4F">
            <w:pPr>
              <w:rPr>
                <w:sz w:val="18"/>
                <w:szCs w:val="18"/>
              </w:rPr>
            </w:pPr>
            <w:r w:rsidRPr="00CA4154">
              <w:rPr>
                <w:sz w:val="18"/>
                <w:szCs w:val="18"/>
              </w:rPr>
              <w:t>P</w:t>
            </w:r>
          </w:p>
        </w:tc>
        <w:tc>
          <w:tcPr>
            <w:tcW w:w="319" w:type="dxa"/>
          </w:tcPr>
          <w:p w14:paraId="44A4F5FC" w14:textId="652E7F7F" w:rsidR="00CA4154" w:rsidRPr="00CA4154" w:rsidRDefault="00CA4154" w:rsidP="007A2B4F">
            <w:pPr>
              <w:rPr>
                <w:sz w:val="18"/>
                <w:szCs w:val="18"/>
              </w:rPr>
            </w:pPr>
            <w:r w:rsidRPr="00CA4154">
              <w:rPr>
                <w:sz w:val="18"/>
                <w:szCs w:val="18"/>
              </w:rPr>
              <w:t>P</w:t>
            </w:r>
          </w:p>
        </w:tc>
        <w:tc>
          <w:tcPr>
            <w:tcW w:w="319" w:type="dxa"/>
          </w:tcPr>
          <w:p w14:paraId="077DA835" w14:textId="43DE13F6" w:rsidR="00CA4154" w:rsidRPr="00CA4154" w:rsidRDefault="00CA4154" w:rsidP="007A2B4F">
            <w:pPr>
              <w:rPr>
                <w:sz w:val="18"/>
                <w:szCs w:val="18"/>
              </w:rPr>
            </w:pPr>
            <w:r w:rsidRPr="00CA4154">
              <w:rPr>
                <w:sz w:val="18"/>
                <w:szCs w:val="18"/>
              </w:rPr>
              <w:t>P</w:t>
            </w:r>
          </w:p>
        </w:tc>
        <w:tc>
          <w:tcPr>
            <w:tcW w:w="319" w:type="dxa"/>
          </w:tcPr>
          <w:p w14:paraId="15B8CE78" w14:textId="39B0AE17" w:rsidR="00CA4154" w:rsidRPr="00CA4154" w:rsidRDefault="00CA4154" w:rsidP="007A2B4F">
            <w:pPr>
              <w:rPr>
                <w:sz w:val="18"/>
                <w:szCs w:val="18"/>
              </w:rPr>
            </w:pPr>
            <w:r w:rsidRPr="00CA4154">
              <w:rPr>
                <w:sz w:val="18"/>
                <w:szCs w:val="18"/>
              </w:rPr>
              <w:t>P</w:t>
            </w:r>
          </w:p>
        </w:tc>
        <w:tc>
          <w:tcPr>
            <w:tcW w:w="319" w:type="dxa"/>
          </w:tcPr>
          <w:p w14:paraId="108E998D" w14:textId="4A138D82" w:rsidR="00CA4154" w:rsidRPr="00CA4154" w:rsidRDefault="00CA4154" w:rsidP="007A2B4F">
            <w:pPr>
              <w:rPr>
                <w:sz w:val="18"/>
                <w:szCs w:val="18"/>
              </w:rPr>
            </w:pPr>
            <w:r w:rsidRPr="00CA4154">
              <w:rPr>
                <w:sz w:val="18"/>
                <w:szCs w:val="18"/>
              </w:rPr>
              <w:t>P</w:t>
            </w:r>
          </w:p>
        </w:tc>
        <w:tc>
          <w:tcPr>
            <w:tcW w:w="319" w:type="dxa"/>
          </w:tcPr>
          <w:p w14:paraId="49A57EAE" w14:textId="6B28964E" w:rsidR="00CA4154" w:rsidRPr="00CA4154" w:rsidRDefault="00CA4154" w:rsidP="007A2B4F">
            <w:pPr>
              <w:rPr>
                <w:sz w:val="18"/>
                <w:szCs w:val="18"/>
              </w:rPr>
            </w:pPr>
            <w:r w:rsidRPr="00CA4154">
              <w:rPr>
                <w:sz w:val="18"/>
                <w:szCs w:val="18"/>
              </w:rPr>
              <w:t>P</w:t>
            </w:r>
          </w:p>
        </w:tc>
        <w:tc>
          <w:tcPr>
            <w:tcW w:w="319" w:type="dxa"/>
          </w:tcPr>
          <w:p w14:paraId="6DD5951A" w14:textId="0F1B25A0" w:rsidR="00CA4154" w:rsidRPr="00CA4154" w:rsidRDefault="00CA4154" w:rsidP="007A2B4F">
            <w:pPr>
              <w:rPr>
                <w:sz w:val="18"/>
                <w:szCs w:val="18"/>
              </w:rPr>
            </w:pPr>
            <w:r w:rsidRPr="00CA4154">
              <w:rPr>
                <w:sz w:val="18"/>
                <w:szCs w:val="18"/>
              </w:rPr>
              <w:t>P</w:t>
            </w:r>
          </w:p>
        </w:tc>
        <w:tc>
          <w:tcPr>
            <w:tcW w:w="319" w:type="dxa"/>
          </w:tcPr>
          <w:p w14:paraId="44D9FA3A" w14:textId="1F7F2532" w:rsidR="00CA4154" w:rsidRPr="00CA4154" w:rsidRDefault="00CA4154" w:rsidP="007A2B4F">
            <w:pPr>
              <w:rPr>
                <w:sz w:val="18"/>
                <w:szCs w:val="18"/>
              </w:rPr>
            </w:pPr>
            <w:r w:rsidRPr="00CA4154">
              <w:rPr>
                <w:sz w:val="18"/>
                <w:szCs w:val="18"/>
              </w:rPr>
              <w:t>P</w:t>
            </w:r>
          </w:p>
        </w:tc>
        <w:tc>
          <w:tcPr>
            <w:tcW w:w="319" w:type="dxa"/>
          </w:tcPr>
          <w:p w14:paraId="7961697E" w14:textId="6BC2C03C" w:rsidR="00CA4154" w:rsidRPr="00CA4154" w:rsidRDefault="00CA4154" w:rsidP="007A2B4F">
            <w:pPr>
              <w:rPr>
                <w:sz w:val="18"/>
                <w:szCs w:val="18"/>
              </w:rPr>
            </w:pPr>
            <w:r w:rsidRPr="00CA4154">
              <w:rPr>
                <w:sz w:val="18"/>
                <w:szCs w:val="18"/>
              </w:rPr>
              <w:t>P</w:t>
            </w:r>
          </w:p>
        </w:tc>
        <w:tc>
          <w:tcPr>
            <w:tcW w:w="319" w:type="dxa"/>
          </w:tcPr>
          <w:p w14:paraId="35C5F989" w14:textId="2955AC2B" w:rsidR="00CA4154" w:rsidRPr="00CA4154" w:rsidRDefault="00CA4154" w:rsidP="007A2B4F">
            <w:pPr>
              <w:rPr>
                <w:sz w:val="18"/>
                <w:szCs w:val="18"/>
              </w:rPr>
            </w:pPr>
            <w:r w:rsidRPr="00CA4154">
              <w:rPr>
                <w:sz w:val="18"/>
                <w:szCs w:val="18"/>
              </w:rPr>
              <w:t>P</w:t>
            </w:r>
          </w:p>
        </w:tc>
      </w:tr>
      <w:tr w:rsidR="00CA4154" w:rsidRPr="00CA4154" w14:paraId="6BDFABE5" w14:textId="77777777" w:rsidTr="00060B1A">
        <w:tc>
          <w:tcPr>
            <w:tcW w:w="320" w:type="dxa"/>
          </w:tcPr>
          <w:p w14:paraId="2B018F47" w14:textId="56BAB686" w:rsidR="00CA4154" w:rsidRPr="00CA4154" w:rsidRDefault="00CA4154" w:rsidP="007A2B4F">
            <w:pPr>
              <w:rPr>
                <w:sz w:val="18"/>
                <w:szCs w:val="18"/>
              </w:rPr>
            </w:pPr>
            <w:r w:rsidRPr="00CA4154">
              <w:rPr>
                <w:sz w:val="18"/>
                <w:szCs w:val="18"/>
              </w:rPr>
              <w:t>M</w:t>
            </w:r>
          </w:p>
        </w:tc>
        <w:tc>
          <w:tcPr>
            <w:tcW w:w="320" w:type="dxa"/>
          </w:tcPr>
          <w:p w14:paraId="75E26311" w14:textId="53F928C4" w:rsidR="00CA4154" w:rsidRPr="00CA4154" w:rsidRDefault="00CA4154" w:rsidP="007A2B4F">
            <w:pPr>
              <w:rPr>
                <w:sz w:val="18"/>
                <w:szCs w:val="18"/>
              </w:rPr>
            </w:pPr>
            <w:r w:rsidRPr="00CA4154">
              <w:rPr>
                <w:sz w:val="18"/>
                <w:szCs w:val="18"/>
              </w:rPr>
              <w:t>M</w:t>
            </w:r>
          </w:p>
        </w:tc>
        <w:tc>
          <w:tcPr>
            <w:tcW w:w="320" w:type="dxa"/>
          </w:tcPr>
          <w:p w14:paraId="12EFF059" w14:textId="189DCB3C" w:rsidR="00CA4154" w:rsidRPr="00CA4154" w:rsidRDefault="00CA4154" w:rsidP="007A2B4F">
            <w:pPr>
              <w:rPr>
                <w:sz w:val="18"/>
                <w:szCs w:val="18"/>
              </w:rPr>
            </w:pPr>
            <w:r w:rsidRPr="00CA4154">
              <w:rPr>
                <w:sz w:val="18"/>
                <w:szCs w:val="18"/>
              </w:rPr>
              <w:t>M</w:t>
            </w:r>
          </w:p>
        </w:tc>
        <w:tc>
          <w:tcPr>
            <w:tcW w:w="320" w:type="dxa"/>
          </w:tcPr>
          <w:p w14:paraId="37DDECEA" w14:textId="788A8314" w:rsidR="00CA4154" w:rsidRPr="00CA4154" w:rsidRDefault="00CA4154" w:rsidP="007A2B4F">
            <w:pPr>
              <w:rPr>
                <w:sz w:val="18"/>
                <w:szCs w:val="18"/>
              </w:rPr>
            </w:pPr>
            <w:r w:rsidRPr="00CA4154">
              <w:rPr>
                <w:sz w:val="18"/>
                <w:szCs w:val="18"/>
              </w:rPr>
              <w:t>M</w:t>
            </w:r>
          </w:p>
        </w:tc>
        <w:tc>
          <w:tcPr>
            <w:tcW w:w="320" w:type="dxa"/>
          </w:tcPr>
          <w:p w14:paraId="57D69E01" w14:textId="74D37EA3" w:rsidR="00CA4154" w:rsidRPr="00CA4154" w:rsidRDefault="00CA4154" w:rsidP="007A2B4F">
            <w:pPr>
              <w:rPr>
                <w:sz w:val="18"/>
                <w:szCs w:val="18"/>
              </w:rPr>
            </w:pPr>
            <w:r w:rsidRPr="00CA4154">
              <w:rPr>
                <w:sz w:val="18"/>
                <w:szCs w:val="18"/>
              </w:rPr>
              <w:t>M</w:t>
            </w:r>
          </w:p>
        </w:tc>
        <w:tc>
          <w:tcPr>
            <w:tcW w:w="320" w:type="dxa"/>
          </w:tcPr>
          <w:p w14:paraId="19E4395C" w14:textId="70AE3477" w:rsidR="00CA4154" w:rsidRPr="00CA4154" w:rsidRDefault="00CA4154" w:rsidP="007A2B4F">
            <w:pPr>
              <w:rPr>
                <w:sz w:val="18"/>
                <w:szCs w:val="18"/>
              </w:rPr>
            </w:pPr>
            <w:r w:rsidRPr="00CA4154">
              <w:rPr>
                <w:sz w:val="18"/>
                <w:szCs w:val="18"/>
              </w:rPr>
              <w:t>M</w:t>
            </w:r>
          </w:p>
        </w:tc>
        <w:tc>
          <w:tcPr>
            <w:tcW w:w="319" w:type="dxa"/>
          </w:tcPr>
          <w:p w14:paraId="4D56392B" w14:textId="661F9FCE" w:rsidR="00CA4154" w:rsidRPr="00CA4154" w:rsidRDefault="00CA4154" w:rsidP="007A2B4F">
            <w:pPr>
              <w:rPr>
                <w:sz w:val="18"/>
                <w:szCs w:val="18"/>
              </w:rPr>
            </w:pPr>
            <w:r w:rsidRPr="00CA4154">
              <w:rPr>
                <w:sz w:val="18"/>
                <w:szCs w:val="18"/>
              </w:rPr>
              <w:t>M</w:t>
            </w:r>
          </w:p>
        </w:tc>
        <w:tc>
          <w:tcPr>
            <w:tcW w:w="319" w:type="dxa"/>
          </w:tcPr>
          <w:p w14:paraId="7FDC02B4" w14:textId="6642954C" w:rsidR="00CA4154" w:rsidRPr="00CA4154" w:rsidRDefault="00CA4154" w:rsidP="007A2B4F">
            <w:pPr>
              <w:rPr>
                <w:sz w:val="18"/>
                <w:szCs w:val="18"/>
              </w:rPr>
            </w:pPr>
            <w:r w:rsidRPr="00CA4154">
              <w:rPr>
                <w:sz w:val="18"/>
                <w:szCs w:val="18"/>
              </w:rPr>
              <w:t>M</w:t>
            </w:r>
          </w:p>
        </w:tc>
        <w:tc>
          <w:tcPr>
            <w:tcW w:w="319" w:type="dxa"/>
          </w:tcPr>
          <w:p w14:paraId="63794CA5" w14:textId="2366814B" w:rsidR="00CA4154" w:rsidRPr="00CA4154" w:rsidRDefault="00CA4154" w:rsidP="007A2B4F">
            <w:pPr>
              <w:rPr>
                <w:sz w:val="18"/>
                <w:szCs w:val="18"/>
              </w:rPr>
            </w:pPr>
            <w:r w:rsidRPr="00CA4154">
              <w:rPr>
                <w:sz w:val="18"/>
                <w:szCs w:val="18"/>
              </w:rPr>
              <w:t>M</w:t>
            </w:r>
          </w:p>
        </w:tc>
        <w:tc>
          <w:tcPr>
            <w:tcW w:w="319" w:type="dxa"/>
          </w:tcPr>
          <w:p w14:paraId="65DA4E57" w14:textId="2E7AD750" w:rsidR="00CA4154" w:rsidRPr="00CA4154" w:rsidRDefault="00CA4154" w:rsidP="007A2B4F">
            <w:pPr>
              <w:rPr>
                <w:sz w:val="18"/>
                <w:szCs w:val="18"/>
              </w:rPr>
            </w:pPr>
            <w:r w:rsidRPr="00CA4154">
              <w:rPr>
                <w:sz w:val="18"/>
                <w:szCs w:val="18"/>
              </w:rPr>
              <w:t>M</w:t>
            </w:r>
          </w:p>
        </w:tc>
        <w:tc>
          <w:tcPr>
            <w:tcW w:w="319" w:type="dxa"/>
          </w:tcPr>
          <w:p w14:paraId="02FC5938" w14:textId="39A2F353" w:rsidR="00CA4154" w:rsidRPr="00CA4154" w:rsidRDefault="00CA4154" w:rsidP="007A2B4F">
            <w:pPr>
              <w:rPr>
                <w:sz w:val="18"/>
                <w:szCs w:val="18"/>
              </w:rPr>
            </w:pPr>
            <w:r w:rsidRPr="00CA4154">
              <w:rPr>
                <w:sz w:val="18"/>
                <w:szCs w:val="18"/>
              </w:rPr>
              <w:t>M</w:t>
            </w:r>
          </w:p>
        </w:tc>
        <w:tc>
          <w:tcPr>
            <w:tcW w:w="319" w:type="dxa"/>
          </w:tcPr>
          <w:p w14:paraId="3F7E480F" w14:textId="3B5D9A22" w:rsidR="00CA4154" w:rsidRPr="00CA4154" w:rsidRDefault="00CA4154" w:rsidP="007A2B4F">
            <w:pPr>
              <w:rPr>
                <w:sz w:val="18"/>
                <w:szCs w:val="18"/>
              </w:rPr>
            </w:pPr>
            <w:r w:rsidRPr="00CA4154">
              <w:rPr>
                <w:sz w:val="18"/>
                <w:szCs w:val="18"/>
              </w:rPr>
              <w:t>M</w:t>
            </w:r>
          </w:p>
        </w:tc>
        <w:tc>
          <w:tcPr>
            <w:tcW w:w="319" w:type="dxa"/>
          </w:tcPr>
          <w:p w14:paraId="7E083A4C" w14:textId="10EEE22C" w:rsidR="00CA4154" w:rsidRPr="00CA4154" w:rsidRDefault="00CA4154" w:rsidP="007A2B4F">
            <w:pPr>
              <w:rPr>
                <w:sz w:val="18"/>
                <w:szCs w:val="18"/>
              </w:rPr>
            </w:pPr>
            <w:r w:rsidRPr="00CA4154">
              <w:rPr>
                <w:sz w:val="18"/>
                <w:szCs w:val="18"/>
              </w:rPr>
              <w:t>M</w:t>
            </w:r>
          </w:p>
        </w:tc>
        <w:tc>
          <w:tcPr>
            <w:tcW w:w="319" w:type="dxa"/>
          </w:tcPr>
          <w:p w14:paraId="1CB16ACD" w14:textId="376760F7" w:rsidR="00CA4154" w:rsidRPr="00CA4154" w:rsidRDefault="00CA4154" w:rsidP="007A2B4F">
            <w:pPr>
              <w:rPr>
                <w:sz w:val="18"/>
                <w:szCs w:val="18"/>
              </w:rPr>
            </w:pPr>
            <w:r w:rsidRPr="00CA4154">
              <w:rPr>
                <w:sz w:val="18"/>
                <w:szCs w:val="18"/>
              </w:rPr>
              <w:t>M</w:t>
            </w:r>
          </w:p>
        </w:tc>
        <w:tc>
          <w:tcPr>
            <w:tcW w:w="319" w:type="dxa"/>
          </w:tcPr>
          <w:p w14:paraId="6A9F336D" w14:textId="13FFB94D" w:rsidR="00CA4154" w:rsidRPr="00CA4154" w:rsidRDefault="00CA4154" w:rsidP="007A2B4F">
            <w:pPr>
              <w:rPr>
                <w:sz w:val="18"/>
                <w:szCs w:val="18"/>
              </w:rPr>
            </w:pPr>
            <w:r w:rsidRPr="00CA4154">
              <w:rPr>
                <w:sz w:val="18"/>
                <w:szCs w:val="18"/>
              </w:rPr>
              <w:t>M</w:t>
            </w:r>
          </w:p>
        </w:tc>
        <w:tc>
          <w:tcPr>
            <w:tcW w:w="319" w:type="dxa"/>
          </w:tcPr>
          <w:p w14:paraId="4C274D4A" w14:textId="54748315" w:rsidR="00CA4154" w:rsidRPr="00CA4154" w:rsidRDefault="00CA4154" w:rsidP="007A2B4F">
            <w:pPr>
              <w:rPr>
                <w:sz w:val="18"/>
                <w:szCs w:val="18"/>
              </w:rPr>
            </w:pPr>
            <w:r w:rsidRPr="00CA4154">
              <w:rPr>
                <w:sz w:val="18"/>
                <w:szCs w:val="18"/>
              </w:rPr>
              <w:t>M</w:t>
            </w:r>
          </w:p>
        </w:tc>
        <w:tc>
          <w:tcPr>
            <w:tcW w:w="319" w:type="dxa"/>
          </w:tcPr>
          <w:p w14:paraId="1ACCE53B" w14:textId="14D59ABE" w:rsidR="00CA4154" w:rsidRPr="00CA4154" w:rsidRDefault="00CA4154" w:rsidP="007A2B4F">
            <w:pPr>
              <w:rPr>
                <w:sz w:val="18"/>
                <w:szCs w:val="18"/>
              </w:rPr>
            </w:pPr>
            <w:r w:rsidRPr="00CA4154">
              <w:rPr>
                <w:sz w:val="18"/>
                <w:szCs w:val="18"/>
              </w:rPr>
              <w:t>M</w:t>
            </w:r>
          </w:p>
        </w:tc>
        <w:tc>
          <w:tcPr>
            <w:tcW w:w="319" w:type="dxa"/>
          </w:tcPr>
          <w:p w14:paraId="7884BD7A" w14:textId="619E23E4" w:rsidR="00CA4154" w:rsidRPr="00CA4154" w:rsidRDefault="00CA4154" w:rsidP="007A2B4F">
            <w:pPr>
              <w:rPr>
                <w:sz w:val="18"/>
                <w:szCs w:val="18"/>
              </w:rPr>
            </w:pPr>
            <w:r w:rsidRPr="00CA4154">
              <w:rPr>
                <w:sz w:val="18"/>
                <w:szCs w:val="18"/>
              </w:rPr>
              <w:t>M</w:t>
            </w:r>
          </w:p>
        </w:tc>
        <w:tc>
          <w:tcPr>
            <w:tcW w:w="319" w:type="dxa"/>
          </w:tcPr>
          <w:p w14:paraId="6873D379" w14:textId="0AD3DCDD" w:rsidR="00CA4154" w:rsidRPr="00CA4154" w:rsidRDefault="00CA4154" w:rsidP="007A2B4F">
            <w:pPr>
              <w:rPr>
                <w:sz w:val="18"/>
                <w:szCs w:val="18"/>
              </w:rPr>
            </w:pPr>
            <w:r w:rsidRPr="00CA4154">
              <w:rPr>
                <w:sz w:val="18"/>
                <w:szCs w:val="18"/>
              </w:rPr>
              <w:t>M</w:t>
            </w:r>
          </w:p>
        </w:tc>
        <w:tc>
          <w:tcPr>
            <w:tcW w:w="319" w:type="dxa"/>
          </w:tcPr>
          <w:p w14:paraId="3E84C590" w14:textId="7CCCC780" w:rsidR="00CA4154" w:rsidRPr="00CA4154" w:rsidRDefault="00CA4154" w:rsidP="007A2B4F">
            <w:pPr>
              <w:rPr>
                <w:sz w:val="18"/>
                <w:szCs w:val="18"/>
              </w:rPr>
            </w:pPr>
            <w:r w:rsidRPr="00CA4154">
              <w:rPr>
                <w:sz w:val="18"/>
                <w:szCs w:val="18"/>
              </w:rPr>
              <w:t>M</w:t>
            </w:r>
          </w:p>
        </w:tc>
        <w:tc>
          <w:tcPr>
            <w:tcW w:w="319" w:type="dxa"/>
          </w:tcPr>
          <w:p w14:paraId="1765EC35" w14:textId="570E62B3" w:rsidR="00CA4154" w:rsidRPr="00CA4154" w:rsidRDefault="00CA4154" w:rsidP="007A2B4F">
            <w:pPr>
              <w:rPr>
                <w:sz w:val="18"/>
                <w:szCs w:val="18"/>
              </w:rPr>
            </w:pPr>
            <w:r w:rsidRPr="00CA4154">
              <w:rPr>
                <w:sz w:val="18"/>
                <w:szCs w:val="18"/>
              </w:rPr>
              <w:t>M</w:t>
            </w:r>
          </w:p>
        </w:tc>
        <w:tc>
          <w:tcPr>
            <w:tcW w:w="319" w:type="dxa"/>
          </w:tcPr>
          <w:p w14:paraId="0F1E8DFD" w14:textId="5DED47C4" w:rsidR="00CA4154" w:rsidRPr="00CA4154" w:rsidRDefault="00CA4154" w:rsidP="007A2B4F">
            <w:pPr>
              <w:rPr>
                <w:sz w:val="18"/>
                <w:szCs w:val="18"/>
              </w:rPr>
            </w:pPr>
            <w:r w:rsidRPr="00CA4154">
              <w:rPr>
                <w:sz w:val="18"/>
                <w:szCs w:val="18"/>
              </w:rPr>
              <w:t>M</w:t>
            </w:r>
          </w:p>
        </w:tc>
        <w:tc>
          <w:tcPr>
            <w:tcW w:w="319" w:type="dxa"/>
          </w:tcPr>
          <w:p w14:paraId="2239CF6B" w14:textId="72E702C4" w:rsidR="00CA4154" w:rsidRPr="00CA4154" w:rsidRDefault="00CA4154" w:rsidP="007A2B4F">
            <w:pPr>
              <w:rPr>
                <w:sz w:val="18"/>
                <w:szCs w:val="18"/>
              </w:rPr>
            </w:pPr>
            <w:r w:rsidRPr="00CA4154">
              <w:rPr>
                <w:sz w:val="18"/>
                <w:szCs w:val="18"/>
              </w:rPr>
              <w:t>M</w:t>
            </w:r>
          </w:p>
        </w:tc>
        <w:tc>
          <w:tcPr>
            <w:tcW w:w="319" w:type="dxa"/>
          </w:tcPr>
          <w:p w14:paraId="3C235C89" w14:textId="23620DDE" w:rsidR="00CA4154" w:rsidRPr="00CA4154" w:rsidRDefault="00CA4154" w:rsidP="007A2B4F">
            <w:pPr>
              <w:rPr>
                <w:sz w:val="18"/>
                <w:szCs w:val="18"/>
              </w:rPr>
            </w:pPr>
            <w:r w:rsidRPr="00CA4154">
              <w:rPr>
                <w:sz w:val="18"/>
                <w:szCs w:val="18"/>
              </w:rPr>
              <w:t>M</w:t>
            </w:r>
          </w:p>
        </w:tc>
        <w:tc>
          <w:tcPr>
            <w:tcW w:w="319" w:type="dxa"/>
          </w:tcPr>
          <w:p w14:paraId="72D9462D" w14:textId="03BAD073" w:rsidR="00CA4154" w:rsidRPr="00CA4154" w:rsidRDefault="00CA4154" w:rsidP="007A2B4F">
            <w:pPr>
              <w:rPr>
                <w:sz w:val="18"/>
                <w:szCs w:val="18"/>
              </w:rPr>
            </w:pPr>
            <w:r w:rsidRPr="00CA4154">
              <w:rPr>
                <w:sz w:val="18"/>
                <w:szCs w:val="18"/>
              </w:rPr>
              <w:t>M</w:t>
            </w:r>
          </w:p>
        </w:tc>
        <w:tc>
          <w:tcPr>
            <w:tcW w:w="319" w:type="dxa"/>
          </w:tcPr>
          <w:p w14:paraId="14661015" w14:textId="30DB743D" w:rsidR="00CA4154" w:rsidRPr="00CA4154" w:rsidRDefault="00CA4154" w:rsidP="007A2B4F">
            <w:pPr>
              <w:rPr>
                <w:sz w:val="18"/>
                <w:szCs w:val="18"/>
              </w:rPr>
            </w:pPr>
            <w:r w:rsidRPr="00CA4154">
              <w:rPr>
                <w:sz w:val="18"/>
                <w:szCs w:val="18"/>
              </w:rPr>
              <w:t>M</w:t>
            </w:r>
          </w:p>
        </w:tc>
        <w:tc>
          <w:tcPr>
            <w:tcW w:w="319" w:type="dxa"/>
          </w:tcPr>
          <w:p w14:paraId="33A1BED9" w14:textId="6E07254B" w:rsidR="00CA4154" w:rsidRPr="00CA4154" w:rsidRDefault="00CA4154" w:rsidP="007A2B4F">
            <w:pPr>
              <w:rPr>
                <w:sz w:val="18"/>
                <w:szCs w:val="18"/>
              </w:rPr>
            </w:pPr>
            <w:r w:rsidRPr="00CA4154">
              <w:rPr>
                <w:sz w:val="18"/>
                <w:szCs w:val="18"/>
              </w:rPr>
              <w:t>M</w:t>
            </w:r>
          </w:p>
        </w:tc>
        <w:tc>
          <w:tcPr>
            <w:tcW w:w="319" w:type="dxa"/>
          </w:tcPr>
          <w:p w14:paraId="65C2138E" w14:textId="232EA5FC" w:rsidR="00CA4154" w:rsidRPr="00CA4154" w:rsidRDefault="00CA4154" w:rsidP="007A2B4F">
            <w:pPr>
              <w:rPr>
                <w:sz w:val="18"/>
                <w:szCs w:val="18"/>
              </w:rPr>
            </w:pPr>
            <w:r w:rsidRPr="00CA4154">
              <w:rPr>
                <w:sz w:val="18"/>
                <w:szCs w:val="18"/>
              </w:rPr>
              <w:t>M</w:t>
            </w:r>
          </w:p>
        </w:tc>
        <w:tc>
          <w:tcPr>
            <w:tcW w:w="319" w:type="dxa"/>
          </w:tcPr>
          <w:p w14:paraId="61751E4D" w14:textId="4FA27236" w:rsidR="00CA4154" w:rsidRPr="00CA4154" w:rsidRDefault="00CA4154" w:rsidP="007A2B4F">
            <w:pPr>
              <w:rPr>
                <w:sz w:val="18"/>
                <w:szCs w:val="18"/>
              </w:rPr>
            </w:pPr>
            <w:r w:rsidRPr="00CA4154">
              <w:rPr>
                <w:sz w:val="18"/>
                <w:szCs w:val="18"/>
              </w:rPr>
              <w:t>M</w:t>
            </w:r>
          </w:p>
        </w:tc>
        <w:tc>
          <w:tcPr>
            <w:tcW w:w="319" w:type="dxa"/>
          </w:tcPr>
          <w:p w14:paraId="5F2364D2" w14:textId="26046E44" w:rsidR="00CA4154" w:rsidRPr="00CA4154" w:rsidRDefault="00CA4154" w:rsidP="007A2B4F">
            <w:pPr>
              <w:rPr>
                <w:sz w:val="18"/>
                <w:szCs w:val="18"/>
              </w:rPr>
            </w:pPr>
            <w:r w:rsidRPr="00CA4154">
              <w:rPr>
                <w:sz w:val="18"/>
                <w:szCs w:val="18"/>
              </w:rPr>
              <w:t>M</w:t>
            </w:r>
          </w:p>
        </w:tc>
      </w:tr>
      <w:tr w:rsidR="00060B1A" w:rsidRPr="00CA4154" w14:paraId="661C749A" w14:textId="77777777" w:rsidTr="00060B1A">
        <w:tc>
          <w:tcPr>
            <w:tcW w:w="320" w:type="dxa"/>
          </w:tcPr>
          <w:p w14:paraId="5DB55043" w14:textId="77777777" w:rsidR="00060B1A" w:rsidRPr="00CA4154" w:rsidRDefault="00060B1A" w:rsidP="007A2B4F">
            <w:pPr>
              <w:rPr>
                <w:sz w:val="18"/>
                <w:szCs w:val="18"/>
              </w:rPr>
            </w:pPr>
          </w:p>
        </w:tc>
        <w:tc>
          <w:tcPr>
            <w:tcW w:w="320" w:type="dxa"/>
          </w:tcPr>
          <w:p w14:paraId="0FD4F023" w14:textId="4DCE96D8" w:rsidR="00060B1A" w:rsidRPr="00CA4154" w:rsidRDefault="00060B1A" w:rsidP="007A2B4F">
            <w:pPr>
              <w:rPr>
                <w:sz w:val="18"/>
                <w:szCs w:val="18"/>
              </w:rPr>
            </w:pPr>
            <w:r>
              <w:rPr>
                <w:sz w:val="18"/>
                <w:szCs w:val="18"/>
              </w:rPr>
              <w:t>G</w:t>
            </w:r>
          </w:p>
        </w:tc>
        <w:tc>
          <w:tcPr>
            <w:tcW w:w="320" w:type="dxa"/>
          </w:tcPr>
          <w:p w14:paraId="7ED267B3" w14:textId="606354B3" w:rsidR="00060B1A" w:rsidRPr="00CA4154" w:rsidRDefault="00060B1A" w:rsidP="007A2B4F">
            <w:pPr>
              <w:rPr>
                <w:sz w:val="18"/>
                <w:szCs w:val="18"/>
              </w:rPr>
            </w:pPr>
          </w:p>
        </w:tc>
        <w:tc>
          <w:tcPr>
            <w:tcW w:w="320" w:type="dxa"/>
          </w:tcPr>
          <w:p w14:paraId="4ED60899" w14:textId="77777777" w:rsidR="00060B1A" w:rsidRPr="00CA4154" w:rsidRDefault="00060B1A" w:rsidP="007A2B4F">
            <w:pPr>
              <w:rPr>
                <w:sz w:val="18"/>
                <w:szCs w:val="18"/>
              </w:rPr>
            </w:pPr>
          </w:p>
        </w:tc>
        <w:tc>
          <w:tcPr>
            <w:tcW w:w="320" w:type="dxa"/>
          </w:tcPr>
          <w:p w14:paraId="0414C4B4" w14:textId="097DC586" w:rsidR="00060B1A" w:rsidRPr="00CA4154" w:rsidRDefault="00060B1A" w:rsidP="007A2B4F">
            <w:pPr>
              <w:rPr>
                <w:sz w:val="18"/>
                <w:szCs w:val="18"/>
              </w:rPr>
            </w:pPr>
            <w:r>
              <w:rPr>
                <w:sz w:val="18"/>
                <w:szCs w:val="18"/>
              </w:rPr>
              <w:t>G</w:t>
            </w:r>
          </w:p>
        </w:tc>
        <w:tc>
          <w:tcPr>
            <w:tcW w:w="320" w:type="dxa"/>
          </w:tcPr>
          <w:p w14:paraId="68E13370" w14:textId="36CC1889" w:rsidR="00060B1A" w:rsidRPr="00CA4154" w:rsidRDefault="00060B1A" w:rsidP="007A2B4F">
            <w:pPr>
              <w:rPr>
                <w:sz w:val="18"/>
                <w:szCs w:val="18"/>
              </w:rPr>
            </w:pPr>
          </w:p>
        </w:tc>
        <w:tc>
          <w:tcPr>
            <w:tcW w:w="319" w:type="dxa"/>
          </w:tcPr>
          <w:p w14:paraId="1E8115A9" w14:textId="77777777" w:rsidR="00060B1A" w:rsidRPr="00CA4154" w:rsidRDefault="00060B1A" w:rsidP="007A2B4F">
            <w:pPr>
              <w:rPr>
                <w:sz w:val="18"/>
                <w:szCs w:val="18"/>
              </w:rPr>
            </w:pPr>
          </w:p>
        </w:tc>
        <w:tc>
          <w:tcPr>
            <w:tcW w:w="319" w:type="dxa"/>
          </w:tcPr>
          <w:p w14:paraId="5928BB6D" w14:textId="390F4C1E" w:rsidR="00060B1A" w:rsidRPr="00CA4154" w:rsidRDefault="00060B1A" w:rsidP="007A2B4F">
            <w:pPr>
              <w:rPr>
                <w:sz w:val="18"/>
                <w:szCs w:val="18"/>
              </w:rPr>
            </w:pPr>
            <w:r>
              <w:rPr>
                <w:sz w:val="18"/>
                <w:szCs w:val="18"/>
              </w:rPr>
              <w:t>G</w:t>
            </w:r>
          </w:p>
        </w:tc>
        <w:tc>
          <w:tcPr>
            <w:tcW w:w="319" w:type="dxa"/>
          </w:tcPr>
          <w:p w14:paraId="227F41CE" w14:textId="4E2FE56B" w:rsidR="00060B1A" w:rsidRPr="00CA4154" w:rsidRDefault="00060B1A" w:rsidP="007A2B4F">
            <w:pPr>
              <w:rPr>
                <w:sz w:val="18"/>
                <w:szCs w:val="18"/>
              </w:rPr>
            </w:pPr>
          </w:p>
        </w:tc>
        <w:tc>
          <w:tcPr>
            <w:tcW w:w="319" w:type="dxa"/>
          </w:tcPr>
          <w:p w14:paraId="50338556" w14:textId="77777777" w:rsidR="00060B1A" w:rsidRPr="00CA4154" w:rsidRDefault="00060B1A" w:rsidP="007A2B4F">
            <w:pPr>
              <w:rPr>
                <w:sz w:val="18"/>
                <w:szCs w:val="18"/>
              </w:rPr>
            </w:pPr>
          </w:p>
        </w:tc>
        <w:tc>
          <w:tcPr>
            <w:tcW w:w="319" w:type="dxa"/>
          </w:tcPr>
          <w:p w14:paraId="638F10A0" w14:textId="1AE7FBB5" w:rsidR="00060B1A" w:rsidRPr="00CA4154" w:rsidRDefault="00060B1A" w:rsidP="007A2B4F">
            <w:pPr>
              <w:rPr>
                <w:sz w:val="18"/>
                <w:szCs w:val="18"/>
              </w:rPr>
            </w:pPr>
            <w:r>
              <w:rPr>
                <w:sz w:val="18"/>
                <w:szCs w:val="18"/>
              </w:rPr>
              <w:t>G</w:t>
            </w:r>
          </w:p>
        </w:tc>
        <w:tc>
          <w:tcPr>
            <w:tcW w:w="319" w:type="dxa"/>
          </w:tcPr>
          <w:p w14:paraId="070C47D1" w14:textId="4C1B5909" w:rsidR="00060B1A" w:rsidRPr="00CA4154" w:rsidRDefault="00060B1A" w:rsidP="007A2B4F">
            <w:pPr>
              <w:rPr>
                <w:sz w:val="18"/>
                <w:szCs w:val="18"/>
              </w:rPr>
            </w:pPr>
          </w:p>
        </w:tc>
        <w:tc>
          <w:tcPr>
            <w:tcW w:w="319" w:type="dxa"/>
          </w:tcPr>
          <w:p w14:paraId="4457F9FB" w14:textId="77777777" w:rsidR="00060B1A" w:rsidRPr="00CA4154" w:rsidRDefault="00060B1A" w:rsidP="007A2B4F">
            <w:pPr>
              <w:rPr>
                <w:sz w:val="18"/>
                <w:szCs w:val="18"/>
              </w:rPr>
            </w:pPr>
          </w:p>
        </w:tc>
        <w:tc>
          <w:tcPr>
            <w:tcW w:w="319" w:type="dxa"/>
          </w:tcPr>
          <w:p w14:paraId="7E1DF5C3" w14:textId="50B01C4E" w:rsidR="00060B1A" w:rsidRPr="00CA4154" w:rsidRDefault="00060B1A" w:rsidP="007A2B4F">
            <w:pPr>
              <w:rPr>
                <w:sz w:val="18"/>
                <w:szCs w:val="18"/>
              </w:rPr>
            </w:pPr>
            <w:r>
              <w:rPr>
                <w:sz w:val="18"/>
                <w:szCs w:val="18"/>
              </w:rPr>
              <w:t>G</w:t>
            </w:r>
          </w:p>
        </w:tc>
        <w:tc>
          <w:tcPr>
            <w:tcW w:w="319" w:type="dxa"/>
          </w:tcPr>
          <w:p w14:paraId="7D2BD771" w14:textId="1F70C590" w:rsidR="00060B1A" w:rsidRPr="00CA4154" w:rsidRDefault="00060B1A" w:rsidP="007A2B4F">
            <w:pPr>
              <w:rPr>
                <w:sz w:val="18"/>
                <w:szCs w:val="18"/>
              </w:rPr>
            </w:pPr>
          </w:p>
        </w:tc>
        <w:tc>
          <w:tcPr>
            <w:tcW w:w="319" w:type="dxa"/>
          </w:tcPr>
          <w:p w14:paraId="342B88E9" w14:textId="77777777" w:rsidR="00060B1A" w:rsidRPr="00CA4154" w:rsidRDefault="00060B1A" w:rsidP="007A2B4F">
            <w:pPr>
              <w:rPr>
                <w:sz w:val="18"/>
                <w:szCs w:val="18"/>
              </w:rPr>
            </w:pPr>
          </w:p>
        </w:tc>
        <w:tc>
          <w:tcPr>
            <w:tcW w:w="319" w:type="dxa"/>
          </w:tcPr>
          <w:p w14:paraId="053033E8" w14:textId="0F3AB61A" w:rsidR="00060B1A" w:rsidRPr="00CA4154" w:rsidRDefault="00060B1A" w:rsidP="007A2B4F">
            <w:pPr>
              <w:rPr>
                <w:sz w:val="18"/>
                <w:szCs w:val="18"/>
              </w:rPr>
            </w:pPr>
            <w:r>
              <w:rPr>
                <w:sz w:val="18"/>
                <w:szCs w:val="18"/>
              </w:rPr>
              <w:t>G</w:t>
            </w:r>
          </w:p>
        </w:tc>
        <w:tc>
          <w:tcPr>
            <w:tcW w:w="319" w:type="dxa"/>
          </w:tcPr>
          <w:p w14:paraId="15F504F0" w14:textId="4E65D865" w:rsidR="00060B1A" w:rsidRPr="00CA4154" w:rsidRDefault="00060B1A" w:rsidP="007A2B4F">
            <w:pPr>
              <w:rPr>
                <w:sz w:val="18"/>
                <w:szCs w:val="18"/>
              </w:rPr>
            </w:pPr>
          </w:p>
        </w:tc>
        <w:tc>
          <w:tcPr>
            <w:tcW w:w="319" w:type="dxa"/>
          </w:tcPr>
          <w:p w14:paraId="571E6FA5" w14:textId="77777777" w:rsidR="00060B1A" w:rsidRPr="00CA4154" w:rsidRDefault="00060B1A" w:rsidP="007A2B4F">
            <w:pPr>
              <w:rPr>
                <w:sz w:val="18"/>
                <w:szCs w:val="18"/>
              </w:rPr>
            </w:pPr>
          </w:p>
        </w:tc>
        <w:tc>
          <w:tcPr>
            <w:tcW w:w="319" w:type="dxa"/>
          </w:tcPr>
          <w:p w14:paraId="45ADF6F7" w14:textId="5A68CE26" w:rsidR="00060B1A" w:rsidRPr="00CA4154" w:rsidRDefault="00060B1A" w:rsidP="007A2B4F">
            <w:pPr>
              <w:rPr>
                <w:sz w:val="18"/>
                <w:szCs w:val="18"/>
              </w:rPr>
            </w:pPr>
            <w:r>
              <w:rPr>
                <w:sz w:val="18"/>
                <w:szCs w:val="18"/>
              </w:rPr>
              <w:t>G</w:t>
            </w:r>
          </w:p>
        </w:tc>
        <w:tc>
          <w:tcPr>
            <w:tcW w:w="319" w:type="dxa"/>
          </w:tcPr>
          <w:p w14:paraId="73CB1A77" w14:textId="4374138A" w:rsidR="00060B1A" w:rsidRPr="00CA4154" w:rsidRDefault="00060B1A" w:rsidP="007A2B4F">
            <w:pPr>
              <w:rPr>
                <w:sz w:val="18"/>
                <w:szCs w:val="18"/>
              </w:rPr>
            </w:pPr>
          </w:p>
        </w:tc>
        <w:tc>
          <w:tcPr>
            <w:tcW w:w="319" w:type="dxa"/>
          </w:tcPr>
          <w:p w14:paraId="64BE1302" w14:textId="77777777" w:rsidR="00060B1A" w:rsidRPr="00CA4154" w:rsidRDefault="00060B1A" w:rsidP="007A2B4F">
            <w:pPr>
              <w:rPr>
                <w:sz w:val="18"/>
                <w:szCs w:val="18"/>
              </w:rPr>
            </w:pPr>
          </w:p>
        </w:tc>
        <w:tc>
          <w:tcPr>
            <w:tcW w:w="319" w:type="dxa"/>
          </w:tcPr>
          <w:p w14:paraId="6AEC2517" w14:textId="01B96552" w:rsidR="00060B1A" w:rsidRPr="00CA4154" w:rsidRDefault="00060B1A" w:rsidP="007A2B4F">
            <w:pPr>
              <w:rPr>
                <w:sz w:val="18"/>
                <w:szCs w:val="18"/>
              </w:rPr>
            </w:pPr>
            <w:r>
              <w:rPr>
                <w:sz w:val="18"/>
                <w:szCs w:val="18"/>
              </w:rPr>
              <w:t>G</w:t>
            </w:r>
          </w:p>
        </w:tc>
        <w:tc>
          <w:tcPr>
            <w:tcW w:w="319" w:type="dxa"/>
          </w:tcPr>
          <w:p w14:paraId="51C338AC" w14:textId="4F0DF007" w:rsidR="00060B1A" w:rsidRPr="00CA4154" w:rsidRDefault="00060B1A" w:rsidP="007A2B4F">
            <w:pPr>
              <w:rPr>
                <w:sz w:val="18"/>
                <w:szCs w:val="18"/>
              </w:rPr>
            </w:pPr>
          </w:p>
        </w:tc>
        <w:tc>
          <w:tcPr>
            <w:tcW w:w="319" w:type="dxa"/>
          </w:tcPr>
          <w:p w14:paraId="2C7E46EA" w14:textId="77777777" w:rsidR="00060B1A" w:rsidRPr="00CA4154" w:rsidRDefault="00060B1A" w:rsidP="007A2B4F">
            <w:pPr>
              <w:rPr>
                <w:sz w:val="18"/>
                <w:szCs w:val="18"/>
              </w:rPr>
            </w:pPr>
          </w:p>
        </w:tc>
        <w:tc>
          <w:tcPr>
            <w:tcW w:w="319" w:type="dxa"/>
          </w:tcPr>
          <w:p w14:paraId="03734A17" w14:textId="4070A247" w:rsidR="00060B1A" w:rsidRPr="00CA4154" w:rsidRDefault="00060B1A" w:rsidP="007A2B4F">
            <w:pPr>
              <w:rPr>
                <w:sz w:val="18"/>
                <w:szCs w:val="18"/>
              </w:rPr>
            </w:pPr>
            <w:r>
              <w:rPr>
                <w:sz w:val="18"/>
                <w:szCs w:val="18"/>
              </w:rPr>
              <w:t>G</w:t>
            </w:r>
          </w:p>
        </w:tc>
        <w:tc>
          <w:tcPr>
            <w:tcW w:w="319" w:type="dxa"/>
          </w:tcPr>
          <w:p w14:paraId="4961F89F" w14:textId="0CFEF80A" w:rsidR="00060B1A" w:rsidRPr="00CA4154" w:rsidRDefault="00060B1A" w:rsidP="007A2B4F">
            <w:pPr>
              <w:rPr>
                <w:sz w:val="18"/>
                <w:szCs w:val="18"/>
              </w:rPr>
            </w:pPr>
          </w:p>
        </w:tc>
        <w:tc>
          <w:tcPr>
            <w:tcW w:w="319" w:type="dxa"/>
          </w:tcPr>
          <w:p w14:paraId="180C2703" w14:textId="77777777" w:rsidR="00060B1A" w:rsidRPr="00CA4154" w:rsidRDefault="00060B1A" w:rsidP="007A2B4F">
            <w:pPr>
              <w:rPr>
                <w:sz w:val="18"/>
                <w:szCs w:val="18"/>
              </w:rPr>
            </w:pPr>
          </w:p>
        </w:tc>
        <w:tc>
          <w:tcPr>
            <w:tcW w:w="319" w:type="dxa"/>
          </w:tcPr>
          <w:p w14:paraId="25415C5B" w14:textId="3C0E4D12" w:rsidR="00060B1A" w:rsidRPr="00CA4154" w:rsidRDefault="00060B1A" w:rsidP="007A2B4F">
            <w:pPr>
              <w:rPr>
                <w:sz w:val="18"/>
                <w:szCs w:val="18"/>
              </w:rPr>
            </w:pPr>
            <w:r>
              <w:rPr>
                <w:sz w:val="18"/>
                <w:szCs w:val="18"/>
              </w:rPr>
              <w:t>G</w:t>
            </w:r>
          </w:p>
        </w:tc>
        <w:tc>
          <w:tcPr>
            <w:tcW w:w="319" w:type="dxa"/>
          </w:tcPr>
          <w:p w14:paraId="4E8BD94E" w14:textId="0A311555" w:rsidR="00060B1A" w:rsidRPr="00CA4154" w:rsidRDefault="00060B1A" w:rsidP="007A2B4F">
            <w:pPr>
              <w:rPr>
                <w:sz w:val="18"/>
                <w:szCs w:val="18"/>
              </w:rPr>
            </w:pPr>
          </w:p>
        </w:tc>
      </w:tr>
      <w:tr w:rsidR="00060B1A" w:rsidRPr="00CA4154" w14:paraId="09E15A65" w14:textId="77777777" w:rsidTr="00060B1A">
        <w:tc>
          <w:tcPr>
            <w:tcW w:w="320" w:type="dxa"/>
          </w:tcPr>
          <w:p w14:paraId="57CE7D6F" w14:textId="2551194C" w:rsidR="00060B1A" w:rsidRPr="00CA4154" w:rsidRDefault="00060B1A" w:rsidP="007A2B4F">
            <w:pPr>
              <w:rPr>
                <w:sz w:val="18"/>
                <w:szCs w:val="18"/>
              </w:rPr>
            </w:pPr>
            <w:r>
              <w:rPr>
                <w:sz w:val="18"/>
                <w:szCs w:val="18"/>
              </w:rPr>
              <w:t>B</w:t>
            </w:r>
          </w:p>
        </w:tc>
        <w:tc>
          <w:tcPr>
            <w:tcW w:w="320" w:type="dxa"/>
          </w:tcPr>
          <w:p w14:paraId="27AEF6D9" w14:textId="33444470" w:rsidR="00060B1A" w:rsidRPr="00CA4154" w:rsidRDefault="00060B1A" w:rsidP="007A2B4F">
            <w:pPr>
              <w:rPr>
                <w:sz w:val="18"/>
                <w:szCs w:val="18"/>
              </w:rPr>
            </w:pPr>
            <w:r>
              <w:rPr>
                <w:sz w:val="18"/>
                <w:szCs w:val="18"/>
              </w:rPr>
              <w:t>B</w:t>
            </w:r>
          </w:p>
        </w:tc>
        <w:tc>
          <w:tcPr>
            <w:tcW w:w="320" w:type="dxa"/>
          </w:tcPr>
          <w:p w14:paraId="6CB22E08" w14:textId="5D024FA2" w:rsidR="00060B1A" w:rsidRPr="00CA4154" w:rsidRDefault="00060B1A" w:rsidP="007A2B4F">
            <w:pPr>
              <w:rPr>
                <w:sz w:val="18"/>
                <w:szCs w:val="18"/>
              </w:rPr>
            </w:pPr>
            <w:r>
              <w:rPr>
                <w:sz w:val="18"/>
                <w:szCs w:val="18"/>
              </w:rPr>
              <w:t>B</w:t>
            </w:r>
          </w:p>
        </w:tc>
        <w:tc>
          <w:tcPr>
            <w:tcW w:w="960" w:type="dxa"/>
            <w:gridSpan w:val="3"/>
          </w:tcPr>
          <w:p w14:paraId="0A9CCCF0" w14:textId="77777777" w:rsidR="00060B1A" w:rsidRPr="00CA4154" w:rsidRDefault="00060B1A" w:rsidP="007A2B4F">
            <w:pPr>
              <w:rPr>
                <w:sz w:val="18"/>
                <w:szCs w:val="18"/>
              </w:rPr>
            </w:pPr>
          </w:p>
        </w:tc>
        <w:tc>
          <w:tcPr>
            <w:tcW w:w="957" w:type="dxa"/>
            <w:gridSpan w:val="3"/>
          </w:tcPr>
          <w:p w14:paraId="3C6ED98C" w14:textId="77777777" w:rsidR="00060B1A" w:rsidRPr="00CA4154" w:rsidRDefault="00060B1A" w:rsidP="007A2B4F">
            <w:pPr>
              <w:rPr>
                <w:sz w:val="18"/>
                <w:szCs w:val="18"/>
              </w:rPr>
            </w:pPr>
          </w:p>
        </w:tc>
        <w:tc>
          <w:tcPr>
            <w:tcW w:w="957" w:type="dxa"/>
            <w:gridSpan w:val="3"/>
          </w:tcPr>
          <w:p w14:paraId="039C98D8" w14:textId="77777777" w:rsidR="00060B1A" w:rsidRPr="00CA4154" w:rsidRDefault="00060B1A" w:rsidP="007A2B4F">
            <w:pPr>
              <w:rPr>
                <w:sz w:val="18"/>
                <w:szCs w:val="18"/>
              </w:rPr>
            </w:pPr>
          </w:p>
        </w:tc>
        <w:tc>
          <w:tcPr>
            <w:tcW w:w="319" w:type="dxa"/>
          </w:tcPr>
          <w:p w14:paraId="2758FE01" w14:textId="3CB5D69D" w:rsidR="00060B1A" w:rsidRPr="00CA4154" w:rsidRDefault="00060B1A" w:rsidP="007A2B4F">
            <w:pPr>
              <w:rPr>
                <w:sz w:val="18"/>
                <w:szCs w:val="18"/>
              </w:rPr>
            </w:pPr>
            <w:r>
              <w:rPr>
                <w:sz w:val="18"/>
                <w:szCs w:val="18"/>
              </w:rPr>
              <w:t>B</w:t>
            </w:r>
          </w:p>
        </w:tc>
        <w:tc>
          <w:tcPr>
            <w:tcW w:w="319" w:type="dxa"/>
          </w:tcPr>
          <w:p w14:paraId="1C153113" w14:textId="26F719EE" w:rsidR="00060B1A" w:rsidRPr="00CA4154" w:rsidRDefault="00060B1A" w:rsidP="007A2B4F">
            <w:pPr>
              <w:rPr>
                <w:sz w:val="18"/>
                <w:szCs w:val="18"/>
              </w:rPr>
            </w:pPr>
            <w:r>
              <w:rPr>
                <w:sz w:val="18"/>
                <w:szCs w:val="18"/>
              </w:rPr>
              <w:t>B</w:t>
            </w:r>
          </w:p>
        </w:tc>
        <w:tc>
          <w:tcPr>
            <w:tcW w:w="319" w:type="dxa"/>
          </w:tcPr>
          <w:p w14:paraId="29A046CD" w14:textId="70AA9194" w:rsidR="00060B1A" w:rsidRPr="00CA4154" w:rsidRDefault="00060B1A" w:rsidP="007A2B4F">
            <w:pPr>
              <w:rPr>
                <w:sz w:val="18"/>
                <w:szCs w:val="18"/>
              </w:rPr>
            </w:pPr>
            <w:r>
              <w:rPr>
                <w:sz w:val="18"/>
                <w:szCs w:val="18"/>
              </w:rPr>
              <w:t>B</w:t>
            </w:r>
          </w:p>
        </w:tc>
        <w:tc>
          <w:tcPr>
            <w:tcW w:w="957" w:type="dxa"/>
            <w:gridSpan w:val="3"/>
          </w:tcPr>
          <w:p w14:paraId="04C8E006" w14:textId="77777777" w:rsidR="00060B1A" w:rsidRPr="00CA4154" w:rsidRDefault="00060B1A" w:rsidP="007A2B4F">
            <w:pPr>
              <w:rPr>
                <w:sz w:val="18"/>
                <w:szCs w:val="18"/>
              </w:rPr>
            </w:pPr>
          </w:p>
        </w:tc>
        <w:tc>
          <w:tcPr>
            <w:tcW w:w="957" w:type="dxa"/>
            <w:gridSpan w:val="3"/>
          </w:tcPr>
          <w:p w14:paraId="2946E67A" w14:textId="77777777" w:rsidR="00060B1A" w:rsidRPr="00CA4154" w:rsidRDefault="00060B1A" w:rsidP="007A2B4F">
            <w:pPr>
              <w:rPr>
                <w:sz w:val="18"/>
                <w:szCs w:val="18"/>
              </w:rPr>
            </w:pPr>
          </w:p>
        </w:tc>
        <w:tc>
          <w:tcPr>
            <w:tcW w:w="957" w:type="dxa"/>
            <w:gridSpan w:val="3"/>
          </w:tcPr>
          <w:p w14:paraId="200494D0" w14:textId="77777777" w:rsidR="00060B1A" w:rsidRPr="00CA4154" w:rsidRDefault="00060B1A" w:rsidP="007A2B4F">
            <w:pPr>
              <w:rPr>
                <w:sz w:val="18"/>
                <w:szCs w:val="18"/>
              </w:rPr>
            </w:pPr>
          </w:p>
        </w:tc>
        <w:tc>
          <w:tcPr>
            <w:tcW w:w="957" w:type="dxa"/>
            <w:gridSpan w:val="3"/>
          </w:tcPr>
          <w:p w14:paraId="6ACDB5C5" w14:textId="77777777" w:rsidR="00060B1A" w:rsidRPr="00CA4154" w:rsidRDefault="00060B1A" w:rsidP="007A2B4F">
            <w:pPr>
              <w:rPr>
                <w:sz w:val="18"/>
                <w:szCs w:val="18"/>
              </w:rPr>
            </w:pPr>
          </w:p>
        </w:tc>
        <w:tc>
          <w:tcPr>
            <w:tcW w:w="319" w:type="dxa"/>
          </w:tcPr>
          <w:p w14:paraId="0DD84045" w14:textId="5A9FDDF7" w:rsidR="00060B1A" w:rsidRPr="00CA4154" w:rsidRDefault="00060B1A" w:rsidP="007A2B4F">
            <w:pPr>
              <w:rPr>
                <w:sz w:val="18"/>
                <w:szCs w:val="18"/>
              </w:rPr>
            </w:pPr>
            <w:r>
              <w:rPr>
                <w:sz w:val="18"/>
                <w:szCs w:val="18"/>
              </w:rPr>
              <w:t>B</w:t>
            </w:r>
          </w:p>
        </w:tc>
        <w:tc>
          <w:tcPr>
            <w:tcW w:w="319" w:type="dxa"/>
          </w:tcPr>
          <w:p w14:paraId="3C265329" w14:textId="421328AB" w:rsidR="00060B1A" w:rsidRPr="00CA4154" w:rsidRDefault="00060B1A" w:rsidP="007A2B4F">
            <w:pPr>
              <w:rPr>
                <w:sz w:val="18"/>
                <w:szCs w:val="18"/>
              </w:rPr>
            </w:pPr>
            <w:r>
              <w:rPr>
                <w:sz w:val="18"/>
                <w:szCs w:val="18"/>
              </w:rPr>
              <w:t>B</w:t>
            </w:r>
          </w:p>
        </w:tc>
        <w:tc>
          <w:tcPr>
            <w:tcW w:w="319" w:type="dxa"/>
          </w:tcPr>
          <w:p w14:paraId="70C327F8" w14:textId="740BFD16" w:rsidR="00060B1A" w:rsidRPr="00CA4154" w:rsidRDefault="00060B1A" w:rsidP="007A2B4F">
            <w:pPr>
              <w:rPr>
                <w:sz w:val="18"/>
                <w:szCs w:val="18"/>
              </w:rPr>
            </w:pPr>
            <w:r>
              <w:rPr>
                <w:sz w:val="18"/>
                <w:szCs w:val="18"/>
              </w:rPr>
              <w:t>B</w:t>
            </w:r>
          </w:p>
        </w:tc>
      </w:tr>
      <w:tr w:rsidR="00CA4154" w:rsidRPr="00CA4154" w14:paraId="79F1FE10" w14:textId="77777777" w:rsidTr="00060B1A">
        <w:tc>
          <w:tcPr>
            <w:tcW w:w="960" w:type="dxa"/>
            <w:gridSpan w:val="3"/>
          </w:tcPr>
          <w:p w14:paraId="3C1B9D71" w14:textId="77777777" w:rsidR="00CA4154" w:rsidRDefault="00060B1A" w:rsidP="00060B1A">
            <w:pPr>
              <w:jc w:val="center"/>
              <w:rPr>
                <w:sz w:val="18"/>
                <w:szCs w:val="18"/>
              </w:rPr>
            </w:pPr>
            <w:r>
              <w:rPr>
                <w:sz w:val="18"/>
                <w:szCs w:val="18"/>
              </w:rPr>
              <w:t>-----N-----</w:t>
            </w:r>
          </w:p>
          <w:p w14:paraId="25558D90" w14:textId="0A73C109" w:rsidR="00060B1A" w:rsidRPr="00CA4154" w:rsidRDefault="00060B1A" w:rsidP="00060B1A">
            <w:pPr>
              <w:jc w:val="center"/>
              <w:rPr>
                <w:sz w:val="18"/>
                <w:szCs w:val="18"/>
              </w:rPr>
            </w:pPr>
            <w:r>
              <w:rPr>
                <w:sz w:val="18"/>
                <w:szCs w:val="18"/>
              </w:rPr>
              <w:t>3 times</w:t>
            </w:r>
          </w:p>
        </w:tc>
        <w:tc>
          <w:tcPr>
            <w:tcW w:w="960" w:type="dxa"/>
            <w:gridSpan w:val="3"/>
          </w:tcPr>
          <w:p w14:paraId="5E24A1FB" w14:textId="77777777" w:rsidR="00CA4154" w:rsidRPr="00CA4154" w:rsidRDefault="00CA4154" w:rsidP="007A2B4F">
            <w:pPr>
              <w:rPr>
                <w:sz w:val="18"/>
                <w:szCs w:val="18"/>
              </w:rPr>
            </w:pPr>
          </w:p>
        </w:tc>
        <w:tc>
          <w:tcPr>
            <w:tcW w:w="957" w:type="dxa"/>
            <w:gridSpan w:val="3"/>
          </w:tcPr>
          <w:p w14:paraId="3E66FDC4" w14:textId="77777777" w:rsidR="00CA4154" w:rsidRPr="00CA4154" w:rsidRDefault="00CA4154" w:rsidP="007A2B4F">
            <w:pPr>
              <w:rPr>
                <w:sz w:val="18"/>
                <w:szCs w:val="18"/>
              </w:rPr>
            </w:pPr>
          </w:p>
        </w:tc>
        <w:tc>
          <w:tcPr>
            <w:tcW w:w="957" w:type="dxa"/>
            <w:gridSpan w:val="3"/>
          </w:tcPr>
          <w:p w14:paraId="10220B0B" w14:textId="77777777" w:rsidR="00CA4154" w:rsidRPr="00CA4154" w:rsidRDefault="00CA4154" w:rsidP="007A2B4F">
            <w:pPr>
              <w:rPr>
                <w:sz w:val="18"/>
                <w:szCs w:val="18"/>
              </w:rPr>
            </w:pPr>
          </w:p>
        </w:tc>
        <w:tc>
          <w:tcPr>
            <w:tcW w:w="957" w:type="dxa"/>
            <w:gridSpan w:val="3"/>
          </w:tcPr>
          <w:p w14:paraId="4F43F76E" w14:textId="77777777" w:rsidR="00060B1A" w:rsidRDefault="00060B1A" w:rsidP="00060B1A">
            <w:pPr>
              <w:jc w:val="center"/>
              <w:rPr>
                <w:sz w:val="18"/>
                <w:szCs w:val="18"/>
              </w:rPr>
            </w:pPr>
            <w:r>
              <w:rPr>
                <w:sz w:val="18"/>
                <w:szCs w:val="18"/>
              </w:rPr>
              <w:t>-----N-----</w:t>
            </w:r>
          </w:p>
          <w:p w14:paraId="050E5960" w14:textId="7D781BD0" w:rsidR="00CA4154" w:rsidRPr="00CA4154" w:rsidRDefault="00060B1A" w:rsidP="00060B1A">
            <w:pPr>
              <w:jc w:val="center"/>
              <w:rPr>
                <w:sz w:val="18"/>
                <w:szCs w:val="18"/>
              </w:rPr>
            </w:pPr>
            <w:r>
              <w:rPr>
                <w:sz w:val="18"/>
                <w:szCs w:val="18"/>
              </w:rPr>
              <w:t>3 times</w:t>
            </w:r>
          </w:p>
        </w:tc>
        <w:tc>
          <w:tcPr>
            <w:tcW w:w="957" w:type="dxa"/>
            <w:gridSpan w:val="3"/>
          </w:tcPr>
          <w:p w14:paraId="12876A14" w14:textId="77777777" w:rsidR="00CA4154" w:rsidRPr="00CA4154" w:rsidRDefault="00CA4154" w:rsidP="007A2B4F">
            <w:pPr>
              <w:rPr>
                <w:sz w:val="18"/>
                <w:szCs w:val="18"/>
              </w:rPr>
            </w:pPr>
          </w:p>
        </w:tc>
        <w:tc>
          <w:tcPr>
            <w:tcW w:w="957" w:type="dxa"/>
            <w:gridSpan w:val="3"/>
          </w:tcPr>
          <w:p w14:paraId="6FFD4F90" w14:textId="77777777" w:rsidR="00CA4154" w:rsidRPr="00CA4154" w:rsidRDefault="00CA4154" w:rsidP="007A2B4F">
            <w:pPr>
              <w:rPr>
                <w:sz w:val="18"/>
                <w:szCs w:val="18"/>
              </w:rPr>
            </w:pPr>
          </w:p>
        </w:tc>
        <w:tc>
          <w:tcPr>
            <w:tcW w:w="957" w:type="dxa"/>
            <w:gridSpan w:val="3"/>
          </w:tcPr>
          <w:p w14:paraId="63E24065" w14:textId="77777777" w:rsidR="00CA4154" w:rsidRPr="00CA4154" w:rsidRDefault="00CA4154" w:rsidP="007A2B4F">
            <w:pPr>
              <w:rPr>
                <w:sz w:val="18"/>
                <w:szCs w:val="18"/>
              </w:rPr>
            </w:pPr>
          </w:p>
        </w:tc>
        <w:tc>
          <w:tcPr>
            <w:tcW w:w="957" w:type="dxa"/>
            <w:gridSpan w:val="3"/>
          </w:tcPr>
          <w:p w14:paraId="79CD50E8" w14:textId="77777777" w:rsidR="00CA4154" w:rsidRPr="00CA4154" w:rsidRDefault="00CA4154" w:rsidP="007A2B4F">
            <w:pPr>
              <w:rPr>
                <w:sz w:val="18"/>
                <w:szCs w:val="18"/>
              </w:rPr>
            </w:pPr>
          </w:p>
        </w:tc>
        <w:tc>
          <w:tcPr>
            <w:tcW w:w="957" w:type="dxa"/>
            <w:gridSpan w:val="3"/>
          </w:tcPr>
          <w:p w14:paraId="03CFE723" w14:textId="77777777" w:rsidR="00060B1A" w:rsidRDefault="00060B1A" w:rsidP="00060B1A">
            <w:pPr>
              <w:jc w:val="center"/>
              <w:rPr>
                <w:sz w:val="18"/>
                <w:szCs w:val="18"/>
              </w:rPr>
            </w:pPr>
            <w:r>
              <w:rPr>
                <w:sz w:val="18"/>
                <w:szCs w:val="18"/>
              </w:rPr>
              <w:t>-----N-----</w:t>
            </w:r>
          </w:p>
          <w:p w14:paraId="54A5DBE7" w14:textId="59E2E4D5" w:rsidR="00CA4154" w:rsidRPr="00CA4154" w:rsidRDefault="00060B1A" w:rsidP="00060B1A">
            <w:pPr>
              <w:jc w:val="center"/>
              <w:rPr>
                <w:sz w:val="18"/>
                <w:szCs w:val="18"/>
              </w:rPr>
            </w:pPr>
            <w:r>
              <w:rPr>
                <w:sz w:val="18"/>
                <w:szCs w:val="18"/>
              </w:rPr>
              <w:t>3 times</w:t>
            </w:r>
          </w:p>
        </w:tc>
      </w:tr>
      <w:tr w:rsidR="00CA4154" w:rsidRPr="00CA4154" w14:paraId="7F616778" w14:textId="77777777" w:rsidTr="00060B1A">
        <w:tc>
          <w:tcPr>
            <w:tcW w:w="960" w:type="dxa"/>
            <w:gridSpan w:val="3"/>
          </w:tcPr>
          <w:p w14:paraId="53ACA126" w14:textId="7071A547" w:rsidR="00CA4154" w:rsidRPr="00CA4154" w:rsidRDefault="00060B1A" w:rsidP="00F9421F">
            <w:pPr>
              <w:jc w:val="center"/>
              <w:rPr>
                <w:sz w:val="18"/>
                <w:szCs w:val="18"/>
              </w:rPr>
            </w:pPr>
            <w:r>
              <w:rPr>
                <w:sz w:val="18"/>
                <w:szCs w:val="18"/>
              </w:rPr>
              <w:t>ISO</w:t>
            </w:r>
          </w:p>
        </w:tc>
        <w:tc>
          <w:tcPr>
            <w:tcW w:w="960" w:type="dxa"/>
            <w:gridSpan w:val="3"/>
          </w:tcPr>
          <w:p w14:paraId="20AF1A08" w14:textId="77777777" w:rsidR="00CA4154" w:rsidRPr="00CA4154" w:rsidRDefault="00CA4154" w:rsidP="007A2B4F">
            <w:pPr>
              <w:rPr>
                <w:sz w:val="18"/>
                <w:szCs w:val="18"/>
              </w:rPr>
            </w:pPr>
          </w:p>
        </w:tc>
        <w:tc>
          <w:tcPr>
            <w:tcW w:w="957" w:type="dxa"/>
            <w:gridSpan w:val="3"/>
          </w:tcPr>
          <w:p w14:paraId="7886559B" w14:textId="77777777" w:rsidR="00CA4154" w:rsidRPr="00CA4154" w:rsidRDefault="00CA4154" w:rsidP="007A2B4F">
            <w:pPr>
              <w:rPr>
                <w:sz w:val="18"/>
                <w:szCs w:val="18"/>
              </w:rPr>
            </w:pPr>
          </w:p>
        </w:tc>
        <w:tc>
          <w:tcPr>
            <w:tcW w:w="957" w:type="dxa"/>
            <w:gridSpan w:val="3"/>
          </w:tcPr>
          <w:p w14:paraId="548F1E0F" w14:textId="77777777" w:rsidR="00CA4154" w:rsidRPr="00CA4154" w:rsidRDefault="00CA4154" w:rsidP="007A2B4F">
            <w:pPr>
              <w:rPr>
                <w:sz w:val="18"/>
                <w:szCs w:val="18"/>
              </w:rPr>
            </w:pPr>
          </w:p>
        </w:tc>
        <w:tc>
          <w:tcPr>
            <w:tcW w:w="957" w:type="dxa"/>
            <w:gridSpan w:val="3"/>
          </w:tcPr>
          <w:p w14:paraId="1180FDF1" w14:textId="77777777" w:rsidR="00CA4154" w:rsidRPr="00CA4154" w:rsidRDefault="00CA4154" w:rsidP="007A2B4F">
            <w:pPr>
              <w:rPr>
                <w:sz w:val="18"/>
                <w:szCs w:val="18"/>
              </w:rPr>
            </w:pPr>
          </w:p>
        </w:tc>
        <w:tc>
          <w:tcPr>
            <w:tcW w:w="957" w:type="dxa"/>
            <w:gridSpan w:val="3"/>
          </w:tcPr>
          <w:p w14:paraId="1C9ACDE3" w14:textId="77777777" w:rsidR="00CA4154" w:rsidRPr="00CA4154" w:rsidRDefault="00CA4154" w:rsidP="007A2B4F">
            <w:pPr>
              <w:rPr>
                <w:sz w:val="18"/>
                <w:szCs w:val="18"/>
              </w:rPr>
            </w:pPr>
          </w:p>
        </w:tc>
        <w:tc>
          <w:tcPr>
            <w:tcW w:w="957" w:type="dxa"/>
            <w:gridSpan w:val="3"/>
          </w:tcPr>
          <w:p w14:paraId="79D92DF1" w14:textId="77777777" w:rsidR="00CA4154" w:rsidRPr="00CA4154" w:rsidRDefault="00CA4154" w:rsidP="007A2B4F">
            <w:pPr>
              <w:rPr>
                <w:sz w:val="18"/>
                <w:szCs w:val="18"/>
              </w:rPr>
            </w:pPr>
          </w:p>
        </w:tc>
        <w:tc>
          <w:tcPr>
            <w:tcW w:w="957" w:type="dxa"/>
            <w:gridSpan w:val="3"/>
          </w:tcPr>
          <w:p w14:paraId="1BC46466" w14:textId="77777777" w:rsidR="00CA4154" w:rsidRPr="00CA4154" w:rsidRDefault="00CA4154" w:rsidP="007A2B4F">
            <w:pPr>
              <w:rPr>
                <w:sz w:val="18"/>
                <w:szCs w:val="18"/>
              </w:rPr>
            </w:pPr>
          </w:p>
        </w:tc>
        <w:tc>
          <w:tcPr>
            <w:tcW w:w="957" w:type="dxa"/>
            <w:gridSpan w:val="3"/>
          </w:tcPr>
          <w:p w14:paraId="584C5B9E" w14:textId="77777777" w:rsidR="00CA4154" w:rsidRPr="00CA4154" w:rsidRDefault="00CA4154" w:rsidP="007A2B4F">
            <w:pPr>
              <w:rPr>
                <w:sz w:val="18"/>
                <w:szCs w:val="18"/>
              </w:rPr>
            </w:pPr>
          </w:p>
        </w:tc>
        <w:tc>
          <w:tcPr>
            <w:tcW w:w="957" w:type="dxa"/>
            <w:gridSpan w:val="3"/>
          </w:tcPr>
          <w:p w14:paraId="0463AFF1" w14:textId="52DE9631" w:rsidR="00CA4154" w:rsidRPr="00CA4154" w:rsidRDefault="00060B1A" w:rsidP="00F9421F">
            <w:pPr>
              <w:jc w:val="center"/>
              <w:rPr>
                <w:sz w:val="18"/>
                <w:szCs w:val="18"/>
              </w:rPr>
            </w:pPr>
            <w:r>
              <w:rPr>
                <w:sz w:val="18"/>
                <w:szCs w:val="18"/>
              </w:rPr>
              <w:t>ISO</w:t>
            </w:r>
          </w:p>
        </w:tc>
      </w:tr>
      <w:tr w:rsidR="00CA4154" w:rsidRPr="00CA4154" w14:paraId="01AEE3DA" w14:textId="77777777" w:rsidTr="00060B1A">
        <w:tc>
          <w:tcPr>
            <w:tcW w:w="960" w:type="dxa"/>
            <w:gridSpan w:val="3"/>
          </w:tcPr>
          <w:p w14:paraId="56CB6C44" w14:textId="3E25C9B7" w:rsidR="00CA4154" w:rsidRPr="00CA4154" w:rsidRDefault="00060B1A" w:rsidP="00F9421F">
            <w:pPr>
              <w:jc w:val="center"/>
              <w:rPr>
                <w:sz w:val="18"/>
                <w:szCs w:val="18"/>
              </w:rPr>
            </w:pPr>
            <w:r>
              <w:rPr>
                <w:sz w:val="18"/>
                <w:szCs w:val="18"/>
              </w:rPr>
              <w:t>ION+</w:t>
            </w:r>
          </w:p>
        </w:tc>
        <w:tc>
          <w:tcPr>
            <w:tcW w:w="960" w:type="dxa"/>
            <w:gridSpan w:val="3"/>
          </w:tcPr>
          <w:p w14:paraId="55054857" w14:textId="77777777" w:rsidR="00CA4154" w:rsidRPr="00CA4154" w:rsidRDefault="00CA4154" w:rsidP="007A2B4F">
            <w:pPr>
              <w:rPr>
                <w:sz w:val="18"/>
                <w:szCs w:val="18"/>
              </w:rPr>
            </w:pPr>
          </w:p>
        </w:tc>
        <w:tc>
          <w:tcPr>
            <w:tcW w:w="957" w:type="dxa"/>
            <w:gridSpan w:val="3"/>
          </w:tcPr>
          <w:p w14:paraId="46B51110" w14:textId="77777777" w:rsidR="00CA4154" w:rsidRPr="00CA4154" w:rsidRDefault="00CA4154" w:rsidP="007A2B4F">
            <w:pPr>
              <w:rPr>
                <w:sz w:val="18"/>
                <w:szCs w:val="18"/>
              </w:rPr>
            </w:pPr>
          </w:p>
        </w:tc>
        <w:tc>
          <w:tcPr>
            <w:tcW w:w="957" w:type="dxa"/>
            <w:gridSpan w:val="3"/>
          </w:tcPr>
          <w:p w14:paraId="2B5C7C63" w14:textId="77777777" w:rsidR="00CA4154" w:rsidRPr="00CA4154" w:rsidRDefault="00CA4154" w:rsidP="007A2B4F">
            <w:pPr>
              <w:rPr>
                <w:sz w:val="18"/>
                <w:szCs w:val="18"/>
              </w:rPr>
            </w:pPr>
          </w:p>
        </w:tc>
        <w:tc>
          <w:tcPr>
            <w:tcW w:w="957" w:type="dxa"/>
            <w:gridSpan w:val="3"/>
          </w:tcPr>
          <w:p w14:paraId="161CB92F" w14:textId="77777777" w:rsidR="00CA4154" w:rsidRPr="00CA4154" w:rsidRDefault="00CA4154" w:rsidP="007A2B4F">
            <w:pPr>
              <w:rPr>
                <w:sz w:val="18"/>
                <w:szCs w:val="18"/>
              </w:rPr>
            </w:pPr>
          </w:p>
        </w:tc>
        <w:tc>
          <w:tcPr>
            <w:tcW w:w="957" w:type="dxa"/>
            <w:gridSpan w:val="3"/>
          </w:tcPr>
          <w:p w14:paraId="66F90408" w14:textId="77777777" w:rsidR="00CA4154" w:rsidRPr="00CA4154" w:rsidRDefault="00CA4154" w:rsidP="007A2B4F">
            <w:pPr>
              <w:rPr>
                <w:sz w:val="18"/>
                <w:szCs w:val="18"/>
              </w:rPr>
            </w:pPr>
          </w:p>
        </w:tc>
        <w:tc>
          <w:tcPr>
            <w:tcW w:w="957" w:type="dxa"/>
            <w:gridSpan w:val="3"/>
          </w:tcPr>
          <w:p w14:paraId="7A1C9D71" w14:textId="77777777" w:rsidR="00CA4154" w:rsidRPr="00CA4154" w:rsidRDefault="00CA4154" w:rsidP="007A2B4F">
            <w:pPr>
              <w:rPr>
                <w:sz w:val="18"/>
                <w:szCs w:val="18"/>
              </w:rPr>
            </w:pPr>
          </w:p>
        </w:tc>
        <w:tc>
          <w:tcPr>
            <w:tcW w:w="957" w:type="dxa"/>
            <w:gridSpan w:val="3"/>
          </w:tcPr>
          <w:p w14:paraId="36D0DF87" w14:textId="77777777" w:rsidR="00CA4154" w:rsidRPr="00CA4154" w:rsidRDefault="00CA4154" w:rsidP="007A2B4F">
            <w:pPr>
              <w:rPr>
                <w:sz w:val="18"/>
                <w:szCs w:val="18"/>
              </w:rPr>
            </w:pPr>
          </w:p>
        </w:tc>
        <w:tc>
          <w:tcPr>
            <w:tcW w:w="957" w:type="dxa"/>
            <w:gridSpan w:val="3"/>
          </w:tcPr>
          <w:p w14:paraId="061C120B" w14:textId="77777777" w:rsidR="00CA4154" w:rsidRPr="00CA4154" w:rsidRDefault="00CA4154" w:rsidP="007A2B4F">
            <w:pPr>
              <w:rPr>
                <w:sz w:val="18"/>
                <w:szCs w:val="18"/>
              </w:rPr>
            </w:pPr>
          </w:p>
        </w:tc>
        <w:tc>
          <w:tcPr>
            <w:tcW w:w="957" w:type="dxa"/>
            <w:gridSpan w:val="3"/>
          </w:tcPr>
          <w:p w14:paraId="7DECD4DB" w14:textId="44424A36" w:rsidR="00CA4154" w:rsidRPr="00CA4154" w:rsidRDefault="00060B1A" w:rsidP="00F9421F">
            <w:pPr>
              <w:jc w:val="center"/>
              <w:rPr>
                <w:sz w:val="18"/>
                <w:szCs w:val="18"/>
              </w:rPr>
            </w:pPr>
            <w:r>
              <w:rPr>
                <w:sz w:val="18"/>
                <w:szCs w:val="18"/>
              </w:rPr>
              <w:t>ION</w:t>
            </w:r>
          </w:p>
        </w:tc>
      </w:tr>
    </w:tbl>
    <w:p w14:paraId="54C315E8" w14:textId="1D76460E" w:rsidR="00D5457B" w:rsidRDefault="00060B1A" w:rsidP="00F9421F">
      <w:pPr>
        <w:spacing w:line="240" w:lineRule="auto"/>
        <w:contextualSpacing/>
      </w:pPr>
      <w:r>
        <w:t>+ Sampling completed by contractor.</w:t>
      </w:r>
    </w:p>
    <w:p w14:paraId="1C2E2EF4" w14:textId="6172F851" w:rsidR="00060B1A" w:rsidRPr="007E6BD0" w:rsidRDefault="00060B1A" w:rsidP="00F9421F">
      <w:pPr>
        <w:spacing w:line="240" w:lineRule="auto"/>
        <w:contextualSpacing/>
      </w:pPr>
      <w:r>
        <w:t>Abbreviations: P – soil moisture and pH (physical attributes); M – microbes (excluding –omics); G – omics; B – microbial biomass; N – N transformations; ISO – C, N, and stable isotopes; ION – biogeochemical stocks.</w:t>
      </w:r>
    </w:p>
    <w:p w14:paraId="46E0C4A3" w14:textId="77777777" w:rsidR="006F35D9" w:rsidRDefault="006F35D9" w:rsidP="007B4DD0">
      <w:pPr>
        <w:pStyle w:val="Heading2"/>
      </w:pPr>
      <w:bookmarkStart w:id="28" w:name="_Toc307663889"/>
      <w:r>
        <w:t>Criteria for Determining Onset and Cessation of Sampling</w:t>
      </w:r>
      <w:bookmarkEnd w:id="28"/>
    </w:p>
    <w:p w14:paraId="6490FE4C" w14:textId="609FC6B7" w:rsidR="00040D0C" w:rsidRDefault="00040D0C" w:rsidP="006F35D9">
      <w:r w:rsidRPr="006E4B69">
        <w:rPr>
          <w:b/>
          <w:bCs/>
          <w:i/>
          <w:iCs/>
        </w:rPr>
        <w:t>Soil Biogeochemical Stocks and Stable Isotopes</w:t>
      </w:r>
      <w:r w:rsidR="003642D8">
        <w:rPr>
          <w:b/>
          <w:bCs/>
          <w:i/>
          <w:iCs/>
        </w:rPr>
        <w:t xml:space="preserve">. </w:t>
      </w:r>
      <w:r w:rsidR="001354F6">
        <w:t xml:space="preserve">Sampling of soil cores for biogeochemical and soil microbial community analysis (one large, </w:t>
      </w:r>
      <w:r w:rsidR="00514FC9">
        <w:t>combined</w:t>
      </w:r>
      <w:r w:rsidR="001354F6">
        <w:t xml:space="preserve"> bout) will occur during July-August</w:t>
      </w:r>
      <w:r w:rsidR="003642D8">
        <w:t xml:space="preserve">. </w:t>
      </w:r>
      <w:r w:rsidR="001354F6">
        <w:t xml:space="preserve">This period marks the timing of peak biomass in many NEON domains, and will create a </w:t>
      </w:r>
      <w:r w:rsidR="00F946DD">
        <w:t xml:space="preserve">temporally </w:t>
      </w:r>
      <w:r w:rsidR="001354F6">
        <w:t>synchronized dataset across all domains</w:t>
      </w:r>
      <w:r w:rsidR="003642D8">
        <w:t xml:space="preserve">. </w:t>
      </w:r>
      <w:r w:rsidR="001354F6">
        <w:t xml:space="preserve">As long as sampling does not commence prior to 1 July, or </w:t>
      </w:r>
      <w:r w:rsidR="00922B2D">
        <w:t>last longer than 31 August, the bout can be scheduled</w:t>
      </w:r>
      <w:r w:rsidR="00F946DD">
        <w:t>; however, it is recommended that domain staff designate a 30-day time period for sampling to allow for unanticipated delays that may push sampling outside of the August 31 window</w:t>
      </w:r>
      <w:r w:rsidR="00922B2D">
        <w:t>.</w:t>
      </w:r>
      <w:r w:rsidR="005F2A37">
        <w:t xml:space="preserve"> An example of an acceptable window is August 1-August 31, with the intent to sample at the beginning of the window. This allows for schedule conflicts, weather, and other contingencies to occur without jeopardizing the timing of the sampling bout. </w:t>
      </w:r>
    </w:p>
    <w:p w14:paraId="5FFF564B" w14:textId="77777777" w:rsidR="002F4934" w:rsidRDefault="00040D0C" w:rsidP="00FF6241">
      <w:r w:rsidRPr="00881790">
        <w:rPr>
          <w:b/>
          <w:i/>
        </w:rPr>
        <w:t>Microbial Community Analysis</w:t>
      </w:r>
      <w:r w:rsidR="003642D8">
        <w:t xml:space="preserve">. </w:t>
      </w:r>
      <w:r w:rsidR="003D16E4" w:rsidRPr="00893DBD">
        <w:t xml:space="preserve">Sampling bouts will occur three times during the year </w:t>
      </w:r>
      <w:r w:rsidR="00045F09" w:rsidRPr="00893DBD">
        <w:t xml:space="preserve">in order </w:t>
      </w:r>
      <w:r w:rsidR="003D16E4" w:rsidRPr="0075057E">
        <w:t xml:space="preserve">to capture </w:t>
      </w:r>
      <w:r w:rsidR="00045F09" w:rsidRPr="0075057E">
        <w:t>the prevailing conditions at the site during that season</w:t>
      </w:r>
      <w:r w:rsidR="003642D8">
        <w:t xml:space="preserve">. </w:t>
      </w:r>
      <w:r w:rsidR="003D16E4" w:rsidRPr="0075057E">
        <w:t xml:space="preserve">Soil samples </w:t>
      </w:r>
      <w:r w:rsidR="005E1528" w:rsidRPr="0075057E">
        <w:t xml:space="preserve">are </w:t>
      </w:r>
      <w:r w:rsidR="003D16E4" w:rsidRPr="0075057E">
        <w:t xml:space="preserve">collected during </w:t>
      </w:r>
      <w:r w:rsidR="00125A0C" w:rsidRPr="0075057E">
        <w:t>the summer months of</w:t>
      </w:r>
      <w:r w:rsidR="003D16E4" w:rsidRPr="0075057E">
        <w:t xml:space="preserve"> July-August. </w:t>
      </w:r>
      <w:r w:rsidR="00E24156" w:rsidRPr="0075057E">
        <w:t>[</w:t>
      </w:r>
      <w:r w:rsidR="003D16E4" w:rsidRPr="0075057E">
        <w:t>When soils for microbial analys</w:t>
      </w:r>
      <w:r w:rsidR="00853567" w:rsidRPr="0075057E">
        <w:t>e</w:t>
      </w:r>
      <w:r w:rsidR="003D16E4" w:rsidRPr="0075057E">
        <w:t>s are collected as part of the soil biogeochemical stocks and stable isotopes bout in July-August, this counts as one of the three sampling periods per year</w:t>
      </w:r>
      <w:r w:rsidR="00E24156" w:rsidRPr="0075057E">
        <w:t>]</w:t>
      </w:r>
      <w:r w:rsidR="003642D8">
        <w:t xml:space="preserve">. </w:t>
      </w:r>
      <w:r w:rsidR="003D16E4" w:rsidRPr="0075057E">
        <w:t xml:space="preserve">For the two transitional sampling bouts, </w:t>
      </w:r>
      <w:r w:rsidR="001354F6" w:rsidRPr="0075057E">
        <w:t xml:space="preserve">NEON staff scientists and domain Field Operations staff will determine </w:t>
      </w:r>
      <w:r w:rsidR="003D16E4" w:rsidRPr="00A774C3">
        <w:t>the</w:t>
      </w:r>
      <w:r w:rsidR="001354F6" w:rsidRPr="00A774C3">
        <w:t xml:space="preserve"> dates for soil microbial </w:t>
      </w:r>
      <w:r w:rsidR="003D16E4" w:rsidRPr="006676FC">
        <w:t>sampling on an annual basis</w:t>
      </w:r>
      <w:r w:rsidR="008278B3" w:rsidRPr="006676FC">
        <w:t xml:space="preserve"> following the guidelines </w:t>
      </w:r>
      <w:r w:rsidR="00853567" w:rsidRPr="006676FC">
        <w:t xml:space="preserve">in </w:t>
      </w:r>
      <w:r w:rsidR="006E1111" w:rsidRPr="007D6AB7">
        <w:fldChar w:fldCharType="begin"/>
      </w:r>
      <w:r w:rsidR="006E1111" w:rsidRPr="006E1111">
        <w:instrText xml:space="preserve"> REF _Ref295558649 \h </w:instrText>
      </w:r>
      <w:r w:rsidR="006E1111" w:rsidRPr="007D6AB7">
        <w:fldChar w:fldCharType="separate"/>
      </w:r>
      <w:r w:rsidR="002F4934" w:rsidRPr="00FF6241">
        <w:t xml:space="preserve"> </w:t>
      </w:r>
    </w:p>
    <w:p w14:paraId="1266BC57" w14:textId="77777777" w:rsidR="002F4934" w:rsidRDefault="002F4934" w:rsidP="00FF6241">
      <w:r w:rsidRPr="004A6BEE">
        <w:lastRenderedPageBreak/>
        <w:t xml:space="preserve">Table </w:t>
      </w:r>
      <w:r>
        <w:t>2</w:t>
      </w:r>
      <w:r w:rsidR="006E1111" w:rsidRPr="007D6AB7">
        <w:fldChar w:fldCharType="end"/>
      </w:r>
      <w:r w:rsidR="003642D8">
        <w:t xml:space="preserve">. </w:t>
      </w:r>
      <w:r w:rsidR="003D16E4" w:rsidRPr="00B16319">
        <w:t xml:space="preserve">The first bout of the year will take place when the soils are </w:t>
      </w:r>
      <w:r w:rsidR="008278B3" w:rsidRPr="00B16319">
        <w:t>changing activity levels</w:t>
      </w:r>
      <w:r w:rsidR="003642D8">
        <w:t xml:space="preserve">. </w:t>
      </w:r>
      <w:r w:rsidR="003D16E4" w:rsidRPr="00B16319">
        <w:t>In temper</w:t>
      </w:r>
      <w:r w:rsidR="003D16E4" w:rsidRPr="00B71DD0">
        <w:t xml:space="preserve">ate zones, this would equate to the timing of soil thawing, which will be tested by the field team when the plots are free of snow and the sampling device can be pushed all the way into the ground. In </w:t>
      </w:r>
      <w:r w:rsidR="008278B3" w:rsidRPr="00B71DD0">
        <w:t>wet/dry</w:t>
      </w:r>
      <w:r w:rsidR="003D16E4" w:rsidRPr="00B71DD0">
        <w:t xml:space="preserve"> zones, this would be marked by the wet-dry season transition</w:t>
      </w:r>
      <w:r w:rsidR="003642D8">
        <w:t xml:space="preserve">. </w:t>
      </w:r>
      <w:r w:rsidR="003D16E4" w:rsidRPr="00B71DD0">
        <w:t>The third bout of the year will take place during the fall-winter transition, prior to the ground freezing</w:t>
      </w:r>
      <w:r w:rsidR="003642D8">
        <w:t xml:space="preserve">. </w:t>
      </w:r>
      <w:r w:rsidR="003D16E4" w:rsidRPr="00B71DD0">
        <w:t xml:space="preserve">For </w:t>
      </w:r>
      <w:r w:rsidR="008278B3" w:rsidRPr="00B71DD0">
        <w:t>wet/dry</w:t>
      </w:r>
      <w:r w:rsidR="003D16E4" w:rsidRPr="00B71DD0">
        <w:t xml:space="preserve"> sites, this equates to the start of the </w:t>
      </w:r>
      <w:r w:rsidR="008278B3" w:rsidRPr="00B71DD0">
        <w:t>wet</w:t>
      </w:r>
      <w:r w:rsidR="003D16E4" w:rsidRPr="00B71DD0">
        <w:t xml:space="preserve"> season</w:t>
      </w:r>
      <w:r w:rsidR="003642D8">
        <w:t xml:space="preserve">. </w:t>
      </w:r>
      <w:r w:rsidR="003D16E4" w:rsidRPr="00A22B46">
        <w:t>Domain-specific guidelines for the timing of sampling bouts are provided in</w:t>
      </w:r>
      <w:r w:rsidR="00B16319">
        <w:t xml:space="preserve"> </w:t>
      </w:r>
      <w:r w:rsidR="00B16319">
        <w:fldChar w:fldCharType="begin"/>
      </w:r>
      <w:r w:rsidR="00B16319">
        <w:instrText xml:space="preserve"> REF _Ref295558649 \h </w:instrText>
      </w:r>
      <w:r w:rsidR="00B16319">
        <w:fldChar w:fldCharType="separate"/>
      </w:r>
      <w:r w:rsidRPr="00FF6241">
        <w:t xml:space="preserve"> </w:t>
      </w:r>
    </w:p>
    <w:p w14:paraId="55413774" w14:textId="3CF7094E" w:rsidR="0075057E" w:rsidRPr="0075057E" w:rsidRDefault="002F4934" w:rsidP="00FF6241">
      <w:pPr>
        <w:rPr>
          <w:vanish/>
        </w:rPr>
      </w:pPr>
      <w:r w:rsidRPr="004A6BEE">
        <w:t xml:space="preserve">Table </w:t>
      </w:r>
      <w:r>
        <w:t>2</w:t>
      </w:r>
      <w:r w:rsidR="00B16319">
        <w:fldChar w:fldCharType="end"/>
      </w:r>
      <w:r w:rsidR="00B16319">
        <w:t>.</w:t>
      </w:r>
    </w:p>
    <w:p w14:paraId="6BD506BA" w14:textId="77777777" w:rsidR="00FF6241" w:rsidRDefault="006676FC" w:rsidP="00FF6241">
      <w:r w:rsidRPr="00F505EC">
        <w:t>The criteria listed below provide guidelines for determining the suitability of initiating a sampling bout. Not all criteria must be met</w:t>
      </w:r>
      <w:r w:rsidR="005F2A37">
        <w:t xml:space="preserve">, and logistical constraints </w:t>
      </w:r>
      <w:r w:rsidR="006321B1">
        <w:t xml:space="preserve">(e.g staff availability, road access, etc) </w:t>
      </w:r>
      <w:r w:rsidR="005F2A37">
        <w:t>may hinder the ability to sample within the desired time frames</w:t>
      </w:r>
      <w:r w:rsidRPr="00F505EC">
        <w:t xml:space="preserve">. </w:t>
      </w:r>
      <w:r w:rsidRPr="00A274A0">
        <w:t xml:space="preserve">Note that Domains 18 and 19 are only sampled during the </w:t>
      </w:r>
      <w:r w:rsidRPr="00F505EC">
        <w:t>summer</w:t>
      </w:r>
      <w:r w:rsidRPr="00A274A0">
        <w:t xml:space="preserve"> bout.</w:t>
      </w:r>
      <w:bookmarkStart w:id="29" w:name="_Ref295558649"/>
      <w:bookmarkStart w:id="30" w:name="_Toc307845571"/>
      <w:r w:rsidR="00FF6241" w:rsidRPr="00FF6241">
        <w:t xml:space="preserve"> </w:t>
      </w:r>
    </w:p>
    <w:p w14:paraId="79328EB8" w14:textId="666FEE3A" w:rsidR="00FF6241" w:rsidRPr="006676FC" w:rsidRDefault="00FF6241" w:rsidP="00FF6241">
      <w:pPr>
        <w:pStyle w:val="Caption"/>
        <w:rPr>
          <w:vanish/>
        </w:rPr>
      </w:pPr>
      <w:r w:rsidRPr="004A6BEE">
        <w:t xml:space="preserve">Table </w:t>
      </w:r>
      <w:r>
        <w:t>2</w:t>
      </w:r>
      <w:bookmarkEnd w:id="29"/>
      <w:r w:rsidRPr="00315E1C">
        <w:t>.</w:t>
      </w:r>
      <w:r>
        <w:t xml:space="preserve"> Timing of Soil Microbial Sampling.</w:t>
      </w:r>
      <w:bookmarkEnd w:id="30"/>
      <w:r>
        <w:t xml:space="preserve"> </w:t>
      </w:r>
    </w:p>
    <w:p w14:paraId="730AD78F" w14:textId="00B94E0E" w:rsidR="006676FC" w:rsidRPr="006676FC" w:rsidRDefault="006676FC" w:rsidP="00FF6241"/>
    <w:tbl>
      <w:tblPr>
        <w:tblStyle w:val="TableGrid"/>
        <w:tblW w:w="9576" w:type="dxa"/>
        <w:tblLayout w:type="fixed"/>
        <w:tblLook w:val="04A0" w:firstRow="1" w:lastRow="0" w:firstColumn="1" w:lastColumn="0" w:noHBand="0" w:noVBand="1"/>
      </w:tblPr>
      <w:tblGrid>
        <w:gridCol w:w="1278"/>
        <w:gridCol w:w="1440"/>
        <w:gridCol w:w="1440"/>
        <w:gridCol w:w="3060"/>
        <w:gridCol w:w="2358"/>
      </w:tblGrid>
      <w:tr w:rsidR="00672891" w:rsidRPr="00777CEF" w14:paraId="27182648" w14:textId="77777777" w:rsidTr="00881790">
        <w:tc>
          <w:tcPr>
            <w:tcW w:w="1278" w:type="dxa"/>
            <w:shd w:val="clear" w:color="auto" w:fill="92D050"/>
            <w:vAlign w:val="center"/>
          </w:tcPr>
          <w:p w14:paraId="6AA5BB60" w14:textId="1792A7A2" w:rsidR="00672891" w:rsidRDefault="00672891" w:rsidP="00527BF5">
            <w:pPr>
              <w:jc w:val="center"/>
              <w:rPr>
                <w:b/>
              </w:rPr>
            </w:pPr>
            <w:r>
              <w:rPr>
                <w:b/>
              </w:rPr>
              <w:t>Bout</w:t>
            </w:r>
          </w:p>
        </w:tc>
        <w:tc>
          <w:tcPr>
            <w:tcW w:w="1440" w:type="dxa"/>
            <w:shd w:val="clear" w:color="auto" w:fill="92D050"/>
            <w:vAlign w:val="center"/>
          </w:tcPr>
          <w:p w14:paraId="129AB1C1" w14:textId="25E8AF9C" w:rsidR="00672891" w:rsidRDefault="00672891" w:rsidP="00527BF5">
            <w:pPr>
              <w:jc w:val="center"/>
              <w:rPr>
                <w:b/>
              </w:rPr>
            </w:pPr>
            <w:r>
              <w:rPr>
                <w:b/>
              </w:rPr>
              <w:t>Sampling period</w:t>
            </w:r>
          </w:p>
        </w:tc>
        <w:tc>
          <w:tcPr>
            <w:tcW w:w="1440" w:type="dxa"/>
            <w:shd w:val="clear" w:color="auto" w:fill="92D050"/>
            <w:vAlign w:val="center"/>
          </w:tcPr>
          <w:p w14:paraId="53A1E41F" w14:textId="47EB5724" w:rsidR="00672891" w:rsidRPr="00777CEF" w:rsidRDefault="00672891" w:rsidP="00D9719B">
            <w:pPr>
              <w:jc w:val="center"/>
              <w:rPr>
                <w:b/>
              </w:rPr>
            </w:pPr>
            <w:r>
              <w:rPr>
                <w:b/>
              </w:rPr>
              <w:t>Domains</w:t>
            </w:r>
          </w:p>
        </w:tc>
        <w:tc>
          <w:tcPr>
            <w:tcW w:w="3060" w:type="dxa"/>
            <w:shd w:val="clear" w:color="auto" w:fill="92D050"/>
            <w:vAlign w:val="center"/>
          </w:tcPr>
          <w:p w14:paraId="04B95D25" w14:textId="109DF679" w:rsidR="00672891" w:rsidRDefault="00672891" w:rsidP="00D9719B">
            <w:pPr>
              <w:jc w:val="center"/>
              <w:rPr>
                <w:b/>
              </w:rPr>
            </w:pPr>
            <w:r>
              <w:rPr>
                <w:b/>
              </w:rPr>
              <w:t>Timing of core sampling</w:t>
            </w:r>
          </w:p>
        </w:tc>
        <w:tc>
          <w:tcPr>
            <w:tcW w:w="2358" w:type="dxa"/>
            <w:shd w:val="clear" w:color="auto" w:fill="92D050"/>
            <w:vAlign w:val="center"/>
          </w:tcPr>
          <w:p w14:paraId="56370CC9" w14:textId="222978F3" w:rsidR="00672891" w:rsidRPr="00777CEF" w:rsidRDefault="00672891" w:rsidP="00D9719B">
            <w:pPr>
              <w:jc w:val="center"/>
              <w:rPr>
                <w:b/>
              </w:rPr>
            </w:pPr>
            <w:r>
              <w:rPr>
                <w:b/>
              </w:rPr>
              <w:t>Characteristics</w:t>
            </w:r>
          </w:p>
        </w:tc>
      </w:tr>
      <w:tr w:rsidR="00672891" w14:paraId="419A7148" w14:textId="77777777" w:rsidTr="00881790">
        <w:tc>
          <w:tcPr>
            <w:tcW w:w="1278" w:type="dxa"/>
            <w:vMerge w:val="restart"/>
            <w:vAlign w:val="center"/>
          </w:tcPr>
          <w:p w14:paraId="7B8CA8F5" w14:textId="6D66F48E" w:rsidR="00672891" w:rsidRDefault="00721FBA" w:rsidP="00527BF5">
            <w:pPr>
              <w:jc w:val="center"/>
            </w:pPr>
            <w:r>
              <w:t xml:space="preserve">Seasonal </w:t>
            </w:r>
            <w:r w:rsidR="00672891">
              <w:t>Transition #1</w:t>
            </w:r>
          </w:p>
        </w:tc>
        <w:tc>
          <w:tcPr>
            <w:tcW w:w="1440" w:type="dxa"/>
            <w:vAlign w:val="center"/>
          </w:tcPr>
          <w:p w14:paraId="5E3AB6E4" w14:textId="1AEE9D36" w:rsidR="00672891" w:rsidRDefault="00672891" w:rsidP="00527BF5">
            <w:pPr>
              <w:jc w:val="center"/>
            </w:pPr>
            <w:r>
              <w:t>Winter-spring transition</w:t>
            </w:r>
          </w:p>
        </w:tc>
        <w:tc>
          <w:tcPr>
            <w:tcW w:w="1440" w:type="dxa"/>
            <w:vAlign w:val="center"/>
          </w:tcPr>
          <w:p w14:paraId="0D871FD3" w14:textId="66F2636F" w:rsidR="00672891" w:rsidRDefault="005A2E52" w:rsidP="00D9719B">
            <w:pPr>
              <w:jc w:val="center"/>
            </w:pPr>
            <w:r>
              <w:t>1, 2, 5, 6, 7, 9, 10, 12, 13, 15</w:t>
            </w:r>
          </w:p>
        </w:tc>
        <w:tc>
          <w:tcPr>
            <w:tcW w:w="3060" w:type="dxa"/>
            <w:vAlign w:val="center"/>
          </w:tcPr>
          <w:p w14:paraId="5BDCCDC4" w14:textId="7CA07F93" w:rsidR="00672891" w:rsidRDefault="00672891" w:rsidP="00DF5F47">
            <w:pPr>
              <w:pStyle w:val="ListParagraph"/>
              <w:numPr>
                <w:ilvl w:val="0"/>
                <w:numId w:val="24"/>
              </w:numPr>
              <w:ind w:left="197" w:hanging="180"/>
              <w:rPr>
                <w:rFonts w:eastAsiaTheme="majorEastAsia" w:cstheme="majorBidi"/>
                <w:b/>
                <w:szCs w:val="26"/>
              </w:rPr>
            </w:pPr>
            <w:r>
              <w:t>Within 3 days of spring snowmelt initiation</w:t>
            </w:r>
          </w:p>
          <w:p w14:paraId="40CECA52" w14:textId="77777777" w:rsidR="00510AE4" w:rsidRDefault="00510AE4" w:rsidP="00DF5F47">
            <w:pPr>
              <w:pStyle w:val="ListParagraph"/>
              <w:numPr>
                <w:ilvl w:val="0"/>
                <w:numId w:val="24"/>
              </w:numPr>
              <w:ind w:left="197" w:hanging="180"/>
              <w:rPr>
                <w:rFonts w:eastAsiaTheme="majorEastAsia" w:cstheme="majorBidi"/>
                <w:b/>
                <w:szCs w:val="26"/>
              </w:rPr>
            </w:pPr>
            <w:r>
              <w:t>No snow on ground</w:t>
            </w:r>
          </w:p>
          <w:p w14:paraId="49F51CC0" w14:textId="77777777" w:rsidR="00510AE4" w:rsidRPr="00881790" w:rsidRDefault="001230A3" w:rsidP="00DF5F47">
            <w:pPr>
              <w:pStyle w:val="ListParagraph"/>
              <w:numPr>
                <w:ilvl w:val="0"/>
                <w:numId w:val="24"/>
              </w:numPr>
              <w:spacing w:after="200" w:line="276" w:lineRule="auto"/>
              <w:ind w:left="197" w:hanging="180"/>
              <w:rPr>
                <w:rFonts w:eastAsiaTheme="majorEastAsia" w:cstheme="majorBidi"/>
                <w:b/>
                <w:szCs w:val="26"/>
              </w:rPr>
            </w:pPr>
            <w:r>
              <w:t xml:space="preserve">Within 2 weeks of ground </w:t>
            </w:r>
            <w:r w:rsidR="00510AE4">
              <w:t>thaw</w:t>
            </w:r>
          </w:p>
          <w:p w14:paraId="1279ABD7" w14:textId="60C2149F" w:rsidR="00DC475A" w:rsidRPr="00881790" w:rsidRDefault="00DC475A" w:rsidP="00881790">
            <w:pPr>
              <w:pStyle w:val="ListParagraph"/>
              <w:ind w:left="197"/>
              <w:rPr>
                <w:rFonts w:eastAsiaTheme="majorEastAsia" w:cstheme="majorBidi"/>
                <w:b/>
                <w:szCs w:val="26"/>
              </w:rPr>
            </w:pPr>
            <w:r>
              <w:t>- or -</w:t>
            </w:r>
          </w:p>
          <w:p w14:paraId="13DC90B6" w14:textId="5B5CCEE2" w:rsidR="00DC475A" w:rsidRDefault="00DC475A" w:rsidP="00DF5F47">
            <w:pPr>
              <w:pStyle w:val="ListParagraph"/>
              <w:numPr>
                <w:ilvl w:val="0"/>
                <w:numId w:val="24"/>
              </w:numPr>
              <w:ind w:left="197" w:hanging="180"/>
              <w:rPr>
                <w:rFonts w:eastAsiaTheme="majorEastAsia" w:cstheme="majorBidi"/>
                <w:b/>
                <w:szCs w:val="26"/>
              </w:rPr>
            </w:pPr>
            <w:r>
              <w:t>As soon as plots are accessible</w:t>
            </w:r>
          </w:p>
        </w:tc>
        <w:tc>
          <w:tcPr>
            <w:tcW w:w="2358" w:type="dxa"/>
            <w:vAlign w:val="center"/>
          </w:tcPr>
          <w:p w14:paraId="0FA84C4B" w14:textId="152E27AA" w:rsidR="00672891" w:rsidRDefault="00510AE4" w:rsidP="00510AE4">
            <w:pPr>
              <w:jc w:val="center"/>
            </w:pPr>
            <w:r>
              <w:t>Start of active period</w:t>
            </w:r>
          </w:p>
        </w:tc>
      </w:tr>
      <w:tr w:rsidR="00672891" w14:paraId="52E8E7DB" w14:textId="77777777" w:rsidTr="00881790">
        <w:tc>
          <w:tcPr>
            <w:tcW w:w="1278" w:type="dxa"/>
            <w:vMerge/>
            <w:vAlign w:val="center"/>
          </w:tcPr>
          <w:p w14:paraId="5D381438" w14:textId="583477C4" w:rsidR="00672891" w:rsidRDefault="00672891" w:rsidP="00832BB4">
            <w:pPr>
              <w:jc w:val="center"/>
              <w:rPr>
                <w:rFonts w:ascii="Tahoma" w:hAnsi="Tahoma" w:cs="Tahoma"/>
                <w:sz w:val="16"/>
                <w:szCs w:val="16"/>
              </w:rPr>
            </w:pPr>
          </w:p>
        </w:tc>
        <w:tc>
          <w:tcPr>
            <w:tcW w:w="1440" w:type="dxa"/>
            <w:vAlign w:val="center"/>
          </w:tcPr>
          <w:p w14:paraId="28DB8532" w14:textId="67D13599" w:rsidR="00672891" w:rsidRDefault="00672891" w:rsidP="00754415">
            <w:pPr>
              <w:jc w:val="center"/>
            </w:pPr>
            <w:r>
              <w:t>Wet-dry transition</w:t>
            </w:r>
          </w:p>
        </w:tc>
        <w:tc>
          <w:tcPr>
            <w:tcW w:w="1440" w:type="dxa"/>
            <w:vAlign w:val="center"/>
          </w:tcPr>
          <w:p w14:paraId="08919E84" w14:textId="5652843D" w:rsidR="00672891" w:rsidRDefault="005A2E52" w:rsidP="00754415">
            <w:pPr>
              <w:jc w:val="center"/>
            </w:pPr>
            <w:r>
              <w:t>3, 4, 8, 11, 14, 16, 17, 20</w:t>
            </w:r>
          </w:p>
        </w:tc>
        <w:tc>
          <w:tcPr>
            <w:tcW w:w="3060" w:type="dxa"/>
            <w:vAlign w:val="center"/>
          </w:tcPr>
          <w:p w14:paraId="312AA77B" w14:textId="68D810F3" w:rsidR="00510AE4" w:rsidRDefault="005F2A37" w:rsidP="00DF5F47">
            <w:pPr>
              <w:pStyle w:val="ListParagraph"/>
              <w:numPr>
                <w:ilvl w:val="0"/>
                <w:numId w:val="23"/>
              </w:numPr>
              <w:ind w:left="197" w:hanging="180"/>
              <w:rPr>
                <w:rFonts w:eastAsiaTheme="majorEastAsia" w:cstheme="majorBidi"/>
                <w:b/>
                <w:szCs w:val="26"/>
              </w:rPr>
            </w:pPr>
            <w:r>
              <w:t>Tail</w:t>
            </w:r>
            <w:r w:rsidR="00672891">
              <w:t xml:space="preserve"> end of wet season</w:t>
            </w:r>
          </w:p>
          <w:p w14:paraId="557AEF24" w14:textId="67209775" w:rsidR="00672891" w:rsidRDefault="00D9719B" w:rsidP="00DF5F47">
            <w:pPr>
              <w:pStyle w:val="ListParagraph"/>
              <w:numPr>
                <w:ilvl w:val="0"/>
                <w:numId w:val="23"/>
              </w:numPr>
              <w:ind w:left="197" w:hanging="180"/>
              <w:rPr>
                <w:rFonts w:eastAsiaTheme="majorEastAsia" w:cstheme="majorBidi"/>
                <w:b/>
                <w:szCs w:val="26"/>
              </w:rPr>
            </w:pPr>
            <w:r>
              <w:t xml:space="preserve">No </w:t>
            </w:r>
            <w:r w:rsidR="00672891">
              <w:t xml:space="preserve">rainfall </w:t>
            </w:r>
            <w:r>
              <w:t xml:space="preserve">event </w:t>
            </w:r>
            <w:r w:rsidR="00672891">
              <w:t xml:space="preserve">for 1 week </w:t>
            </w:r>
          </w:p>
        </w:tc>
        <w:tc>
          <w:tcPr>
            <w:tcW w:w="2358" w:type="dxa"/>
            <w:vAlign w:val="center"/>
          </w:tcPr>
          <w:p w14:paraId="683512F7" w14:textId="610073A7" w:rsidR="00672891" w:rsidRDefault="00D9719B" w:rsidP="00510AE4">
            <w:pPr>
              <w:jc w:val="center"/>
            </w:pPr>
            <w:r>
              <w:t>I</w:t>
            </w:r>
            <w:r w:rsidR="00672891">
              <w:t>nitiation of dry season</w:t>
            </w:r>
          </w:p>
        </w:tc>
      </w:tr>
      <w:tr w:rsidR="00D9719B" w14:paraId="5078BF00" w14:textId="77777777" w:rsidTr="00881790">
        <w:tc>
          <w:tcPr>
            <w:tcW w:w="1278" w:type="dxa"/>
            <w:vAlign w:val="center"/>
          </w:tcPr>
          <w:p w14:paraId="461B4850" w14:textId="77777777" w:rsidR="00D9719B" w:rsidRDefault="00D9719B" w:rsidP="00D9719B">
            <w:pPr>
              <w:jc w:val="center"/>
            </w:pPr>
            <w:r>
              <w:t>Summer</w:t>
            </w:r>
          </w:p>
        </w:tc>
        <w:tc>
          <w:tcPr>
            <w:tcW w:w="1440" w:type="dxa"/>
            <w:vAlign w:val="center"/>
          </w:tcPr>
          <w:p w14:paraId="1FB1EE32" w14:textId="4C189254" w:rsidR="00D9719B" w:rsidRDefault="00405A59" w:rsidP="00D9719B">
            <w:pPr>
              <w:jc w:val="center"/>
            </w:pPr>
            <w:r>
              <w:t>Summer</w:t>
            </w:r>
          </w:p>
        </w:tc>
        <w:tc>
          <w:tcPr>
            <w:tcW w:w="1440" w:type="dxa"/>
            <w:vAlign w:val="center"/>
          </w:tcPr>
          <w:p w14:paraId="080BB26F" w14:textId="77777777" w:rsidR="00D9719B" w:rsidRDefault="00D9719B" w:rsidP="00D9719B">
            <w:pPr>
              <w:jc w:val="center"/>
            </w:pPr>
            <w:r>
              <w:t>All</w:t>
            </w:r>
          </w:p>
        </w:tc>
        <w:tc>
          <w:tcPr>
            <w:tcW w:w="3060" w:type="dxa"/>
            <w:vAlign w:val="center"/>
          </w:tcPr>
          <w:p w14:paraId="43C8FDA1" w14:textId="7342789F" w:rsidR="00D9719B" w:rsidRDefault="008278B3" w:rsidP="008278B3">
            <w:r>
              <w:t>Between</w:t>
            </w:r>
            <w:r w:rsidR="00D9719B">
              <w:t xml:space="preserve"> 1 July</w:t>
            </w:r>
            <w:r>
              <w:t xml:space="preserve"> &amp; 31 August</w:t>
            </w:r>
          </w:p>
        </w:tc>
        <w:tc>
          <w:tcPr>
            <w:tcW w:w="2358" w:type="dxa"/>
            <w:vAlign w:val="center"/>
          </w:tcPr>
          <w:p w14:paraId="10B6D0E6" w14:textId="49A096C3" w:rsidR="00D9719B" w:rsidRDefault="00D9719B" w:rsidP="00D9719B">
            <w:pPr>
              <w:jc w:val="center"/>
            </w:pPr>
            <w:r>
              <w:t>Timing of peak biomass</w:t>
            </w:r>
            <w:r w:rsidR="00553792">
              <w:t xml:space="preserve"> (for many sites)</w:t>
            </w:r>
          </w:p>
        </w:tc>
      </w:tr>
      <w:tr w:rsidR="00672891" w14:paraId="4350E263" w14:textId="77777777" w:rsidTr="00881790">
        <w:tc>
          <w:tcPr>
            <w:tcW w:w="1278" w:type="dxa"/>
            <w:vMerge w:val="restart"/>
            <w:vAlign w:val="center"/>
          </w:tcPr>
          <w:p w14:paraId="1FBC34DD" w14:textId="50F32E44" w:rsidR="00672891" w:rsidRDefault="00C07D13" w:rsidP="00527BF5">
            <w:pPr>
              <w:jc w:val="center"/>
            </w:pPr>
            <w:r>
              <w:t xml:space="preserve">Seasonal </w:t>
            </w:r>
            <w:r w:rsidR="00672891">
              <w:t>Transition #2</w:t>
            </w:r>
          </w:p>
        </w:tc>
        <w:tc>
          <w:tcPr>
            <w:tcW w:w="1440" w:type="dxa"/>
            <w:vAlign w:val="center"/>
          </w:tcPr>
          <w:p w14:paraId="4C139007" w14:textId="2DFCAE60" w:rsidR="00672891" w:rsidRDefault="00672891" w:rsidP="00527BF5">
            <w:pPr>
              <w:jc w:val="center"/>
            </w:pPr>
            <w:r>
              <w:t>Fall-winter transition</w:t>
            </w:r>
          </w:p>
        </w:tc>
        <w:tc>
          <w:tcPr>
            <w:tcW w:w="1440" w:type="dxa"/>
            <w:vAlign w:val="center"/>
          </w:tcPr>
          <w:p w14:paraId="258943B9" w14:textId="51BA7004" w:rsidR="00672891" w:rsidRDefault="005A2E52" w:rsidP="00D9719B">
            <w:pPr>
              <w:jc w:val="center"/>
            </w:pPr>
            <w:r>
              <w:t>1, 2, 5, 6, 7, 9, 10, 12, 13, 15</w:t>
            </w:r>
          </w:p>
        </w:tc>
        <w:tc>
          <w:tcPr>
            <w:tcW w:w="3060" w:type="dxa"/>
            <w:vAlign w:val="center"/>
          </w:tcPr>
          <w:p w14:paraId="7EB2C99B" w14:textId="27AA9EA5" w:rsidR="00EF27C6" w:rsidRDefault="00672891" w:rsidP="00DF5F47">
            <w:pPr>
              <w:pStyle w:val="ListParagraph"/>
              <w:numPr>
                <w:ilvl w:val="0"/>
                <w:numId w:val="25"/>
              </w:numPr>
              <w:ind w:left="164" w:hanging="180"/>
              <w:rPr>
                <w:rFonts w:eastAsiaTheme="majorEastAsia" w:cstheme="majorBidi"/>
                <w:b/>
                <w:szCs w:val="26"/>
              </w:rPr>
            </w:pPr>
            <w:r>
              <w:t>Within 1 week of the first snow</w:t>
            </w:r>
          </w:p>
          <w:p w14:paraId="1DF7C841" w14:textId="425582A7" w:rsidR="00672891" w:rsidRDefault="00EF27C6" w:rsidP="00DF5F47">
            <w:pPr>
              <w:pStyle w:val="ListParagraph"/>
              <w:numPr>
                <w:ilvl w:val="0"/>
                <w:numId w:val="25"/>
              </w:numPr>
              <w:ind w:left="164" w:hanging="180"/>
              <w:rPr>
                <w:rFonts w:eastAsiaTheme="majorEastAsia" w:cstheme="majorBidi"/>
                <w:b/>
                <w:szCs w:val="26"/>
              </w:rPr>
            </w:pPr>
            <w:r>
              <w:t>W</w:t>
            </w:r>
            <w:r w:rsidR="00672891">
              <w:t>hen</w:t>
            </w:r>
            <w:r>
              <w:t xml:space="preserve"> </w:t>
            </w:r>
            <w:r w:rsidR="00C07D13">
              <w:t>mean air</w:t>
            </w:r>
            <w:r>
              <w:t xml:space="preserve"> temperature</w:t>
            </w:r>
            <w:r w:rsidR="00C07D13">
              <w:t xml:space="preserve"> is freezing, but ground is not frozen.</w:t>
            </w:r>
          </w:p>
        </w:tc>
        <w:tc>
          <w:tcPr>
            <w:tcW w:w="2358" w:type="dxa"/>
            <w:vAlign w:val="center"/>
          </w:tcPr>
          <w:p w14:paraId="45CA3A5B" w14:textId="685F6042" w:rsidR="00672891" w:rsidRDefault="00D9719B" w:rsidP="00D9719B">
            <w:pPr>
              <w:jc w:val="center"/>
            </w:pPr>
            <w:r>
              <w:t>Start of quiescence period</w:t>
            </w:r>
          </w:p>
        </w:tc>
      </w:tr>
      <w:tr w:rsidR="00672891" w14:paraId="62D3C508" w14:textId="77777777" w:rsidTr="00881790">
        <w:tc>
          <w:tcPr>
            <w:tcW w:w="1278" w:type="dxa"/>
            <w:vMerge/>
            <w:vAlign w:val="center"/>
          </w:tcPr>
          <w:p w14:paraId="75D793A4" w14:textId="77777777" w:rsidR="00672891" w:rsidRDefault="00672891" w:rsidP="00832BB4">
            <w:pPr>
              <w:jc w:val="center"/>
              <w:rPr>
                <w:rFonts w:ascii="Tahoma" w:hAnsi="Tahoma" w:cs="Tahoma"/>
                <w:sz w:val="16"/>
                <w:szCs w:val="16"/>
              </w:rPr>
            </w:pPr>
          </w:p>
        </w:tc>
        <w:tc>
          <w:tcPr>
            <w:tcW w:w="1440" w:type="dxa"/>
            <w:vAlign w:val="center"/>
          </w:tcPr>
          <w:p w14:paraId="1109CB28" w14:textId="076EF541" w:rsidR="00672891" w:rsidRDefault="00672891" w:rsidP="00754415">
            <w:pPr>
              <w:jc w:val="center"/>
            </w:pPr>
            <w:r>
              <w:t>Dry-wet transition</w:t>
            </w:r>
          </w:p>
        </w:tc>
        <w:tc>
          <w:tcPr>
            <w:tcW w:w="1440" w:type="dxa"/>
            <w:vAlign w:val="center"/>
          </w:tcPr>
          <w:p w14:paraId="3FC3732E" w14:textId="46C366C6" w:rsidR="00672891" w:rsidRDefault="005A2E52" w:rsidP="00754415">
            <w:pPr>
              <w:jc w:val="center"/>
            </w:pPr>
            <w:r>
              <w:t>3, 4, 8, 11, 14, 16, 17, 20</w:t>
            </w:r>
          </w:p>
        </w:tc>
        <w:tc>
          <w:tcPr>
            <w:tcW w:w="3060" w:type="dxa"/>
            <w:vAlign w:val="center"/>
          </w:tcPr>
          <w:p w14:paraId="482687A6" w14:textId="77FD0C3B" w:rsidR="00672891" w:rsidRDefault="00553792" w:rsidP="00553792">
            <w:pPr>
              <w:jc w:val="center"/>
            </w:pPr>
            <w:r>
              <w:t>As soon as possible during/</w:t>
            </w:r>
            <w:r w:rsidR="008278B3">
              <w:t xml:space="preserve"> within the first rain</w:t>
            </w:r>
            <w:r>
              <w:t xml:space="preserve"> event, but no later than 3 days after first rain event.</w:t>
            </w:r>
          </w:p>
        </w:tc>
        <w:tc>
          <w:tcPr>
            <w:tcW w:w="2358" w:type="dxa"/>
            <w:vAlign w:val="center"/>
          </w:tcPr>
          <w:p w14:paraId="092EC047" w14:textId="48F55948" w:rsidR="00672891" w:rsidRDefault="00D9719B" w:rsidP="00DF5F47">
            <w:pPr>
              <w:keepNext/>
              <w:jc w:val="center"/>
              <w:rPr>
                <w:rFonts w:eastAsiaTheme="majorEastAsia" w:cstheme="majorBidi"/>
                <w:b/>
                <w:szCs w:val="26"/>
              </w:rPr>
            </w:pPr>
            <w:r>
              <w:t>I</w:t>
            </w:r>
            <w:r w:rsidR="00672891">
              <w:t>nitiation of wet season</w:t>
            </w:r>
          </w:p>
        </w:tc>
      </w:tr>
    </w:tbl>
    <w:p w14:paraId="4FB76CF2" w14:textId="77777777" w:rsidR="00B262C9" w:rsidRDefault="00B262C9">
      <w:pPr>
        <w:rPr>
          <w:b/>
          <w:i/>
        </w:rPr>
      </w:pPr>
      <w:r>
        <w:rPr>
          <w:b/>
          <w:i/>
        </w:rPr>
        <w:br w:type="page"/>
      </w:r>
    </w:p>
    <w:p w14:paraId="2A073ACD" w14:textId="41CB2CD1" w:rsidR="00C4128E" w:rsidRDefault="00040D0C" w:rsidP="00B262C9">
      <w:pPr>
        <w:spacing w:before="240"/>
      </w:pPr>
      <w:r>
        <w:rPr>
          <w:b/>
          <w:i/>
        </w:rPr>
        <w:lastRenderedPageBreak/>
        <w:t>Soil N Transformations</w:t>
      </w:r>
      <w:r w:rsidR="003642D8">
        <w:rPr>
          <w:b/>
          <w:i/>
        </w:rPr>
        <w:t xml:space="preserve">. </w:t>
      </w:r>
      <w:r w:rsidR="00C4128E">
        <w:t>Criteria for determining the onset and cessation of sampl</w:t>
      </w:r>
      <w:r w:rsidR="00DC0146">
        <w:t>ing for soil N transformations are</w:t>
      </w:r>
      <w:r w:rsidR="00C4128E">
        <w:t xml:space="preserve"> summarized in </w:t>
      </w:r>
      <w:r w:rsidR="00F9143E">
        <w:t xml:space="preserve">Table </w:t>
      </w:r>
      <w:r w:rsidR="00553792">
        <w:t>3</w:t>
      </w:r>
      <w:r w:rsidR="003642D8">
        <w:t xml:space="preserve">. </w:t>
      </w:r>
      <w:r w:rsidR="00553792">
        <w:t xml:space="preserve"> </w:t>
      </w:r>
      <w:r w:rsidR="000B104D">
        <w:t>Those</w:t>
      </w:r>
      <w:r w:rsidR="00047801">
        <w:t xml:space="preserve"> domains not doing the o</w:t>
      </w:r>
      <w:r w:rsidR="00DC0146">
        <w:t xml:space="preserve">ver-winter and snowmelt or over-dry season and </w:t>
      </w:r>
      <w:r w:rsidR="00047801">
        <w:t xml:space="preserve">first rains of wet season sampling periods (i.e., Domains 3, 4, </w:t>
      </w:r>
      <w:r w:rsidR="000B104D">
        <w:t xml:space="preserve">8, 11, </w:t>
      </w:r>
      <w:r w:rsidR="00514FC9">
        <w:t xml:space="preserve">18, 19, </w:t>
      </w:r>
      <w:r w:rsidR="000B104D">
        <w:t>and 20) will only do the July-August sampling period.</w:t>
      </w:r>
    </w:p>
    <w:p w14:paraId="46339DD8" w14:textId="683A6F6A" w:rsidR="00E972D6" w:rsidRPr="00F505EC" w:rsidRDefault="00E972D6">
      <w:pPr>
        <w:pStyle w:val="Caption"/>
        <w:rPr>
          <w:vanish/>
        </w:rPr>
      </w:pPr>
      <w:bookmarkStart w:id="31" w:name="_Toc307845572"/>
      <w:r w:rsidRPr="004A6BEE">
        <w:t xml:space="preserve">Table </w:t>
      </w:r>
      <w:r w:rsidR="00060B1A">
        <w:t>3</w:t>
      </w:r>
      <w:r w:rsidRPr="33B58398">
        <w:t xml:space="preserve">. </w:t>
      </w:r>
      <w:commentRangeStart w:id="32"/>
      <w:r>
        <w:t>Summary of Timing Criteria for Measuring Soil N Transformations.</w:t>
      </w:r>
      <w:bookmarkEnd w:id="31"/>
      <w:r w:rsidRPr="33B58398">
        <w:t xml:space="preserve"> </w:t>
      </w:r>
    </w:p>
    <w:p w14:paraId="7F51BA6B" w14:textId="77777777" w:rsidR="00E972D6" w:rsidRPr="0075057E" w:rsidRDefault="00E972D6" w:rsidP="00E972D6">
      <w:pPr>
        <w:pStyle w:val="ListParagraph"/>
      </w:pPr>
      <w:r>
        <w:t xml:space="preserve">Note that Domains 3, 4, 8, 11, 18, 19 and 20 are only sampled </w:t>
      </w:r>
      <w:commentRangeEnd w:id="32"/>
      <w:r w:rsidR="002C3F50">
        <w:rPr>
          <w:rStyle w:val="CommentReference"/>
          <w:rFonts w:ascii="Times New Roman" w:eastAsia="Times New Roman" w:hAnsi="Times New Roman" w:cs="Times New Roman"/>
        </w:rPr>
        <w:commentReference w:id="32"/>
      </w:r>
      <w:r>
        <w:t>during the July-August collection period.</w:t>
      </w:r>
    </w:p>
    <w:tbl>
      <w:tblPr>
        <w:tblStyle w:val="TableGrid"/>
        <w:tblW w:w="9576" w:type="dxa"/>
        <w:tblLook w:val="04A0" w:firstRow="1" w:lastRow="0" w:firstColumn="1" w:lastColumn="0" w:noHBand="0" w:noVBand="1"/>
      </w:tblPr>
      <w:tblGrid>
        <w:gridCol w:w="1675"/>
        <w:gridCol w:w="1651"/>
        <w:gridCol w:w="2452"/>
        <w:gridCol w:w="1469"/>
        <w:gridCol w:w="2329"/>
      </w:tblGrid>
      <w:tr w:rsidR="00B500E2" w14:paraId="77C687A6" w14:textId="77777777" w:rsidTr="3B90D3A2">
        <w:tc>
          <w:tcPr>
            <w:tcW w:w="1675" w:type="dxa"/>
            <w:shd w:val="clear" w:color="auto" w:fill="92D050"/>
          </w:tcPr>
          <w:p w14:paraId="6FFBE04B" w14:textId="0051F559" w:rsidR="00B500E2" w:rsidRDefault="00B500E2" w:rsidP="00047801">
            <w:pPr>
              <w:jc w:val="center"/>
              <w:rPr>
                <w:b/>
              </w:rPr>
            </w:pPr>
            <w:r>
              <w:rPr>
                <w:b/>
              </w:rPr>
              <w:t>Sampling period</w:t>
            </w:r>
          </w:p>
        </w:tc>
        <w:tc>
          <w:tcPr>
            <w:tcW w:w="1651" w:type="dxa"/>
            <w:shd w:val="clear" w:color="auto" w:fill="92D050"/>
          </w:tcPr>
          <w:p w14:paraId="30B9E17C" w14:textId="633DF860" w:rsidR="00B500E2" w:rsidRPr="00777CEF" w:rsidRDefault="00B500E2" w:rsidP="00047801">
            <w:pPr>
              <w:jc w:val="center"/>
              <w:rPr>
                <w:b/>
              </w:rPr>
            </w:pPr>
            <w:r>
              <w:rPr>
                <w:b/>
              </w:rPr>
              <w:t>Domains</w:t>
            </w:r>
          </w:p>
        </w:tc>
        <w:tc>
          <w:tcPr>
            <w:tcW w:w="2452" w:type="dxa"/>
            <w:shd w:val="clear" w:color="auto" w:fill="92D050"/>
          </w:tcPr>
          <w:p w14:paraId="7984B808" w14:textId="489EFE68" w:rsidR="00B500E2" w:rsidRDefault="00B500E2" w:rsidP="00047801">
            <w:pPr>
              <w:jc w:val="center"/>
              <w:rPr>
                <w:b/>
              </w:rPr>
            </w:pPr>
            <w:r>
              <w:rPr>
                <w:b/>
              </w:rPr>
              <w:t>Timing of “initial” core sampling/prep of “final” core incubation</w:t>
            </w:r>
          </w:p>
        </w:tc>
        <w:tc>
          <w:tcPr>
            <w:tcW w:w="1469" w:type="dxa"/>
            <w:shd w:val="clear" w:color="auto" w:fill="92D050"/>
          </w:tcPr>
          <w:p w14:paraId="660C2B82" w14:textId="1692C788" w:rsidR="00B500E2" w:rsidRPr="00777CEF" w:rsidRDefault="00B500E2" w:rsidP="00047801">
            <w:pPr>
              <w:jc w:val="center"/>
              <w:rPr>
                <w:b/>
              </w:rPr>
            </w:pPr>
            <w:r>
              <w:rPr>
                <w:b/>
              </w:rPr>
              <w:t>Length of incubation</w:t>
            </w:r>
          </w:p>
        </w:tc>
        <w:tc>
          <w:tcPr>
            <w:tcW w:w="2329" w:type="dxa"/>
            <w:shd w:val="clear" w:color="auto" w:fill="92D050"/>
          </w:tcPr>
          <w:p w14:paraId="7BEE15C8" w14:textId="0D01398D" w:rsidR="00B500E2" w:rsidRPr="00777CEF" w:rsidRDefault="00B500E2" w:rsidP="00047801">
            <w:pPr>
              <w:jc w:val="center"/>
              <w:rPr>
                <w:b/>
              </w:rPr>
            </w:pPr>
            <w:r>
              <w:rPr>
                <w:b/>
              </w:rPr>
              <w:t>Timing of “final” core collection</w:t>
            </w:r>
          </w:p>
        </w:tc>
      </w:tr>
      <w:tr w:rsidR="00B500E2" w14:paraId="3E796A88" w14:textId="77777777" w:rsidTr="001D4792">
        <w:tc>
          <w:tcPr>
            <w:tcW w:w="1675" w:type="dxa"/>
            <w:vAlign w:val="center"/>
          </w:tcPr>
          <w:p w14:paraId="0B107E2B" w14:textId="5B6E58AF" w:rsidR="00B500E2" w:rsidRDefault="00B500E2" w:rsidP="00B262C9">
            <w:pPr>
              <w:jc w:val="center"/>
            </w:pPr>
            <w:r>
              <w:t>July-August</w:t>
            </w:r>
          </w:p>
        </w:tc>
        <w:tc>
          <w:tcPr>
            <w:tcW w:w="1651" w:type="dxa"/>
            <w:vAlign w:val="center"/>
          </w:tcPr>
          <w:p w14:paraId="164EDE06" w14:textId="334D29AF" w:rsidR="00B500E2" w:rsidRDefault="00B500E2" w:rsidP="00B262C9">
            <w:pPr>
              <w:jc w:val="center"/>
            </w:pPr>
            <w:r>
              <w:t>All</w:t>
            </w:r>
          </w:p>
        </w:tc>
        <w:tc>
          <w:tcPr>
            <w:tcW w:w="2452" w:type="dxa"/>
            <w:vAlign w:val="center"/>
          </w:tcPr>
          <w:p w14:paraId="37708793" w14:textId="7E4693D7" w:rsidR="00B500E2" w:rsidRDefault="00B500E2" w:rsidP="00D75478">
            <w:pPr>
              <w:jc w:val="center"/>
            </w:pPr>
            <w:r>
              <w:t>After 1 July</w:t>
            </w:r>
          </w:p>
        </w:tc>
        <w:tc>
          <w:tcPr>
            <w:tcW w:w="1469" w:type="dxa"/>
            <w:vAlign w:val="center"/>
          </w:tcPr>
          <w:p w14:paraId="6AA84340" w14:textId="74A28EAC" w:rsidR="00B500E2" w:rsidRDefault="00B500E2" w:rsidP="00B262C9">
            <w:pPr>
              <w:jc w:val="center"/>
            </w:pPr>
            <w:r>
              <w:t>1 week</w:t>
            </w:r>
          </w:p>
        </w:tc>
        <w:tc>
          <w:tcPr>
            <w:tcW w:w="2329" w:type="dxa"/>
          </w:tcPr>
          <w:p w14:paraId="5428DB7F" w14:textId="1B484829" w:rsidR="00B500E2" w:rsidRDefault="00B500E2" w:rsidP="00B262C9">
            <w:pPr>
              <w:jc w:val="center"/>
            </w:pPr>
            <w:r>
              <w:t>Before 31 August</w:t>
            </w:r>
          </w:p>
        </w:tc>
      </w:tr>
      <w:tr w:rsidR="00B500E2" w14:paraId="5025C711" w14:textId="77777777" w:rsidTr="001D4792">
        <w:tc>
          <w:tcPr>
            <w:tcW w:w="1675" w:type="dxa"/>
            <w:vAlign w:val="center"/>
          </w:tcPr>
          <w:p w14:paraId="26B598AE" w14:textId="3F05011F" w:rsidR="00B500E2" w:rsidRDefault="00B500E2" w:rsidP="00B262C9">
            <w:pPr>
              <w:jc w:val="center"/>
            </w:pPr>
            <w:r>
              <w:t>Over-winter</w:t>
            </w:r>
          </w:p>
        </w:tc>
        <w:tc>
          <w:tcPr>
            <w:tcW w:w="1651" w:type="dxa"/>
            <w:vAlign w:val="center"/>
          </w:tcPr>
          <w:p w14:paraId="52F8C39D" w14:textId="43F27C37" w:rsidR="00B500E2" w:rsidRDefault="000B104D" w:rsidP="00B262C9">
            <w:pPr>
              <w:jc w:val="center"/>
            </w:pPr>
            <w:r>
              <w:t>1, 2, 5, 6, 7, 9, 10, 12, 13, 15</w:t>
            </w:r>
          </w:p>
        </w:tc>
        <w:tc>
          <w:tcPr>
            <w:tcW w:w="2452" w:type="dxa"/>
            <w:vAlign w:val="center"/>
          </w:tcPr>
          <w:p w14:paraId="7866559B" w14:textId="2C9424BD" w:rsidR="00B500E2" w:rsidRDefault="00107DBB" w:rsidP="00D75478">
            <w:pPr>
              <w:jc w:val="center"/>
            </w:pPr>
            <w:r>
              <w:t>Within</w:t>
            </w:r>
            <w:r w:rsidR="00B500E2">
              <w:t xml:space="preserve"> 1 week </w:t>
            </w:r>
            <w:r>
              <w:t>of</w:t>
            </w:r>
            <w:r w:rsidR="00B500E2">
              <w:t xml:space="preserve"> the first snow</w:t>
            </w:r>
          </w:p>
        </w:tc>
        <w:tc>
          <w:tcPr>
            <w:tcW w:w="1469" w:type="dxa"/>
            <w:vAlign w:val="center"/>
          </w:tcPr>
          <w:p w14:paraId="2C754091" w14:textId="5AB6846A" w:rsidR="00B500E2" w:rsidRDefault="00B500E2" w:rsidP="00B262C9">
            <w:pPr>
              <w:jc w:val="center"/>
            </w:pPr>
            <w:r>
              <w:t>Variable</w:t>
            </w:r>
            <w:r w:rsidR="00DC0146">
              <w:t xml:space="preserve"> (likely 4-5 months)</w:t>
            </w:r>
          </w:p>
        </w:tc>
        <w:tc>
          <w:tcPr>
            <w:tcW w:w="2329" w:type="dxa"/>
          </w:tcPr>
          <w:p w14:paraId="293ACF0C" w14:textId="7760E20B" w:rsidR="00B500E2" w:rsidRDefault="00B500E2" w:rsidP="00B262C9">
            <w:pPr>
              <w:jc w:val="center"/>
            </w:pPr>
            <w:r>
              <w:t>Upon initiation of snowmelt</w:t>
            </w:r>
            <w:r w:rsidR="00505FF6">
              <w:t>, when access via roads is permitted.</w:t>
            </w:r>
          </w:p>
        </w:tc>
      </w:tr>
      <w:tr w:rsidR="00B500E2" w14:paraId="0D728F0B" w14:textId="77777777" w:rsidTr="00881790">
        <w:tc>
          <w:tcPr>
            <w:tcW w:w="1675" w:type="dxa"/>
            <w:vAlign w:val="center"/>
          </w:tcPr>
          <w:p w14:paraId="19BABD1A" w14:textId="40BD0E59" w:rsidR="00B500E2" w:rsidRDefault="00B500E2" w:rsidP="00B262C9">
            <w:pPr>
              <w:jc w:val="center"/>
            </w:pPr>
            <w:r w:rsidRPr="001D4792">
              <w:t>Snowmelt</w:t>
            </w:r>
          </w:p>
        </w:tc>
        <w:tc>
          <w:tcPr>
            <w:tcW w:w="1651" w:type="dxa"/>
            <w:vAlign w:val="center"/>
          </w:tcPr>
          <w:p w14:paraId="5452AA7F" w14:textId="76F47A4E" w:rsidR="00B500E2" w:rsidRDefault="000B104D" w:rsidP="00B262C9">
            <w:pPr>
              <w:jc w:val="center"/>
            </w:pPr>
            <w:r w:rsidRPr="001D4792">
              <w:t>1, 2, 5, 6, 7, 9, 10, 12, 13, 15</w:t>
            </w:r>
          </w:p>
        </w:tc>
        <w:tc>
          <w:tcPr>
            <w:tcW w:w="2452" w:type="dxa"/>
            <w:vAlign w:val="center"/>
          </w:tcPr>
          <w:p w14:paraId="57194CAE" w14:textId="74F39524" w:rsidR="00B500E2" w:rsidRDefault="00107DBB" w:rsidP="00D75478">
            <w:pPr>
              <w:jc w:val="center"/>
            </w:pPr>
            <w:r w:rsidRPr="001D4792">
              <w:t xml:space="preserve">Within 3 days of spring </w:t>
            </w:r>
            <w:commentRangeStart w:id="33"/>
            <w:r w:rsidRPr="001D4792">
              <w:t>snowmelt</w:t>
            </w:r>
            <w:commentRangeEnd w:id="33"/>
            <w:r w:rsidR="002C3F50">
              <w:rPr>
                <w:rStyle w:val="CommentReference"/>
                <w:rFonts w:ascii="Times New Roman" w:eastAsia="Times New Roman" w:hAnsi="Times New Roman" w:cs="Times New Roman"/>
              </w:rPr>
              <w:commentReference w:id="33"/>
            </w:r>
            <w:r w:rsidRPr="001D4792">
              <w:t xml:space="preserve"> initiation</w:t>
            </w:r>
            <w:r w:rsidR="004451CA">
              <w:t>, when access via roads is permitted.</w:t>
            </w:r>
          </w:p>
        </w:tc>
        <w:tc>
          <w:tcPr>
            <w:tcW w:w="1469" w:type="dxa"/>
            <w:vAlign w:val="center"/>
          </w:tcPr>
          <w:p w14:paraId="0263A361" w14:textId="3EA7A6F6" w:rsidR="00B500E2" w:rsidRDefault="00107DBB" w:rsidP="00B262C9">
            <w:pPr>
              <w:jc w:val="center"/>
            </w:pPr>
            <w:r w:rsidRPr="001D4792">
              <w:t>Variable</w:t>
            </w:r>
            <w:r w:rsidR="00D75478" w:rsidRPr="001D4792">
              <w:t xml:space="preserve"> (likely 1-5 weeks)</w:t>
            </w:r>
          </w:p>
        </w:tc>
        <w:tc>
          <w:tcPr>
            <w:tcW w:w="2329" w:type="dxa"/>
            <w:vAlign w:val="center"/>
          </w:tcPr>
          <w:p w14:paraId="437F8087" w14:textId="2A8331A8" w:rsidR="00B500E2" w:rsidRDefault="00107DBB" w:rsidP="00220DCB">
            <w:pPr>
              <w:jc w:val="center"/>
            </w:pPr>
            <w:r w:rsidRPr="001D4792">
              <w:t>Within 1 week of no snow on the ground</w:t>
            </w:r>
            <w:r w:rsidR="006B165F" w:rsidRPr="001D4792">
              <w:t>.</w:t>
            </w:r>
          </w:p>
        </w:tc>
      </w:tr>
      <w:tr w:rsidR="00B500E2" w14:paraId="618F186A" w14:textId="77777777" w:rsidTr="001D4792">
        <w:tc>
          <w:tcPr>
            <w:tcW w:w="1675" w:type="dxa"/>
            <w:vAlign w:val="center"/>
          </w:tcPr>
          <w:p w14:paraId="7ABDEE9A" w14:textId="77B0D966" w:rsidR="00B500E2" w:rsidRDefault="00107DBB" w:rsidP="00B262C9">
            <w:pPr>
              <w:jc w:val="center"/>
            </w:pPr>
            <w:r>
              <w:t>Over-dry season</w:t>
            </w:r>
          </w:p>
        </w:tc>
        <w:tc>
          <w:tcPr>
            <w:tcW w:w="1651" w:type="dxa"/>
            <w:vAlign w:val="center"/>
          </w:tcPr>
          <w:p w14:paraId="7EE654DC" w14:textId="1817097C" w:rsidR="00B500E2" w:rsidRDefault="000B104D" w:rsidP="00B262C9">
            <w:pPr>
              <w:jc w:val="center"/>
            </w:pPr>
            <w:r>
              <w:t>14, 16, 17</w:t>
            </w:r>
          </w:p>
        </w:tc>
        <w:tc>
          <w:tcPr>
            <w:tcW w:w="2452" w:type="dxa"/>
            <w:vAlign w:val="center"/>
          </w:tcPr>
          <w:p w14:paraId="07BD76D5" w14:textId="0E2A62C6" w:rsidR="00B500E2" w:rsidRDefault="00DC0146" w:rsidP="00F9143E">
            <w:pPr>
              <w:jc w:val="center"/>
            </w:pPr>
            <w:r>
              <w:t xml:space="preserve">Approximately </w:t>
            </w:r>
            <w:r w:rsidR="00107DBB">
              <w:t xml:space="preserve">1 week </w:t>
            </w:r>
            <w:r>
              <w:t xml:space="preserve">prior to the end of the </w:t>
            </w:r>
            <w:r w:rsidR="00F9143E">
              <w:t>wet</w:t>
            </w:r>
            <w:r w:rsidR="00107DBB">
              <w:t xml:space="preserve"> season</w:t>
            </w:r>
            <w:r w:rsidR="00F9143E">
              <w:t xml:space="preserve"> and when there has not been rainfall for 1 week.</w:t>
            </w:r>
          </w:p>
        </w:tc>
        <w:tc>
          <w:tcPr>
            <w:tcW w:w="1469" w:type="dxa"/>
            <w:vAlign w:val="center"/>
          </w:tcPr>
          <w:p w14:paraId="65528124" w14:textId="416BAC1C" w:rsidR="00B500E2" w:rsidRDefault="00107DBB" w:rsidP="00B262C9">
            <w:pPr>
              <w:jc w:val="center"/>
            </w:pPr>
            <w:r>
              <w:t>Variable</w:t>
            </w:r>
            <w:r w:rsidR="00DC0146">
              <w:t xml:space="preserve"> (likely 4-5 months) </w:t>
            </w:r>
          </w:p>
        </w:tc>
        <w:tc>
          <w:tcPr>
            <w:tcW w:w="2329" w:type="dxa"/>
          </w:tcPr>
          <w:p w14:paraId="293140C9" w14:textId="08722690" w:rsidR="00B500E2" w:rsidRDefault="00107DBB" w:rsidP="00B262C9">
            <w:pPr>
              <w:jc w:val="center"/>
            </w:pPr>
            <w:r>
              <w:t>Approximately 1 month prior to expected first rains</w:t>
            </w:r>
          </w:p>
        </w:tc>
      </w:tr>
      <w:tr w:rsidR="00107DBB" w14:paraId="3FE0C7DE" w14:textId="77777777" w:rsidTr="001D4792">
        <w:tc>
          <w:tcPr>
            <w:tcW w:w="1675" w:type="dxa"/>
            <w:vAlign w:val="center"/>
          </w:tcPr>
          <w:p w14:paraId="75C4A1B7" w14:textId="2D6075B4" w:rsidR="00107DBB" w:rsidRDefault="00107DBB" w:rsidP="00D75478">
            <w:pPr>
              <w:jc w:val="center"/>
            </w:pPr>
            <w:r>
              <w:t>First rains of wet season</w:t>
            </w:r>
          </w:p>
        </w:tc>
        <w:tc>
          <w:tcPr>
            <w:tcW w:w="1651" w:type="dxa"/>
            <w:vAlign w:val="center"/>
          </w:tcPr>
          <w:p w14:paraId="137CEC88" w14:textId="6FB9BF72" w:rsidR="00107DBB" w:rsidRDefault="000B104D" w:rsidP="00D75478">
            <w:pPr>
              <w:jc w:val="center"/>
            </w:pPr>
            <w:r>
              <w:t>14, 16, 17</w:t>
            </w:r>
          </w:p>
        </w:tc>
        <w:tc>
          <w:tcPr>
            <w:tcW w:w="2452" w:type="dxa"/>
            <w:vAlign w:val="center"/>
          </w:tcPr>
          <w:p w14:paraId="3A8AEB68" w14:textId="68903D00" w:rsidR="00107DBB" w:rsidRDefault="00107DBB" w:rsidP="00047801">
            <w:pPr>
              <w:jc w:val="center"/>
            </w:pPr>
            <w:r>
              <w:t>During or within 1 day of the first rains</w:t>
            </w:r>
          </w:p>
        </w:tc>
        <w:tc>
          <w:tcPr>
            <w:tcW w:w="1469" w:type="dxa"/>
            <w:vAlign w:val="center"/>
          </w:tcPr>
          <w:p w14:paraId="7E75D1FD" w14:textId="00811533" w:rsidR="00107DBB" w:rsidRDefault="00107DBB" w:rsidP="000B104D">
            <w:pPr>
              <w:jc w:val="center"/>
            </w:pPr>
            <w:r>
              <w:t>1 week</w:t>
            </w:r>
          </w:p>
        </w:tc>
        <w:tc>
          <w:tcPr>
            <w:tcW w:w="2329" w:type="dxa"/>
          </w:tcPr>
          <w:p w14:paraId="0905D59E" w14:textId="1379BEC3" w:rsidR="00107DBB" w:rsidRDefault="00107DBB" w:rsidP="00B500E2">
            <w:pPr>
              <w:jc w:val="center"/>
            </w:pPr>
            <w:r>
              <w:t>One week following collection of “initial”</w:t>
            </w:r>
          </w:p>
        </w:tc>
      </w:tr>
    </w:tbl>
    <w:p w14:paraId="5CDF1CC6" w14:textId="77777777" w:rsidR="006F35D9" w:rsidRDefault="006F35D9" w:rsidP="007B4DD0">
      <w:pPr>
        <w:pStyle w:val="Heading2"/>
      </w:pPr>
      <w:bookmarkStart w:id="34" w:name="_Toc307663890"/>
      <w:r>
        <w:t>Timing for Laboratory Processing and Analysis</w:t>
      </w:r>
      <w:bookmarkEnd w:id="34"/>
    </w:p>
    <w:p w14:paraId="36A3DA95" w14:textId="79868E21" w:rsidR="000B104D" w:rsidRDefault="000B104D" w:rsidP="001541C7">
      <w:pPr>
        <w:rPr>
          <w:b/>
          <w:i/>
        </w:rPr>
      </w:pPr>
      <w:r>
        <w:rPr>
          <w:b/>
          <w:i/>
        </w:rPr>
        <w:t>Soil Biogeochemical Stocks and Stable Isotopes</w:t>
      </w:r>
      <w:r w:rsidR="003642D8">
        <w:rPr>
          <w:b/>
          <w:i/>
        </w:rPr>
        <w:t xml:space="preserve">. </w:t>
      </w:r>
      <w:r w:rsidRPr="00030834">
        <w:t xml:space="preserve">Soil cores that are collected for microbial community analysis and biogeochemistry must have one </w:t>
      </w:r>
      <w:r w:rsidR="00F479F6">
        <w:t>subsample</w:t>
      </w:r>
      <w:r w:rsidR="00F479F6" w:rsidRPr="00030834">
        <w:t xml:space="preserve"> </w:t>
      </w:r>
      <w:r w:rsidRPr="00030834">
        <w:t xml:space="preserve">processed as for microbial analyses only, and the other </w:t>
      </w:r>
      <w:r w:rsidR="00F479F6" w:rsidRPr="00030834">
        <w:t>s</w:t>
      </w:r>
      <w:r w:rsidR="00F479F6">
        <w:t xml:space="preserve">ubsample </w:t>
      </w:r>
      <w:r>
        <w:t>must be</w:t>
      </w:r>
      <w:r w:rsidRPr="00030834">
        <w:t xml:space="preserve"> transferred to a cooler with ice</w:t>
      </w:r>
      <w:r w:rsidR="00A216C7">
        <w:t xml:space="preserve"> packs</w:t>
      </w:r>
      <w:r w:rsidRPr="00030834">
        <w:t xml:space="preserve"> and then processed within 24 hr (or immediately upon return to the laboratory, if field staff are working remotely)</w:t>
      </w:r>
      <w:r w:rsidR="003642D8">
        <w:t xml:space="preserve">. </w:t>
      </w:r>
      <w:r w:rsidR="009A2F8C">
        <w:t>S</w:t>
      </w:r>
      <w:r w:rsidRPr="00030834">
        <w:t xml:space="preserve">oil core </w:t>
      </w:r>
      <w:r w:rsidR="00F479F6" w:rsidRPr="00030834">
        <w:t>s</w:t>
      </w:r>
      <w:r w:rsidR="00F479F6">
        <w:t>ubsamples</w:t>
      </w:r>
      <w:r w:rsidR="00F479F6" w:rsidRPr="00030834">
        <w:t xml:space="preserve"> </w:t>
      </w:r>
      <w:r w:rsidR="009A2F8C">
        <w:t xml:space="preserve">destined </w:t>
      </w:r>
      <w:r w:rsidRPr="00030834">
        <w:t xml:space="preserve">for biogeochemical analyses </w:t>
      </w:r>
      <w:r w:rsidR="009A2F8C">
        <w:t xml:space="preserve">that remain unchilled </w:t>
      </w:r>
      <w:r w:rsidRPr="00030834">
        <w:t>for more than 4 h</w:t>
      </w:r>
      <w:r w:rsidR="009A2F8C">
        <w:t>ou</w:t>
      </w:r>
      <w:r w:rsidRPr="00030834">
        <w:t>r</w:t>
      </w:r>
      <w:r w:rsidR="009A2F8C">
        <w:t>s should be discarded</w:t>
      </w:r>
      <w:r w:rsidR="003642D8">
        <w:t xml:space="preserve">. </w:t>
      </w:r>
      <w:r w:rsidR="009E73FD">
        <w:t>F</w:t>
      </w:r>
      <w:r w:rsidR="00F479F6">
        <w:t xml:space="preserve">ield </w:t>
      </w:r>
      <w:r w:rsidRPr="00030834">
        <w:t xml:space="preserve">staff should be in communication with NEON </w:t>
      </w:r>
      <w:r w:rsidR="009A2F8C">
        <w:t xml:space="preserve">science </w:t>
      </w:r>
      <w:r w:rsidRPr="00030834">
        <w:t xml:space="preserve">staff via </w:t>
      </w:r>
      <w:r w:rsidR="009A2F8C">
        <w:t>an issue ticket</w:t>
      </w:r>
      <w:r w:rsidR="009A2F8C" w:rsidRPr="00030834">
        <w:t xml:space="preserve"> </w:t>
      </w:r>
      <w:r w:rsidRPr="00030834">
        <w:t>to reschedule the sampling bout.</w:t>
      </w:r>
      <w:r w:rsidR="009E73FD">
        <w:t xml:space="preserve"> </w:t>
      </w:r>
    </w:p>
    <w:p w14:paraId="1F4A4838" w14:textId="4E738C60" w:rsidR="009E73FD" w:rsidRDefault="000B104D" w:rsidP="009E73FD">
      <w:pPr>
        <w:rPr>
          <w:b/>
          <w:i/>
        </w:rPr>
      </w:pPr>
      <w:r w:rsidRPr="006E4B69">
        <w:rPr>
          <w:b/>
          <w:bCs/>
          <w:i/>
          <w:iCs/>
        </w:rPr>
        <w:t xml:space="preserve">Microbial Community Analysis. </w:t>
      </w:r>
      <w:r w:rsidR="00727797" w:rsidRPr="00030834">
        <w:t>Soil cores</w:t>
      </w:r>
      <w:r>
        <w:t xml:space="preserve"> (or subsamples</w:t>
      </w:r>
      <w:r w:rsidR="00D621B0">
        <w:t xml:space="preserve"> from concurrent biogeochemical sampling</w:t>
      </w:r>
      <w:r>
        <w:t>)</w:t>
      </w:r>
      <w:r w:rsidR="00727797" w:rsidRPr="00030834">
        <w:t xml:space="preserve"> collected for microbial analys</w:t>
      </w:r>
      <w:r w:rsidR="00F479F6">
        <w:t>es</w:t>
      </w:r>
      <w:r w:rsidR="00727797" w:rsidRPr="00030834">
        <w:t xml:space="preserve"> must be put on dry ice </w:t>
      </w:r>
      <w:r w:rsidR="00D621B0">
        <w:t xml:space="preserve">immediately </w:t>
      </w:r>
      <w:r w:rsidR="00727797" w:rsidRPr="00030834">
        <w:t xml:space="preserve">and then transferred to a -80°C freezer </w:t>
      </w:r>
      <w:r w:rsidR="00D621B0">
        <w:t>as soon as possible</w:t>
      </w:r>
      <w:r w:rsidR="00727797" w:rsidRPr="00030834">
        <w:t xml:space="preserve">; failure to keep these samples frozen </w:t>
      </w:r>
      <w:r w:rsidR="00D621B0">
        <w:t>compromises</w:t>
      </w:r>
      <w:r w:rsidR="00D621B0" w:rsidRPr="00030834">
        <w:t xml:space="preserve"> </w:t>
      </w:r>
      <w:r w:rsidR="00727797" w:rsidRPr="00030834">
        <w:t>the samples and they cannot be used</w:t>
      </w:r>
      <w:r w:rsidR="003642D8">
        <w:t>.</w:t>
      </w:r>
      <w:r w:rsidR="009A2F8C">
        <w:t xml:space="preserve"> </w:t>
      </w:r>
      <w:r w:rsidR="008A104B">
        <w:t>If this happens, n</w:t>
      </w:r>
      <w:r w:rsidR="009A2F8C">
        <w:t xml:space="preserve">otify NEON science staff to reschedule the sampling bout. </w:t>
      </w:r>
      <w:r w:rsidR="00727797" w:rsidRPr="00030834">
        <w:t>Shipment instructions f</w:t>
      </w:r>
      <w:r w:rsidR="00731A22" w:rsidRPr="00030834">
        <w:t xml:space="preserve">or these samples appear in SOP </w:t>
      </w:r>
      <w:r w:rsidR="005530FE">
        <w:t>J</w:t>
      </w:r>
      <w:r w:rsidR="003642D8">
        <w:t xml:space="preserve">. </w:t>
      </w:r>
      <w:r w:rsidR="00D621B0">
        <w:t xml:space="preserve">Soil subsamples to be used for biomass measurements should be </w:t>
      </w:r>
      <w:r w:rsidR="00D621B0" w:rsidRPr="00301B92">
        <w:t xml:space="preserve">stored field-moist </w:t>
      </w:r>
      <w:r w:rsidR="00301B92" w:rsidRPr="007B0C34">
        <w:t>and refrigerated at 4</w:t>
      </w:r>
      <w:r w:rsidR="00301B92" w:rsidRPr="00030834">
        <w:t>°</w:t>
      </w:r>
      <w:r w:rsidR="00301B92" w:rsidRPr="007B0C34">
        <w:t xml:space="preserve"> C.</w:t>
      </w:r>
    </w:p>
    <w:p w14:paraId="46A4FD79" w14:textId="1088FB5C" w:rsidR="000B104D" w:rsidRDefault="000B104D" w:rsidP="001541C7">
      <w:r>
        <w:rPr>
          <w:b/>
          <w:i/>
        </w:rPr>
        <w:t>Soil N Transformations</w:t>
      </w:r>
      <w:r w:rsidR="003642D8">
        <w:rPr>
          <w:b/>
          <w:i/>
        </w:rPr>
        <w:t xml:space="preserve">. </w:t>
      </w:r>
      <w:r w:rsidR="00985629">
        <w:t>Soil cores collected for this purpose should be processed w</w:t>
      </w:r>
      <w:r>
        <w:t>ithin 24 h of field collection (applies to “initial” and “final” soil cores), and preferably immediately following collection.</w:t>
      </w:r>
    </w:p>
    <w:p w14:paraId="686B6644" w14:textId="48555F63" w:rsidR="00E53EB0" w:rsidRPr="00E53EB0" w:rsidRDefault="00E53EB0" w:rsidP="001541C7">
      <w:r>
        <w:rPr>
          <w:b/>
          <w:i/>
        </w:rPr>
        <w:lastRenderedPageBreak/>
        <w:t>Soil pH and moisture</w:t>
      </w:r>
      <w:r w:rsidR="003642D8">
        <w:rPr>
          <w:b/>
          <w:i/>
        </w:rPr>
        <w:t xml:space="preserve">. </w:t>
      </w:r>
      <w:r w:rsidR="00C25605">
        <w:t xml:space="preserve">Soil pH and moisture </w:t>
      </w:r>
      <w:r>
        <w:t>will be m</w:t>
      </w:r>
      <w:r w:rsidR="00C25605">
        <w:t>easured</w:t>
      </w:r>
      <w:r>
        <w:t xml:space="preserve"> by domain staff whenever soils are collected for the above three groups of measurements</w:t>
      </w:r>
      <w:r w:rsidR="003642D8">
        <w:t xml:space="preserve">. </w:t>
      </w:r>
      <w:r>
        <w:t>Processing of subsamples for soil pH and moisture must be done on soil kept cold (on ice</w:t>
      </w:r>
      <w:r w:rsidR="00E652DD">
        <w:t xml:space="preserve"> packs</w:t>
      </w:r>
      <w:r>
        <w:t>, in a cooler) within 24 hr of collection (or immediately upon return to the laboratory, if field staff are working remotely</w:t>
      </w:r>
      <w:r w:rsidR="00F479F6">
        <w:t>; a maximum of three days</w:t>
      </w:r>
      <w:r>
        <w:t>).</w:t>
      </w:r>
    </w:p>
    <w:p w14:paraId="529DA86F" w14:textId="77777777" w:rsidR="006F35D9" w:rsidRDefault="006F35D9" w:rsidP="007B4DD0">
      <w:pPr>
        <w:pStyle w:val="Heading2"/>
      </w:pPr>
      <w:bookmarkStart w:id="35" w:name="_Toc307663891"/>
      <w:r>
        <w:t>Sampling Timing Contingencies</w:t>
      </w:r>
      <w:bookmarkEnd w:id="35"/>
    </w:p>
    <w:p w14:paraId="6FBB86DE" w14:textId="050CDD94" w:rsidR="00B71DD0" w:rsidRDefault="00B71DD0" w:rsidP="00F9421F">
      <w:pPr>
        <w:pStyle w:val="Caption"/>
      </w:pPr>
      <w:bookmarkStart w:id="36" w:name="_Toc307845573"/>
      <w:r w:rsidRPr="4227594D">
        <w:t xml:space="preserve">Table </w:t>
      </w:r>
      <w:r w:rsidR="00060B1A">
        <w:t>4</w:t>
      </w:r>
      <w:r w:rsidRPr="33B58398">
        <w:t xml:space="preserve">. </w:t>
      </w:r>
      <w:r w:rsidR="00F505EC">
        <w:t>Contingency</w:t>
      </w:r>
      <w:r>
        <w:t xml:space="preserve"> decisions for all soil measurements.</w:t>
      </w:r>
      <w:bookmarkEnd w:id="36"/>
    </w:p>
    <w:tbl>
      <w:tblPr>
        <w:tblStyle w:val="TableGrid"/>
        <w:tblW w:w="9738" w:type="dxa"/>
        <w:tblLook w:val="04A0" w:firstRow="1" w:lastRow="0" w:firstColumn="1" w:lastColumn="0" w:noHBand="0" w:noVBand="1"/>
      </w:tblPr>
      <w:tblGrid>
        <w:gridCol w:w="2988"/>
        <w:gridCol w:w="3060"/>
        <w:gridCol w:w="3690"/>
      </w:tblGrid>
      <w:tr w:rsidR="00590A11" w14:paraId="578344BA" w14:textId="77777777" w:rsidTr="00031BEA">
        <w:tc>
          <w:tcPr>
            <w:tcW w:w="2988" w:type="dxa"/>
            <w:shd w:val="clear" w:color="auto" w:fill="92D050"/>
          </w:tcPr>
          <w:p w14:paraId="0FE55860" w14:textId="77777777" w:rsidR="00590A11" w:rsidRPr="00777CEF" w:rsidRDefault="00590A11" w:rsidP="00031BEA">
            <w:pPr>
              <w:jc w:val="center"/>
              <w:rPr>
                <w:b/>
              </w:rPr>
            </w:pPr>
            <w:r w:rsidRPr="00777CEF">
              <w:rPr>
                <w:b/>
              </w:rPr>
              <w:t>Delay/Situation</w:t>
            </w:r>
          </w:p>
        </w:tc>
        <w:tc>
          <w:tcPr>
            <w:tcW w:w="3060" w:type="dxa"/>
            <w:shd w:val="clear" w:color="auto" w:fill="92D050"/>
          </w:tcPr>
          <w:p w14:paraId="6C7C1CA9" w14:textId="77777777" w:rsidR="00590A11" w:rsidRPr="00777CEF" w:rsidRDefault="00590A11" w:rsidP="00031BEA">
            <w:pPr>
              <w:jc w:val="center"/>
              <w:rPr>
                <w:b/>
              </w:rPr>
            </w:pPr>
            <w:r w:rsidRPr="00777CEF">
              <w:rPr>
                <w:b/>
              </w:rPr>
              <w:t>Action</w:t>
            </w:r>
          </w:p>
        </w:tc>
        <w:tc>
          <w:tcPr>
            <w:tcW w:w="3690" w:type="dxa"/>
            <w:shd w:val="clear" w:color="auto" w:fill="92D050"/>
          </w:tcPr>
          <w:p w14:paraId="70646BAA" w14:textId="77777777" w:rsidR="00590A11" w:rsidRPr="00777CEF" w:rsidRDefault="00590A11" w:rsidP="00031BEA">
            <w:pPr>
              <w:jc w:val="center"/>
              <w:rPr>
                <w:b/>
              </w:rPr>
            </w:pPr>
            <w:r w:rsidRPr="00777CEF">
              <w:rPr>
                <w:b/>
              </w:rPr>
              <w:t>Outcome for Data Products</w:t>
            </w:r>
          </w:p>
        </w:tc>
      </w:tr>
      <w:tr w:rsidR="00590A11" w14:paraId="1AC4141C" w14:textId="77777777" w:rsidTr="00590A11">
        <w:tc>
          <w:tcPr>
            <w:tcW w:w="2988" w:type="dxa"/>
          </w:tcPr>
          <w:p w14:paraId="61F08A08" w14:textId="77777777" w:rsidR="00590A11" w:rsidRDefault="00106C3D" w:rsidP="004C7B3D">
            <w:r>
              <w:t>Inability to finish sample bout</w:t>
            </w:r>
          </w:p>
        </w:tc>
        <w:tc>
          <w:tcPr>
            <w:tcW w:w="3060" w:type="dxa"/>
          </w:tcPr>
          <w:p w14:paraId="63EC3569" w14:textId="65A623E2" w:rsidR="00590A11" w:rsidRDefault="00106C3D" w:rsidP="003B2671">
            <w:r>
              <w:t xml:space="preserve">Communicate to staff scientists via </w:t>
            </w:r>
            <w:r w:rsidR="003B2671">
              <w:t>problem ticket</w:t>
            </w:r>
            <w:r>
              <w:t xml:space="preserve"> for further instruction.</w:t>
            </w:r>
          </w:p>
        </w:tc>
        <w:tc>
          <w:tcPr>
            <w:tcW w:w="3690" w:type="dxa"/>
          </w:tcPr>
          <w:p w14:paraId="77C9FB8C" w14:textId="4411127D" w:rsidR="00590A11" w:rsidRDefault="00106C3D" w:rsidP="004C7B3D">
            <w:r>
              <w:t xml:space="preserve">Dataset may be incomplete or sampling bout </w:t>
            </w:r>
            <w:r w:rsidR="00BB3353">
              <w:t>delayed/</w:t>
            </w:r>
            <w:r>
              <w:t>redone</w:t>
            </w:r>
            <w:r w:rsidR="003642D8">
              <w:t xml:space="preserve">. </w:t>
            </w:r>
            <w:r>
              <w:t>Latter may result in delay of data products delivery.</w:t>
            </w:r>
          </w:p>
        </w:tc>
      </w:tr>
      <w:tr w:rsidR="00590A11" w14:paraId="21EEF6CB" w14:textId="77777777" w:rsidTr="00590A11">
        <w:tc>
          <w:tcPr>
            <w:tcW w:w="2988" w:type="dxa"/>
          </w:tcPr>
          <w:p w14:paraId="6F443F86" w14:textId="77777777" w:rsidR="00590A11" w:rsidRDefault="00106C3D" w:rsidP="004C7B3D">
            <w:r>
              <w:t>Partial completion of sample bout.</w:t>
            </w:r>
          </w:p>
        </w:tc>
        <w:tc>
          <w:tcPr>
            <w:tcW w:w="3060" w:type="dxa"/>
          </w:tcPr>
          <w:p w14:paraId="2845F137" w14:textId="31BB935B" w:rsidR="00590A11" w:rsidRDefault="00106C3D" w:rsidP="003B2671">
            <w:r>
              <w:t xml:space="preserve">Communicate to staff scientists via </w:t>
            </w:r>
            <w:r w:rsidR="003B2671">
              <w:t xml:space="preserve">problem ticket </w:t>
            </w:r>
            <w:r>
              <w:t>for further instruction.</w:t>
            </w:r>
          </w:p>
        </w:tc>
        <w:tc>
          <w:tcPr>
            <w:tcW w:w="3690" w:type="dxa"/>
          </w:tcPr>
          <w:p w14:paraId="1E439670" w14:textId="21419633" w:rsidR="00590A11" w:rsidRDefault="00106C3D" w:rsidP="004C7B3D">
            <w:r>
              <w:t>Dataset may be incomplete or sampling bout redone</w:t>
            </w:r>
            <w:r w:rsidR="003642D8">
              <w:t xml:space="preserve">. </w:t>
            </w:r>
            <w:r>
              <w:t>Latter may result in delay of data products delivery.</w:t>
            </w:r>
          </w:p>
        </w:tc>
      </w:tr>
      <w:tr w:rsidR="00590A11" w14:paraId="1B0F9576" w14:textId="77777777" w:rsidTr="00590A11">
        <w:tc>
          <w:tcPr>
            <w:tcW w:w="2988" w:type="dxa"/>
          </w:tcPr>
          <w:p w14:paraId="677E94BF" w14:textId="77777777" w:rsidR="00590A11" w:rsidRDefault="00106C3D" w:rsidP="004C7B3D">
            <w:r>
              <w:t>Delay in start of sampling bout after 31 August.</w:t>
            </w:r>
          </w:p>
        </w:tc>
        <w:tc>
          <w:tcPr>
            <w:tcW w:w="3060" w:type="dxa"/>
          </w:tcPr>
          <w:p w14:paraId="7E1D5CC4" w14:textId="0410E660" w:rsidR="00590A11" w:rsidRDefault="00106C3D" w:rsidP="003B2671">
            <w:r>
              <w:t xml:space="preserve">Communicate to staff scientists via </w:t>
            </w:r>
            <w:r w:rsidR="003B2671">
              <w:t xml:space="preserve">problem ticket </w:t>
            </w:r>
            <w:r>
              <w:t>for further instruction.</w:t>
            </w:r>
          </w:p>
        </w:tc>
        <w:tc>
          <w:tcPr>
            <w:tcW w:w="3690" w:type="dxa"/>
          </w:tcPr>
          <w:p w14:paraId="477CD54C" w14:textId="77777777" w:rsidR="00590A11" w:rsidRDefault="00106C3D" w:rsidP="004C7B3D">
            <w:r>
              <w:t>Samples may reflect different conditions.</w:t>
            </w:r>
          </w:p>
        </w:tc>
      </w:tr>
      <w:tr w:rsidR="00590A11" w14:paraId="354FFB4E" w14:textId="77777777" w:rsidTr="00590A11">
        <w:tc>
          <w:tcPr>
            <w:tcW w:w="2988" w:type="dxa"/>
          </w:tcPr>
          <w:p w14:paraId="3FE582F8" w14:textId="06B25B61" w:rsidR="00590A11" w:rsidRDefault="00106C3D" w:rsidP="004C7B3D">
            <w:r>
              <w:t>Sampling for soil microbial community analysis</w:t>
            </w:r>
            <w:r w:rsidR="002D332B">
              <w:t xml:space="preserve"> or soil N transformations</w:t>
            </w:r>
            <w:r>
              <w:t xml:space="preserve"> is scheduled, but soil freezes.</w:t>
            </w:r>
          </w:p>
        </w:tc>
        <w:tc>
          <w:tcPr>
            <w:tcW w:w="3060" w:type="dxa"/>
          </w:tcPr>
          <w:p w14:paraId="62DE3949" w14:textId="686779EA" w:rsidR="00590A11" w:rsidRDefault="00106C3D" w:rsidP="003B2671">
            <w:r>
              <w:t>Do not attempt to collect soils</w:t>
            </w:r>
            <w:r w:rsidR="003642D8">
              <w:t xml:space="preserve">. </w:t>
            </w:r>
            <w:r>
              <w:t xml:space="preserve">Communicate to staff scientists via </w:t>
            </w:r>
            <w:r w:rsidR="003B2671">
              <w:t xml:space="preserve">problem ticket </w:t>
            </w:r>
            <w:r>
              <w:t>for further instruction.</w:t>
            </w:r>
          </w:p>
        </w:tc>
        <w:tc>
          <w:tcPr>
            <w:tcW w:w="3690" w:type="dxa"/>
          </w:tcPr>
          <w:p w14:paraId="02489385" w14:textId="77777777" w:rsidR="00590A11" w:rsidRDefault="00106C3D" w:rsidP="004C7B3D">
            <w:r>
              <w:t>Samples will not be collected for this time period; no data products generated.</w:t>
            </w:r>
          </w:p>
        </w:tc>
      </w:tr>
      <w:tr w:rsidR="00985629" w14:paraId="57D3AB8C" w14:textId="77777777" w:rsidTr="00590A11">
        <w:tc>
          <w:tcPr>
            <w:tcW w:w="2988" w:type="dxa"/>
          </w:tcPr>
          <w:p w14:paraId="19FF458F" w14:textId="3DE151C3" w:rsidR="00985629" w:rsidRDefault="00985629" w:rsidP="004C7B3D">
            <w:r>
              <w:t xml:space="preserve">There is standing water within the </w:t>
            </w:r>
            <w:r w:rsidR="00CB780A">
              <w:t xml:space="preserve">entire </w:t>
            </w:r>
            <w:r>
              <w:t xml:space="preserve">plot </w:t>
            </w:r>
            <w:r w:rsidR="00CB780A">
              <w:t xml:space="preserve">area </w:t>
            </w:r>
            <w:r>
              <w:t>where soil sampling is to occur.</w:t>
            </w:r>
          </w:p>
        </w:tc>
        <w:tc>
          <w:tcPr>
            <w:tcW w:w="3060" w:type="dxa"/>
          </w:tcPr>
          <w:p w14:paraId="711C3951" w14:textId="3E1ACB8A" w:rsidR="00985629" w:rsidRDefault="00985629" w:rsidP="003B2671">
            <w:r>
              <w:t>Do not attempt to collect soils</w:t>
            </w:r>
            <w:r w:rsidR="003642D8">
              <w:t xml:space="preserve">. </w:t>
            </w:r>
            <w:r>
              <w:t xml:space="preserve">Communicate to staff scientists via </w:t>
            </w:r>
            <w:r w:rsidR="003B2671">
              <w:t>problem ticket</w:t>
            </w:r>
            <w:r>
              <w:t xml:space="preserve"> for further instruction.</w:t>
            </w:r>
          </w:p>
        </w:tc>
        <w:tc>
          <w:tcPr>
            <w:tcW w:w="3690" w:type="dxa"/>
          </w:tcPr>
          <w:p w14:paraId="62CFC55F" w14:textId="6CCBF8BC" w:rsidR="00985629" w:rsidRDefault="00985629" w:rsidP="004C7B3D">
            <w:r>
              <w:t>Dataset may be incomplete or sampling bout delayed/redone</w:t>
            </w:r>
            <w:r w:rsidR="003642D8">
              <w:t xml:space="preserve">. </w:t>
            </w:r>
            <w:r>
              <w:t>Latter may result in delay of data products delivery.</w:t>
            </w:r>
          </w:p>
        </w:tc>
      </w:tr>
    </w:tbl>
    <w:p w14:paraId="726875BA" w14:textId="04707DED" w:rsidR="00107066" w:rsidRDefault="00107066">
      <w:r>
        <w:br w:type="page"/>
      </w:r>
    </w:p>
    <w:p w14:paraId="5868BCB3" w14:textId="77777777" w:rsidR="006F35D9" w:rsidRDefault="00590A11" w:rsidP="007036B2">
      <w:pPr>
        <w:pStyle w:val="Heading1"/>
      </w:pPr>
      <w:bookmarkStart w:id="37" w:name="_Toc307663892"/>
      <w:r>
        <w:lastRenderedPageBreak/>
        <w:t>Safety</w:t>
      </w:r>
      <w:bookmarkEnd w:id="37"/>
    </w:p>
    <w:p w14:paraId="451BF5F2" w14:textId="77777777" w:rsidR="00590A11" w:rsidRDefault="00590A11" w:rsidP="00590A11">
      <w:r>
        <w:t>This document identifies procedure-specific safety hazards and associated safety requirements. It does not describe general safety practices or site-specific safety practices.</w:t>
      </w:r>
    </w:p>
    <w:p w14:paraId="5CB7135D" w14:textId="2CE5DECB" w:rsidR="00590A11" w:rsidRDefault="00590A11" w:rsidP="00590A11">
      <w:pPr>
        <w:rPr>
          <w:lang w:eastAsia="ja-JP"/>
        </w:rPr>
      </w:pPr>
      <w:r>
        <w:rPr>
          <w:lang w:eastAsia="ja-JP"/>
        </w:rPr>
        <w:t>Personnel working at a NEON site must be compliant with safe field work practices as outlined in the Operations Field Safety and Security Plan (AD[02]) and EHS Safety Policy and Program Manual (AD[01])</w:t>
      </w:r>
      <w:r w:rsidR="003642D8">
        <w:rPr>
          <w:lang w:eastAsia="ja-JP"/>
        </w:rPr>
        <w:t xml:space="preserve">. </w:t>
      </w:r>
      <w:r>
        <w:rPr>
          <w:lang w:eastAsia="ja-JP"/>
        </w:rPr>
        <w:t>Additional safety issues associated with this field procedure are outlined below</w:t>
      </w:r>
      <w:r w:rsidR="003642D8">
        <w:rPr>
          <w:lang w:eastAsia="ja-JP"/>
        </w:rPr>
        <w:t xml:space="preserve">. </w:t>
      </w:r>
      <w:r>
        <w:rPr>
          <w:lang w:eastAsia="ja-JP"/>
        </w:rPr>
        <w:t>The Field Operations Manager and the Lead Field Technician have primary authority to stop work activities based on unsafe field conditions; however, all employees have the responsibility and right to stop their work in unsafe conditions.</w:t>
      </w:r>
    </w:p>
    <w:p w14:paraId="766EB771" w14:textId="77777777" w:rsidR="00DF2861" w:rsidRDefault="00DF2861" w:rsidP="00DF2861">
      <w:pPr>
        <w:rPr>
          <w:lang w:eastAsia="ja-JP"/>
        </w:rPr>
      </w:pPr>
      <w:r>
        <w:t>Work that involves disturbance of soils or plant litter may increase the concentration of fungal spores in the air. Take precautions to prevent inhalation of dust from potentially contaminated soils and plant litter. Review zoonotic diseases in AD [02] for information on areas of high risk and symptoms of fungal infection.</w:t>
      </w:r>
    </w:p>
    <w:p w14:paraId="10805008" w14:textId="7CAE9458" w:rsidR="00DF2861" w:rsidRDefault="00DF2861" w:rsidP="00DF2861">
      <w:pPr>
        <w:rPr>
          <w:rFonts w:cs="Arial"/>
        </w:rPr>
      </w:pPr>
      <w:r>
        <w:t xml:space="preserve">In order to protect against the spread of potential plant pathogens or unwanted pests, transportation of quarantined soils requires a USDA soil permit and special treatment of stored or discarded soils. Protocols for the handling of quarantined soils can be found in NEON’s USDA Animal and Plant Health Inspection permit (RD[13]). Domains or sites with soils that require quarantine can be found </w:t>
      </w:r>
      <w:r>
        <w:rPr>
          <w:rFonts w:cs="Arial"/>
        </w:rPr>
        <w:t xml:space="preserve">in </w:t>
      </w:r>
      <w:hyperlink r:id="rId23" w:history="1">
        <w:r w:rsidRPr="00287610">
          <w:rPr>
            <w:rStyle w:val="Hyperlink"/>
            <w:rFonts w:cs="Arial"/>
          </w:rPr>
          <w:t>7 CFR Part 301 Domestic Quarantine Notices of the Plant Protection Act (7 U.S.C. 7756)</w:t>
        </w:r>
      </w:hyperlink>
      <w:r>
        <w:rPr>
          <w:rFonts w:cs="Arial"/>
        </w:rPr>
        <w:t>. Quarantine soil samples that are being shipped to external laboratory facilities must include a copy of the USDA Soil Permit (and comply with outlined shipping guidelines) from the contracted facility</w:t>
      </w:r>
      <w:r w:rsidR="003642D8">
        <w:rPr>
          <w:rFonts w:cs="Arial"/>
        </w:rPr>
        <w:t xml:space="preserve">. </w:t>
      </w:r>
      <w:r>
        <w:rPr>
          <w:rFonts w:cs="Arial"/>
        </w:rPr>
        <w:t>The protocol for including this permit is described in detail in this document.</w:t>
      </w:r>
    </w:p>
    <w:p w14:paraId="258AFEA0" w14:textId="08D6C749" w:rsidR="00DF2861" w:rsidRDefault="00DF2861" w:rsidP="00DF2861">
      <w:pPr>
        <w:rPr>
          <w:lang w:eastAsia="ja-JP"/>
        </w:rPr>
      </w:pPr>
      <w:r>
        <w:rPr>
          <w:rFonts w:cs="Arial"/>
        </w:rPr>
        <w:t xml:space="preserve">Soil sampling equipment can be sharp and/or heavy (i.e., hori hori knife, </w:t>
      </w:r>
      <w:r w:rsidR="00BC16CE">
        <w:rPr>
          <w:rFonts w:cs="Arial"/>
        </w:rPr>
        <w:t>coring device</w:t>
      </w:r>
      <w:r>
        <w:rPr>
          <w:rFonts w:cs="Arial"/>
        </w:rPr>
        <w:t>)</w:t>
      </w:r>
      <w:r w:rsidR="003642D8">
        <w:rPr>
          <w:rFonts w:cs="Arial"/>
        </w:rPr>
        <w:t xml:space="preserve">. </w:t>
      </w:r>
      <w:r>
        <w:rPr>
          <w:rFonts w:cs="Arial"/>
        </w:rPr>
        <w:t xml:space="preserve">Please take precautions to handle these tools with appropriate care. In addition, dry ice used for preserving microbial samples must be handled with appropriate safety protection and must never be stored in airtight containers. Shipment of samples to external laboratory facilities on dry ice requires additional safety labels. </w:t>
      </w:r>
    </w:p>
    <w:p w14:paraId="6057110C" w14:textId="77777777" w:rsidR="00C86526" w:rsidRDefault="00C86526" w:rsidP="00C86526">
      <w:pPr>
        <w:rPr>
          <w:lang w:eastAsia="ja-JP"/>
        </w:rPr>
      </w:pPr>
    </w:p>
    <w:p w14:paraId="0735D9CC" w14:textId="77777777" w:rsidR="00DF2861" w:rsidRDefault="00DF2861" w:rsidP="00C86526">
      <w:pPr>
        <w:rPr>
          <w:lang w:eastAsia="ja-JP"/>
        </w:rPr>
        <w:sectPr w:rsidR="00DF2861" w:rsidSect="00106798">
          <w:headerReference w:type="even" r:id="rId24"/>
          <w:headerReference w:type="default" r:id="rId25"/>
          <w:footerReference w:type="default" r:id="rId26"/>
          <w:headerReference w:type="first" r:id="rId27"/>
          <w:pgSz w:w="12240" w:h="15840"/>
          <w:pgMar w:top="1440" w:right="1440" w:bottom="1440" w:left="1440" w:header="720" w:footer="432" w:gutter="0"/>
          <w:pgNumType w:start="1"/>
          <w:cols w:space="720"/>
          <w:docGrid w:linePitch="360"/>
        </w:sectPr>
      </w:pPr>
    </w:p>
    <w:p w14:paraId="37F111D2" w14:textId="77777777" w:rsidR="00031BEA" w:rsidRDefault="00031BEA" w:rsidP="007036B2">
      <w:pPr>
        <w:pStyle w:val="Heading1"/>
        <w:rPr>
          <w:lang w:eastAsia="ja-JP"/>
        </w:rPr>
      </w:pPr>
      <w:bookmarkStart w:id="38" w:name="_Toc307663893"/>
      <w:r>
        <w:rPr>
          <w:lang w:eastAsia="ja-JP"/>
        </w:rPr>
        <w:lastRenderedPageBreak/>
        <w:t>Personnel Resources</w:t>
      </w:r>
      <w:bookmarkEnd w:id="38"/>
    </w:p>
    <w:p w14:paraId="36456D4C" w14:textId="77777777" w:rsidR="00031BEA" w:rsidRDefault="00031BEA" w:rsidP="007B4DD0">
      <w:pPr>
        <w:pStyle w:val="Heading2"/>
        <w:rPr>
          <w:lang w:eastAsia="ja-JP"/>
        </w:rPr>
      </w:pPr>
      <w:bookmarkStart w:id="39" w:name="_Ref391647488"/>
      <w:bookmarkStart w:id="40" w:name="_Toc307663894"/>
      <w:r>
        <w:rPr>
          <w:lang w:eastAsia="ja-JP"/>
        </w:rPr>
        <w:t>Equipment</w:t>
      </w:r>
      <w:bookmarkEnd w:id="39"/>
      <w:bookmarkEnd w:id="40"/>
    </w:p>
    <w:p w14:paraId="207EC571" w14:textId="77777777" w:rsidR="00031BEA" w:rsidRDefault="00031BEA" w:rsidP="00031BEA">
      <w:pPr>
        <w:rPr>
          <w:lang w:eastAsia="ja-JP"/>
        </w:rPr>
      </w:pPr>
      <w:r>
        <w:rPr>
          <w:lang w:eastAsia="ja-JP"/>
        </w:rPr>
        <w:t>The following equipment is needed to implement the procedures in this document. Equipment lists are organized by task. They do not include standard field and laboratory supplies</w:t>
      </w:r>
      <w:r w:rsidRPr="00D33282">
        <w:rPr>
          <w:rFonts w:ascii="Times New Roman" w:eastAsia="Times New Roman" w:hAnsi="Times New Roman" w:cs="Times New Roman"/>
        </w:rPr>
        <w:t xml:space="preserve"> </w:t>
      </w:r>
      <w:r>
        <w:rPr>
          <w:lang w:eastAsia="ja-JP"/>
        </w:rPr>
        <w:t>such as charging stations, first aid kits, drying ovens, ultra-low refrigerators, etc.</w:t>
      </w:r>
    </w:p>
    <w:p w14:paraId="0E05EF47" w14:textId="7C258CCE" w:rsidR="00A22B46" w:rsidRDefault="00A22B46" w:rsidP="00F9421F">
      <w:pPr>
        <w:pStyle w:val="Caption"/>
      </w:pPr>
      <w:bookmarkStart w:id="41" w:name="_Toc307845574"/>
      <w:r w:rsidRPr="00A23E90">
        <w:t xml:space="preserve">Table </w:t>
      </w:r>
      <w:r w:rsidR="00060B1A">
        <w:t>5</w:t>
      </w:r>
      <w:r w:rsidRPr="33B58398">
        <w:t xml:space="preserve">. </w:t>
      </w:r>
      <w:r w:rsidR="00DF5F47">
        <w:t>General e</w:t>
      </w:r>
      <w:r>
        <w:t xml:space="preserve">quipment list - </w:t>
      </w:r>
      <w:r w:rsidR="007243E7">
        <w:t>F</w:t>
      </w:r>
      <w:r>
        <w:t>ield sampling</w:t>
      </w:r>
      <w:r w:rsidR="00DF5F47">
        <w:t xml:space="preserve"> for all types of soil bouts</w:t>
      </w:r>
      <w:r>
        <w:t>.</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1202"/>
        <w:gridCol w:w="553"/>
        <w:gridCol w:w="2403"/>
        <w:gridCol w:w="3771"/>
        <w:gridCol w:w="827"/>
        <w:gridCol w:w="834"/>
      </w:tblGrid>
      <w:tr w:rsidR="006B0165" w:rsidRPr="00012EFC" w14:paraId="7062C4F7" w14:textId="77777777" w:rsidTr="00DF5F47">
        <w:trPr>
          <w:cantSplit/>
          <w:trHeight w:val="1250"/>
          <w:tblHeader/>
        </w:trPr>
        <w:tc>
          <w:tcPr>
            <w:tcW w:w="627" w:type="pct"/>
            <w:shd w:val="clear" w:color="auto" w:fill="92D050"/>
            <w:vAlign w:val="center"/>
          </w:tcPr>
          <w:p w14:paraId="35E6797E" w14:textId="77777777" w:rsidR="006B0165" w:rsidRPr="00012EFC" w:rsidRDefault="006B0165" w:rsidP="00293342">
            <w:pPr>
              <w:keepNext/>
              <w:spacing w:after="0" w:line="240" w:lineRule="auto"/>
              <w:rPr>
                <w:sz w:val="18"/>
                <w:szCs w:val="18"/>
              </w:rPr>
            </w:pPr>
            <w:r w:rsidRPr="00012EFC">
              <w:rPr>
                <w:b/>
                <w:bCs/>
              </w:rPr>
              <w:t>Item No.</w:t>
            </w:r>
          </w:p>
        </w:tc>
        <w:tc>
          <w:tcPr>
            <w:tcW w:w="288" w:type="pct"/>
            <w:shd w:val="clear" w:color="auto" w:fill="92D050"/>
            <w:vAlign w:val="center"/>
          </w:tcPr>
          <w:p w14:paraId="65CFB8ED" w14:textId="77777777" w:rsidR="006B0165" w:rsidRPr="00012EFC" w:rsidRDefault="006B0165" w:rsidP="00293342">
            <w:pPr>
              <w:keepNext/>
              <w:spacing w:after="0" w:line="240" w:lineRule="auto"/>
              <w:rPr>
                <w:b/>
                <w:bCs/>
              </w:rPr>
            </w:pPr>
            <w:r>
              <w:rPr>
                <w:b/>
                <w:bCs/>
              </w:rPr>
              <w:t>R/S</w:t>
            </w:r>
          </w:p>
        </w:tc>
        <w:tc>
          <w:tcPr>
            <w:tcW w:w="1253" w:type="pct"/>
            <w:shd w:val="clear" w:color="auto" w:fill="92D050"/>
            <w:vAlign w:val="center"/>
          </w:tcPr>
          <w:p w14:paraId="6CF65A59" w14:textId="77777777" w:rsidR="006B0165" w:rsidRPr="00012EFC" w:rsidRDefault="006B0165" w:rsidP="00293342">
            <w:pPr>
              <w:keepNext/>
              <w:spacing w:after="0" w:line="240" w:lineRule="auto"/>
              <w:rPr>
                <w:b/>
                <w:bCs/>
              </w:rPr>
            </w:pPr>
            <w:r w:rsidRPr="00012EFC">
              <w:rPr>
                <w:b/>
                <w:bCs/>
              </w:rPr>
              <w:t>Description</w:t>
            </w:r>
          </w:p>
        </w:tc>
        <w:tc>
          <w:tcPr>
            <w:tcW w:w="1966" w:type="pct"/>
            <w:shd w:val="clear" w:color="auto" w:fill="92D050"/>
            <w:vAlign w:val="center"/>
          </w:tcPr>
          <w:p w14:paraId="41F50B02" w14:textId="77777777" w:rsidR="006B0165" w:rsidRPr="00012EFC" w:rsidRDefault="006B0165" w:rsidP="00293342">
            <w:pPr>
              <w:keepNext/>
              <w:spacing w:after="0" w:line="240" w:lineRule="auto"/>
              <w:rPr>
                <w:b/>
                <w:bCs/>
              </w:rPr>
            </w:pPr>
            <w:r w:rsidRPr="00012EFC">
              <w:rPr>
                <w:b/>
                <w:bCs/>
              </w:rPr>
              <w:t>Purpose</w:t>
            </w:r>
          </w:p>
        </w:tc>
        <w:tc>
          <w:tcPr>
            <w:tcW w:w="431" w:type="pct"/>
            <w:shd w:val="clear" w:color="auto" w:fill="92D050"/>
            <w:textDirection w:val="btLr"/>
            <w:vAlign w:val="center"/>
          </w:tcPr>
          <w:p w14:paraId="70B41D2C" w14:textId="77777777" w:rsidR="006B0165" w:rsidRPr="00012EFC" w:rsidRDefault="006B0165" w:rsidP="00293342">
            <w:pPr>
              <w:keepNext/>
              <w:spacing w:after="0" w:line="240" w:lineRule="auto"/>
              <w:ind w:left="113" w:right="113"/>
              <w:jc w:val="center"/>
              <w:rPr>
                <w:b/>
                <w:bCs/>
              </w:rPr>
            </w:pPr>
            <w:r w:rsidRPr="00012EFC">
              <w:rPr>
                <w:b/>
                <w:bCs/>
              </w:rPr>
              <w:t>Quantity</w:t>
            </w:r>
            <w:r>
              <w:rPr>
                <w:b/>
                <w:bCs/>
              </w:rPr>
              <w:t>*</w:t>
            </w:r>
          </w:p>
        </w:tc>
        <w:tc>
          <w:tcPr>
            <w:tcW w:w="435" w:type="pct"/>
            <w:shd w:val="clear" w:color="auto" w:fill="92D050"/>
            <w:textDirection w:val="btLr"/>
            <w:vAlign w:val="center"/>
          </w:tcPr>
          <w:p w14:paraId="48D00BD5" w14:textId="77777777" w:rsidR="006B0165" w:rsidRPr="00012EFC" w:rsidRDefault="006B0165" w:rsidP="00293342">
            <w:pPr>
              <w:keepNext/>
              <w:spacing w:after="0" w:line="240" w:lineRule="auto"/>
              <w:ind w:left="113" w:right="113"/>
              <w:jc w:val="center"/>
              <w:rPr>
                <w:b/>
                <w:bCs/>
              </w:rPr>
            </w:pPr>
            <w:r w:rsidRPr="00012EFC">
              <w:rPr>
                <w:b/>
                <w:bCs/>
              </w:rPr>
              <w:t>Special Handling</w:t>
            </w:r>
          </w:p>
        </w:tc>
      </w:tr>
      <w:tr w:rsidR="006B0165" w:rsidRPr="00012EFC" w14:paraId="4AC617C0" w14:textId="77777777" w:rsidTr="00293342">
        <w:trPr>
          <w:cantSplit/>
        </w:trPr>
        <w:tc>
          <w:tcPr>
            <w:tcW w:w="5000" w:type="pct"/>
            <w:gridSpan w:val="6"/>
            <w:shd w:val="clear" w:color="auto" w:fill="D9D9D9" w:themeFill="background1" w:themeFillShade="D9"/>
            <w:vAlign w:val="center"/>
          </w:tcPr>
          <w:p w14:paraId="182B28BA" w14:textId="77777777" w:rsidR="006B0165" w:rsidRPr="00DE3A4D" w:rsidRDefault="006B0165" w:rsidP="00293342">
            <w:pPr>
              <w:keepNext/>
              <w:spacing w:after="0" w:line="240" w:lineRule="auto"/>
              <w:jc w:val="center"/>
              <w:rPr>
                <w:b/>
              </w:rPr>
            </w:pPr>
            <w:r w:rsidRPr="00DE3A4D">
              <w:rPr>
                <w:b/>
              </w:rPr>
              <w:t>Durable Items</w:t>
            </w:r>
          </w:p>
        </w:tc>
      </w:tr>
      <w:tr w:rsidR="00E06140" w:rsidRPr="00012EFC" w14:paraId="0BE23E0B" w14:textId="77777777" w:rsidTr="00DF5F47">
        <w:trPr>
          <w:cantSplit/>
        </w:trPr>
        <w:tc>
          <w:tcPr>
            <w:tcW w:w="627" w:type="pct"/>
            <w:vAlign w:val="center"/>
          </w:tcPr>
          <w:p w14:paraId="2169954F" w14:textId="5C2C3A4D" w:rsidR="00E06140" w:rsidRDefault="00E06140" w:rsidP="00B019A9">
            <w:pPr>
              <w:pStyle w:val="NoSpacing"/>
            </w:pPr>
            <w:r>
              <w:t>MX100703</w:t>
            </w:r>
          </w:p>
        </w:tc>
        <w:tc>
          <w:tcPr>
            <w:tcW w:w="288" w:type="pct"/>
            <w:vAlign w:val="center"/>
          </w:tcPr>
          <w:p w14:paraId="6A91C386" w14:textId="27C580E7" w:rsidR="00E06140" w:rsidRDefault="00E06140" w:rsidP="00B019A9">
            <w:pPr>
              <w:pStyle w:val="NoSpacing"/>
              <w:rPr>
                <w:color w:val="006100"/>
              </w:rPr>
            </w:pPr>
            <w:r>
              <w:t>S</w:t>
            </w:r>
          </w:p>
        </w:tc>
        <w:tc>
          <w:tcPr>
            <w:tcW w:w="1253" w:type="pct"/>
            <w:vAlign w:val="center"/>
          </w:tcPr>
          <w:p w14:paraId="7506E4FC" w14:textId="5EEEEB18" w:rsidR="00E06140" w:rsidRPr="00881790" w:rsidRDefault="00E06140"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GPS receiver, recreational accuracy</w:t>
            </w:r>
          </w:p>
        </w:tc>
        <w:tc>
          <w:tcPr>
            <w:tcW w:w="1966" w:type="pct"/>
            <w:vAlign w:val="center"/>
          </w:tcPr>
          <w:p w14:paraId="248B9AAC" w14:textId="0EBDD502" w:rsidR="00E06140" w:rsidRDefault="00E06140" w:rsidP="00B019A9">
            <w:pPr>
              <w:pStyle w:val="NoSpacing"/>
            </w:pPr>
            <w:r>
              <w:t>Navigate to sampling location</w:t>
            </w:r>
          </w:p>
        </w:tc>
        <w:tc>
          <w:tcPr>
            <w:tcW w:w="431" w:type="pct"/>
            <w:vAlign w:val="center"/>
          </w:tcPr>
          <w:p w14:paraId="1AB98D88" w14:textId="77777777" w:rsidR="00E06140" w:rsidRDefault="00E06140" w:rsidP="00B019A9">
            <w:pPr>
              <w:pStyle w:val="NoSpacing"/>
            </w:pPr>
          </w:p>
        </w:tc>
        <w:tc>
          <w:tcPr>
            <w:tcW w:w="435" w:type="pct"/>
            <w:vAlign w:val="center"/>
          </w:tcPr>
          <w:p w14:paraId="5B77541A" w14:textId="23A166AD" w:rsidR="00E06140" w:rsidRDefault="00E06140" w:rsidP="004F331D">
            <w:pPr>
              <w:pStyle w:val="NoSpacing"/>
            </w:pPr>
            <w:r>
              <w:t>N</w:t>
            </w:r>
          </w:p>
        </w:tc>
      </w:tr>
      <w:tr w:rsidR="00B33412" w:rsidRPr="00012EFC" w14:paraId="6644BCF8" w14:textId="77777777" w:rsidTr="00DF5F47">
        <w:trPr>
          <w:cantSplit/>
        </w:trPr>
        <w:tc>
          <w:tcPr>
            <w:tcW w:w="627" w:type="pct"/>
            <w:vAlign w:val="center"/>
          </w:tcPr>
          <w:p w14:paraId="01F5C921" w14:textId="4C59B3B6" w:rsidR="00B33412" w:rsidRDefault="00B33412" w:rsidP="00B019A9">
            <w:pPr>
              <w:pStyle w:val="NoSpacing"/>
            </w:pPr>
            <w:r>
              <w:t>MX100722</w:t>
            </w:r>
          </w:p>
        </w:tc>
        <w:tc>
          <w:tcPr>
            <w:tcW w:w="288" w:type="pct"/>
            <w:vAlign w:val="center"/>
          </w:tcPr>
          <w:p w14:paraId="4D31B208" w14:textId="285030C6" w:rsidR="00B33412" w:rsidRDefault="00B33412" w:rsidP="00B019A9">
            <w:pPr>
              <w:pStyle w:val="NoSpacing"/>
            </w:pPr>
            <w:r>
              <w:t>R</w:t>
            </w:r>
          </w:p>
        </w:tc>
        <w:tc>
          <w:tcPr>
            <w:tcW w:w="1253" w:type="pct"/>
            <w:vAlign w:val="center"/>
          </w:tcPr>
          <w:p w14:paraId="0687BBD9" w14:textId="276BE5BC" w:rsidR="00B33412" w:rsidRPr="00881790" w:rsidRDefault="00B33412"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Measuring tape, minimum 30 m</w:t>
            </w:r>
          </w:p>
        </w:tc>
        <w:tc>
          <w:tcPr>
            <w:tcW w:w="1966" w:type="pct"/>
            <w:vAlign w:val="center"/>
          </w:tcPr>
          <w:p w14:paraId="203E1D45" w14:textId="715933E9" w:rsidR="00B33412" w:rsidRDefault="00B33412" w:rsidP="00B700F5">
            <w:pPr>
              <w:pStyle w:val="NoSpacing"/>
            </w:pPr>
            <w:r>
              <w:t>Locate coordinates for soil sampling locations</w:t>
            </w:r>
          </w:p>
        </w:tc>
        <w:tc>
          <w:tcPr>
            <w:tcW w:w="431" w:type="pct"/>
            <w:vAlign w:val="center"/>
          </w:tcPr>
          <w:p w14:paraId="09F5A4B4" w14:textId="062970F4" w:rsidR="00B33412" w:rsidRDefault="00B33412" w:rsidP="00B019A9">
            <w:pPr>
              <w:pStyle w:val="NoSpacing"/>
            </w:pPr>
            <w:r>
              <w:t>2</w:t>
            </w:r>
          </w:p>
        </w:tc>
        <w:tc>
          <w:tcPr>
            <w:tcW w:w="435" w:type="pct"/>
            <w:vAlign w:val="center"/>
          </w:tcPr>
          <w:p w14:paraId="2FBC4F8E" w14:textId="7EDEE521" w:rsidR="00B33412" w:rsidRDefault="00B33412" w:rsidP="004F331D">
            <w:pPr>
              <w:pStyle w:val="NoSpacing"/>
            </w:pPr>
            <w:r>
              <w:t>N</w:t>
            </w:r>
          </w:p>
        </w:tc>
      </w:tr>
      <w:tr w:rsidR="00B33412" w:rsidRPr="00012EFC" w14:paraId="48F72587" w14:textId="77777777" w:rsidTr="00DF5F47">
        <w:trPr>
          <w:cantSplit/>
        </w:trPr>
        <w:tc>
          <w:tcPr>
            <w:tcW w:w="627" w:type="pct"/>
            <w:vAlign w:val="center"/>
          </w:tcPr>
          <w:p w14:paraId="233A7469" w14:textId="61E97916" w:rsidR="00B33412" w:rsidRDefault="00B33412" w:rsidP="00B019A9">
            <w:pPr>
              <w:pStyle w:val="NoSpacing"/>
            </w:pPr>
            <w:r>
              <w:t>MX108279</w:t>
            </w:r>
          </w:p>
        </w:tc>
        <w:tc>
          <w:tcPr>
            <w:tcW w:w="288" w:type="pct"/>
            <w:vAlign w:val="center"/>
          </w:tcPr>
          <w:p w14:paraId="1490A42F" w14:textId="54D71C41" w:rsidR="00B33412" w:rsidRDefault="00B33412" w:rsidP="00B019A9">
            <w:pPr>
              <w:pStyle w:val="NoSpacing"/>
            </w:pPr>
            <w:r>
              <w:t>R</w:t>
            </w:r>
          </w:p>
        </w:tc>
        <w:tc>
          <w:tcPr>
            <w:tcW w:w="1253" w:type="pct"/>
            <w:vAlign w:val="center"/>
          </w:tcPr>
          <w:p w14:paraId="0BF74FDB" w14:textId="5B63CC98" w:rsidR="00B33412" w:rsidRPr="00881790" w:rsidRDefault="00B33412"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Digital soil thermometer</w:t>
            </w:r>
          </w:p>
        </w:tc>
        <w:tc>
          <w:tcPr>
            <w:tcW w:w="1966" w:type="pct"/>
            <w:vAlign w:val="center"/>
          </w:tcPr>
          <w:p w14:paraId="29BF418D" w14:textId="1EACBB09" w:rsidR="00B33412" w:rsidRDefault="00B33412" w:rsidP="00B700F5">
            <w:pPr>
              <w:pStyle w:val="NoSpacing"/>
            </w:pPr>
            <w:r>
              <w:t>Measure soil surface temperature</w:t>
            </w:r>
          </w:p>
        </w:tc>
        <w:tc>
          <w:tcPr>
            <w:tcW w:w="431" w:type="pct"/>
            <w:vAlign w:val="center"/>
          </w:tcPr>
          <w:p w14:paraId="29429285" w14:textId="63901D9C" w:rsidR="00B33412" w:rsidRDefault="00B33412" w:rsidP="00B019A9">
            <w:pPr>
              <w:pStyle w:val="NoSpacing"/>
            </w:pPr>
            <w:r>
              <w:t>2</w:t>
            </w:r>
          </w:p>
        </w:tc>
        <w:tc>
          <w:tcPr>
            <w:tcW w:w="435" w:type="pct"/>
            <w:vAlign w:val="center"/>
          </w:tcPr>
          <w:p w14:paraId="79FBB90D" w14:textId="2ACCE59B" w:rsidR="00B33412" w:rsidRDefault="00B33412" w:rsidP="004F331D">
            <w:pPr>
              <w:pStyle w:val="NoSpacing"/>
            </w:pPr>
            <w:r>
              <w:t>N</w:t>
            </w:r>
          </w:p>
        </w:tc>
      </w:tr>
      <w:tr w:rsidR="00B33412" w:rsidRPr="00012EFC" w14:paraId="0C721FFB" w14:textId="77777777" w:rsidTr="00DF5F47">
        <w:trPr>
          <w:cantSplit/>
        </w:trPr>
        <w:tc>
          <w:tcPr>
            <w:tcW w:w="627" w:type="pct"/>
            <w:vAlign w:val="center"/>
          </w:tcPr>
          <w:p w14:paraId="1D2B05AE" w14:textId="77777777" w:rsidR="00B33412" w:rsidRDefault="00B33412" w:rsidP="00B019A9">
            <w:pPr>
              <w:pStyle w:val="NoSpacing"/>
            </w:pPr>
          </w:p>
        </w:tc>
        <w:tc>
          <w:tcPr>
            <w:tcW w:w="288" w:type="pct"/>
            <w:vAlign w:val="center"/>
          </w:tcPr>
          <w:p w14:paraId="16859943" w14:textId="41C7ECC0" w:rsidR="00B33412" w:rsidRDefault="00B33412" w:rsidP="00B019A9">
            <w:pPr>
              <w:pStyle w:val="NoSpacing"/>
              <w:rPr>
                <w:color w:val="006100"/>
              </w:rPr>
            </w:pPr>
            <w:r>
              <w:t>R</w:t>
            </w:r>
          </w:p>
        </w:tc>
        <w:tc>
          <w:tcPr>
            <w:tcW w:w="1253" w:type="pct"/>
            <w:vAlign w:val="center"/>
          </w:tcPr>
          <w:p w14:paraId="1E5569E5" w14:textId="2DD24B42" w:rsidR="00B33412" w:rsidRPr="00881790" w:rsidRDefault="00B33412"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Cooler</w:t>
            </w:r>
          </w:p>
        </w:tc>
        <w:tc>
          <w:tcPr>
            <w:tcW w:w="1966" w:type="pct"/>
            <w:vAlign w:val="center"/>
          </w:tcPr>
          <w:p w14:paraId="4DCC45C4" w14:textId="467B26D2" w:rsidR="00B33412" w:rsidRDefault="00B33412" w:rsidP="00B700F5">
            <w:pPr>
              <w:pStyle w:val="NoSpacing"/>
            </w:pPr>
            <w:r>
              <w:t>Keep perishable samples chilled in field</w:t>
            </w:r>
          </w:p>
        </w:tc>
        <w:tc>
          <w:tcPr>
            <w:tcW w:w="431" w:type="pct"/>
            <w:vAlign w:val="center"/>
          </w:tcPr>
          <w:p w14:paraId="309D464C" w14:textId="7E4FC544" w:rsidR="00B33412" w:rsidRDefault="00B33412" w:rsidP="00B019A9">
            <w:pPr>
              <w:pStyle w:val="NoSpacing"/>
            </w:pPr>
            <w:r>
              <w:t>2</w:t>
            </w:r>
          </w:p>
        </w:tc>
        <w:tc>
          <w:tcPr>
            <w:tcW w:w="435" w:type="pct"/>
            <w:vAlign w:val="center"/>
          </w:tcPr>
          <w:p w14:paraId="1C9EA023" w14:textId="554FB16C" w:rsidR="00B33412" w:rsidRDefault="00B33412" w:rsidP="004F331D">
            <w:pPr>
              <w:pStyle w:val="NoSpacing"/>
            </w:pPr>
            <w:r>
              <w:t>N</w:t>
            </w:r>
          </w:p>
        </w:tc>
      </w:tr>
      <w:tr w:rsidR="00B33412" w:rsidRPr="00012EFC" w14:paraId="29D760C6" w14:textId="77777777" w:rsidTr="00DF5F47">
        <w:trPr>
          <w:cantSplit/>
        </w:trPr>
        <w:tc>
          <w:tcPr>
            <w:tcW w:w="627" w:type="pct"/>
            <w:vAlign w:val="center"/>
          </w:tcPr>
          <w:p w14:paraId="2C89F2B9" w14:textId="43A1B662" w:rsidR="00B33412" w:rsidRDefault="00B33412" w:rsidP="00B019A9">
            <w:pPr>
              <w:pStyle w:val="NoSpacing"/>
            </w:pPr>
            <w:r>
              <w:t>MX105086</w:t>
            </w:r>
          </w:p>
        </w:tc>
        <w:tc>
          <w:tcPr>
            <w:tcW w:w="288" w:type="pct"/>
            <w:vAlign w:val="center"/>
          </w:tcPr>
          <w:p w14:paraId="4331721B" w14:textId="77777777" w:rsidR="00B33412" w:rsidRDefault="00B33412" w:rsidP="00B019A9">
            <w:pPr>
              <w:pStyle w:val="NoSpacing"/>
              <w:rPr>
                <w:color w:val="006100"/>
              </w:rPr>
            </w:pPr>
            <w:r>
              <w:rPr>
                <w:color w:val="006100"/>
              </w:rPr>
              <w:t>R</w:t>
            </w:r>
          </w:p>
        </w:tc>
        <w:tc>
          <w:tcPr>
            <w:tcW w:w="1253" w:type="pct"/>
            <w:vAlign w:val="center"/>
          </w:tcPr>
          <w:p w14:paraId="5AF359E9" w14:textId="2F311888" w:rsidR="00B33412" w:rsidRPr="00881790" w:rsidRDefault="00B33412" w:rsidP="00B019A9">
            <w:pPr>
              <w:pStyle w:val="NoSpacing"/>
              <w:rPr>
                <w:color w:val="000000" w:themeColor="text1"/>
              </w:rPr>
            </w:pPr>
            <w:r w:rsidRPr="00881790">
              <w:rPr>
                <w:color w:val="000000" w:themeColor="text1"/>
              </w:rPr>
              <w:t>Ice packs, -20° C</w:t>
            </w:r>
          </w:p>
        </w:tc>
        <w:tc>
          <w:tcPr>
            <w:tcW w:w="1966" w:type="pct"/>
            <w:vAlign w:val="center"/>
          </w:tcPr>
          <w:p w14:paraId="44CD3342" w14:textId="41DD13D8" w:rsidR="00B33412" w:rsidRDefault="00B33412" w:rsidP="00B019A9">
            <w:pPr>
              <w:pStyle w:val="NoSpacing"/>
            </w:pPr>
            <w:r>
              <w:t>Chill perishable samples in field</w:t>
            </w:r>
          </w:p>
        </w:tc>
        <w:tc>
          <w:tcPr>
            <w:tcW w:w="431" w:type="pct"/>
            <w:vAlign w:val="center"/>
          </w:tcPr>
          <w:p w14:paraId="0F344F3C" w14:textId="2DDE95AF" w:rsidR="00B33412" w:rsidRDefault="00B33412" w:rsidP="00B019A9">
            <w:pPr>
              <w:pStyle w:val="NoSpacing"/>
            </w:pPr>
            <w:r>
              <w:t>16 (+)</w:t>
            </w:r>
          </w:p>
        </w:tc>
        <w:tc>
          <w:tcPr>
            <w:tcW w:w="435" w:type="pct"/>
            <w:vAlign w:val="center"/>
          </w:tcPr>
          <w:p w14:paraId="64D0659F" w14:textId="77777777" w:rsidR="00B33412" w:rsidRDefault="00B33412" w:rsidP="004F331D">
            <w:pPr>
              <w:pStyle w:val="NoSpacing"/>
            </w:pPr>
            <w:r>
              <w:t>N</w:t>
            </w:r>
          </w:p>
        </w:tc>
      </w:tr>
      <w:tr w:rsidR="00B33412" w:rsidRPr="00012EFC" w14:paraId="45A5849E" w14:textId="77777777" w:rsidTr="00293342">
        <w:trPr>
          <w:cantSplit/>
        </w:trPr>
        <w:tc>
          <w:tcPr>
            <w:tcW w:w="5000" w:type="pct"/>
            <w:gridSpan w:val="6"/>
            <w:shd w:val="clear" w:color="auto" w:fill="D9D9D9" w:themeFill="background1" w:themeFillShade="D9"/>
            <w:vAlign w:val="center"/>
          </w:tcPr>
          <w:p w14:paraId="46A867DE" w14:textId="77777777" w:rsidR="00B33412" w:rsidRPr="00881790" w:rsidRDefault="00B33412" w:rsidP="00293342">
            <w:pPr>
              <w:keepNext/>
              <w:spacing w:after="0" w:line="240" w:lineRule="auto"/>
              <w:jc w:val="center"/>
              <w:rPr>
                <w:b/>
                <w:color w:val="000000" w:themeColor="text1"/>
              </w:rPr>
            </w:pPr>
            <w:r w:rsidRPr="00881790">
              <w:rPr>
                <w:b/>
                <w:color w:val="000000" w:themeColor="text1"/>
              </w:rPr>
              <w:t>Consumable items</w:t>
            </w:r>
          </w:p>
        </w:tc>
      </w:tr>
      <w:tr w:rsidR="00B33412" w:rsidRPr="00012EFC" w14:paraId="5A771FA8" w14:textId="77777777" w:rsidTr="00511B9A">
        <w:trPr>
          <w:cantSplit/>
        </w:trPr>
        <w:tc>
          <w:tcPr>
            <w:tcW w:w="627" w:type="pct"/>
            <w:vAlign w:val="center"/>
          </w:tcPr>
          <w:p w14:paraId="79DD7A7C" w14:textId="77777777" w:rsidR="00B33412" w:rsidRDefault="00B33412" w:rsidP="00B019A9">
            <w:pPr>
              <w:pStyle w:val="NoSpacing"/>
            </w:pPr>
            <w:r>
              <w:t>MX103942</w:t>
            </w:r>
          </w:p>
        </w:tc>
        <w:tc>
          <w:tcPr>
            <w:tcW w:w="288" w:type="pct"/>
            <w:vAlign w:val="center"/>
          </w:tcPr>
          <w:p w14:paraId="40B0E620" w14:textId="77777777" w:rsidR="00B33412" w:rsidRDefault="00B33412" w:rsidP="00B019A9">
            <w:pPr>
              <w:pStyle w:val="NoSpacing"/>
            </w:pPr>
            <w:r>
              <w:t>R</w:t>
            </w:r>
          </w:p>
        </w:tc>
        <w:tc>
          <w:tcPr>
            <w:tcW w:w="1253" w:type="pct"/>
            <w:vAlign w:val="center"/>
          </w:tcPr>
          <w:p w14:paraId="5D7935DC" w14:textId="77777777" w:rsidR="00B33412" w:rsidRPr="00881790" w:rsidRDefault="00B33412" w:rsidP="00B019A9">
            <w:pPr>
              <w:pStyle w:val="NoSpacing"/>
              <w:rPr>
                <w:color w:val="000000" w:themeColor="text1"/>
              </w:rPr>
            </w:pPr>
            <w:r w:rsidRPr="00881790">
              <w:rPr>
                <w:color w:val="000000" w:themeColor="text1"/>
              </w:rPr>
              <w:t>All weather copy paper</w:t>
            </w:r>
          </w:p>
        </w:tc>
        <w:tc>
          <w:tcPr>
            <w:tcW w:w="1966" w:type="pct"/>
            <w:vAlign w:val="center"/>
          </w:tcPr>
          <w:p w14:paraId="0E1429C4" w14:textId="77777777" w:rsidR="00B33412" w:rsidRDefault="00B33412" w:rsidP="00B019A9">
            <w:pPr>
              <w:pStyle w:val="NoSpacing"/>
            </w:pPr>
            <w:r>
              <w:t>Print datasheets</w:t>
            </w:r>
          </w:p>
        </w:tc>
        <w:tc>
          <w:tcPr>
            <w:tcW w:w="431" w:type="pct"/>
            <w:vAlign w:val="center"/>
          </w:tcPr>
          <w:p w14:paraId="36930CCF" w14:textId="77777777" w:rsidR="00B33412" w:rsidRDefault="00B33412" w:rsidP="00B019A9">
            <w:pPr>
              <w:pStyle w:val="NoSpacing"/>
            </w:pPr>
          </w:p>
        </w:tc>
        <w:tc>
          <w:tcPr>
            <w:tcW w:w="435" w:type="pct"/>
            <w:vAlign w:val="center"/>
          </w:tcPr>
          <w:p w14:paraId="425F3B6A" w14:textId="77777777" w:rsidR="00B33412" w:rsidRDefault="00B33412" w:rsidP="004F331D">
            <w:pPr>
              <w:pStyle w:val="NoSpacing"/>
            </w:pPr>
            <w:r>
              <w:t>N</w:t>
            </w:r>
          </w:p>
        </w:tc>
      </w:tr>
      <w:tr w:rsidR="00B33412" w:rsidRPr="00012EFC" w14:paraId="747B9CB8" w14:textId="77777777" w:rsidTr="00A22B46">
        <w:trPr>
          <w:cantSplit/>
        </w:trPr>
        <w:tc>
          <w:tcPr>
            <w:tcW w:w="627" w:type="pct"/>
            <w:vAlign w:val="center"/>
          </w:tcPr>
          <w:p w14:paraId="3722293D" w14:textId="77777777" w:rsidR="00B33412" w:rsidRDefault="00B33412" w:rsidP="00B019A9">
            <w:pPr>
              <w:pStyle w:val="NoSpacing"/>
            </w:pPr>
          </w:p>
        </w:tc>
        <w:tc>
          <w:tcPr>
            <w:tcW w:w="288" w:type="pct"/>
            <w:vAlign w:val="center"/>
          </w:tcPr>
          <w:p w14:paraId="3494CB19" w14:textId="73A067AC" w:rsidR="00B33412" w:rsidRDefault="00B33412" w:rsidP="00B019A9">
            <w:pPr>
              <w:pStyle w:val="NoSpacing"/>
            </w:pPr>
            <w:r>
              <w:t>S</w:t>
            </w:r>
          </w:p>
        </w:tc>
        <w:tc>
          <w:tcPr>
            <w:tcW w:w="1253" w:type="pct"/>
            <w:vAlign w:val="center"/>
          </w:tcPr>
          <w:p w14:paraId="4B4051ED" w14:textId="1CE4F0B2" w:rsidR="00B33412" w:rsidRPr="00881790" w:rsidRDefault="00685935" w:rsidP="00F505EC">
            <w:pPr>
              <w:pStyle w:val="NoSpacing"/>
              <w:keepNext/>
              <w:keepLines/>
              <w:numPr>
                <w:ilvl w:val="6"/>
                <w:numId w:val="44"/>
              </w:numPr>
              <w:spacing w:before="240"/>
              <w:contextualSpacing/>
              <w:jc w:val="both"/>
              <w:outlineLvl w:val="6"/>
              <w:rPr>
                <w:color w:val="000000" w:themeColor="text1"/>
              </w:rPr>
            </w:pPr>
            <w:r w:rsidRPr="00881790">
              <w:rPr>
                <w:color w:val="000000" w:themeColor="text1"/>
              </w:rPr>
              <w:t>B</w:t>
            </w:r>
            <w:r w:rsidR="00B33412" w:rsidRPr="00881790">
              <w:rPr>
                <w:color w:val="000000" w:themeColor="text1"/>
              </w:rPr>
              <w:t>atter</w:t>
            </w:r>
            <w:r w:rsidRPr="00881790">
              <w:rPr>
                <w:color w:val="000000" w:themeColor="text1"/>
              </w:rPr>
              <w:t xml:space="preserve">ies, AA and coin </w:t>
            </w:r>
            <w:r w:rsidR="00F505EC" w:rsidRPr="00881790">
              <w:rPr>
                <w:color w:val="000000" w:themeColor="text1"/>
              </w:rPr>
              <w:t>types</w:t>
            </w:r>
          </w:p>
        </w:tc>
        <w:tc>
          <w:tcPr>
            <w:tcW w:w="1966" w:type="pct"/>
            <w:vAlign w:val="center"/>
          </w:tcPr>
          <w:p w14:paraId="7D93D4C0" w14:textId="4446F730" w:rsidR="00B33412" w:rsidRDefault="00B33412" w:rsidP="00685935">
            <w:pPr>
              <w:pStyle w:val="NoSpacing"/>
            </w:pPr>
            <w:r>
              <w:t>Spare batter</w:t>
            </w:r>
            <w:r w:rsidR="00685935">
              <w:t>ies</w:t>
            </w:r>
            <w:r>
              <w:t xml:space="preserve"> for GPS receiver</w:t>
            </w:r>
            <w:r w:rsidR="00685935">
              <w:t xml:space="preserve"> and digital thermometer</w:t>
            </w:r>
          </w:p>
        </w:tc>
        <w:tc>
          <w:tcPr>
            <w:tcW w:w="431" w:type="pct"/>
            <w:vAlign w:val="center"/>
          </w:tcPr>
          <w:p w14:paraId="2B55B9EB" w14:textId="71DE50B4" w:rsidR="00B33412" w:rsidRDefault="00B33412" w:rsidP="00B019A9">
            <w:pPr>
              <w:pStyle w:val="NoSpacing"/>
            </w:pPr>
          </w:p>
        </w:tc>
        <w:tc>
          <w:tcPr>
            <w:tcW w:w="435" w:type="pct"/>
            <w:vAlign w:val="center"/>
          </w:tcPr>
          <w:p w14:paraId="12CA4311" w14:textId="6F052058" w:rsidR="00B33412" w:rsidRDefault="00B33412" w:rsidP="004F331D">
            <w:pPr>
              <w:pStyle w:val="NoSpacing"/>
            </w:pPr>
            <w:r>
              <w:t>N</w:t>
            </w:r>
          </w:p>
        </w:tc>
      </w:tr>
      <w:tr w:rsidR="00B33412" w:rsidRPr="00012EFC" w14:paraId="4FFEBD42" w14:textId="77777777" w:rsidTr="00A22B46">
        <w:trPr>
          <w:cantSplit/>
        </w:trPr>
        <w:tc>
          <w:tcPr>
            <w:tcW w:w="627" w:type="pct"/>
            <w:vAlign w:val="center"/>
          </w:tcPr>
          <w:p w14:paraId="754624D4" w14:textId="77777777" w:rsidR="00B33412" w:rsidRDefault="00B33412" w:rsidP="00B019A9">
            <w:pPr>
              <w:pStyle w:val="NoSpacing"/>
            </w:pPr>
          </w:p>
        </w:tc>
        <w:tc>
          <w:tcPr>
            <w:tcW w:w="288" w:type="pct"/>
            <w:vAlign w:val="center"/>
          </w:tcPr>
          <w:p w14:paraId="1EFFC643" w14:textId="1EC00A85" w:rsidR="00B33412" w:rsidRDefault="00B33412" w:rsidP="00B019A9">
            <w:pPr>
              <w:pStyle w:val="NoSpacing"/>
            </w:pPr>
            <w:r>
              <w:t>R</w:t>
            </w:r>
          </w:p>
        </w:tc>
        <w:tc>
          <w:tcPr>
            <w:tcW w:w="1253" w:type="pct"/>
            <w:vAlign w:val="center"/>
          </w:tcPr>
          <w:p w14:paraId="5565CBE2" w14:textId="48605B65" w:rsidR="00B33412" w:rsidRPr="00881790" w:rsidRDefault="00B33412"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Nitrile gloves, powderless</w:t>
            </w:r>
          </w:p>
        </w:tc>
        <w:tc>
          <w:tcPr>
            <w:tcW w:w="1966" w:type="pct"/>
            <w:vAlign w:val="center"/>
          </w:tcPr>
          <w:p w14:paraId="3D4B8B3F" w14:textId="339F0BAE" w:rsidR="00B33412" w:rsidRDefault="00B33412" w:rsidP="00B019A9">
            <w:pPr>
              <w:pStyle w:val="NoSpacing"/>
            </w:pPr>
            <w:r>
              <w:t>Prevent contamination of soil samples</w:t>
            </w:r>
          </w:p>
        </w:tc>
        <w:tc>
          <w:tcPr>
            <w:tcW w:w="431" w:type="pct"/>
            <w:vAlign w:val="center"/>
          </w:tcPr>
          <w:p w14:paraId="1629CA2E" w14:textId="778FF1D1" w:rsidR="00B33412" w:rsidRDefault="00B33412" w:rsidP="00B019A9">
            <w:pPr>
              <w:pStyle w:val="NoSpacing"/>
            </w:pPr>
            <w:r>
              <w:t>1 box</w:t>
            </w:r>
          </w:p>
        </w:tc>
        <w:tc>
          <w:tcPr>
            <w:tcW w:w="435" w:type="pct"/>
            <w:vAlign w:val="center"/>
          </w:tcPr>
          <w:p w14:paraId="5C3DF577" w14:textId="683CD66F" w:rsidR="00B33412" w:rsidRDefault="00B33412" w:rsidP="004F331D">
            <w:pPr>
              <w:pStyle w:val="NoSpacing"/>
            </w:pPr>
            <w:r>
              <w:t>N</w:t>
            </w:r>
          </w:p>
        </w:tc>
      </w:tr>
    </w:tbl>
    <w:p w14:paraId="1C046E71" w14:textId="77777777" w:rsidR="006B0165" w:rsidRDefault="006B0165" w:rsidP="00031BEA">
      <w:pPr>
        <w:rPr>
          <w:lang w:eastAsia="ja-JP"/>
        </w:rPr>
      </w:pPr>
    </w:p>
    <w:p w14:paraId="07AAFC7D" w14:textId="4B542CAA" w:rsidR="00293342" w:rsidRDefault="00293342" w:rsidP="00F9421F">
      <w:pPr>
        <w:pStyle w:val="Caption"/>
      </w:pPr>
      <w:bookmarkStart w:id="42" w:name="_Toc307845575"/>
      <w:r w:rsidRPr="4227594D">
        <w:lastRenderedPageBreak/>
        <w:t xml:space="preserve">Table </w:t>
      </w:r>
      <w:r w:rsidR="00060B1A">
        <w:t>6</w:t>
      </w:r>
      <w:r w:rsidR="00DA4CC4">
        <w:rPr>
          <w:noProof/>
        </w:rPr>
        <w:t>.</w:t>
      </w:r>
      <w:r>
        <w:t xml:space="preserve"> </w:t>
      </w:r>
      <w:r w:rsidR="003C0965">
        <w:t xml:space="preserve">Additional equipment </w:t>
      </w:r>
      <w:r>
        <w:t>list - Field sampling for soil microbe and biogeochemical stock at one site</w:t>
      </w:r>
      <w:r w:rsidR="00363217">
        <w:t>.</w:t>
      </w:r>
      <w:bookmarkEnd w:id="42"/>
    </w:p>
    <w:tbl>
      <w:tblPr>
        <w:tblW w:w="49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02"/>
        <w:gridCol w:w="619"/>
        <w:gridCol w:w="3514"/>
        <w:gridCol w:w="2701"/>
        <w:gridCol w:w="813"/>
        <w:gridCol w:w="561"/>
      </w:tblGrid>
      <w:tr w:rsidR="003E54D5" w:rsidRPr="00012EFC" w14:paraId="50F480CB" w14:textId="77777777" w:rsidTr="00F505EC">
        <w:trPr>
          <w:cantSplit/>
          <w:trHeight w:val="1250"/>
          <w:tblHeader/>
        </w:trPr>
        <w:tc>
          <w:tcPr>
            <w:tcW w:w="639" w:type="pct"/>
            <w:shd w:val="clear" w:color="auto" w:fill="92D050"/>
            <w:vAlign w:val="center"/>
          </w:tcPr>
          <w:p w14:paraId="2578D570" w14:textId="77777777" w:rsidR="00293342" w:rsidRPr="00012EFC" w:rsidRDefault="00293342" w:rsidP="00293342">
            <w:pPr>
              <w:keepNext/>
              <w:spacing w:after="0" w:line="240" w:lineRule="auto"/>
              <w:rPr>
                <w:sz w:val="18"/>
                <w:szCs w:val="18"/>
              </w:rPr>
            </w:pPr>
            <w:r w:rsidRPr="00012EFC">
              <w:rPr>
                <w:b/>
                <w:bCs/>
              </w:rPr>
              <w:t>Item No.</w:t>
            </w:r>
          </w:p>
        </w:tc>
        <w:tc>
          <w:tcPr>
            <w:tcW w:w="329" w:type="pct"/>
            <w:shd w:val="clear" w:color="auto" w:fill="92D050"/>
            <w:vAlign w:val="center"/>
          </w:tcPr>
          <w:p w14:paraId="27A0EA0D" w14:textId="77777777" w:rsidR="00293342" w:rsidRPr="00012EFC" w:rsidRDefault="00293342" w:rsidP="00293342">
            <w:pPr>
              <w:keepNext/>
              <w:spacing w:after="0" w:line="240" w:lineRule="auto"/>
              <w:rPr>
                <w:b/>
                <w:bCs/>
              </w:rPr>
            </w:pPr>
            <w:r>
              <w:rPr>
                <w:b/>
                <w:bCs/>
              </w:rPr>
              <w:t>R/S</w:t>
            </w:r>
          </w:p>
        </w:tc>
        <w:tc>
          <w:tcPr>
            <w:tcW w:w="1867" w:type="pct"/>
            <w:shd w:val="clear" w:color="auto" w:fill="92D050"/>
            <w:vAlign w:val="center"/>
          </w:tcPr>
          <w:p w14:paraId="633FCFAF" w14:textId="77777777" w:rsidR="00293342" w:rsidRPr="00012EFC" w:rsidRDefault="00293342" w:rsidP="00293342">
            <w:pPr>
              <w:keepNext/>
              <w:spacing w:after="0" w:line="240" w:lineRule="auto"/>
              <w:rPr>
                <w:b/>
                <w:bCs/>
              </w:rPr>
            </w:pPr>
            <w:r w:rsidRPr="00012EFC">
              <w:rPr>
                <w:b/>
                <w:bCs/>
              </w:rPr>
              <w:t>Description</w:t>
            </w:r>
          </w:p>
        </w:tc>
        <w:tc>
          <w:tcPr>
            <w:tcW w:w="1435" w:type="pct"/>
            <w:shd w:val="clear" w:color="auto" w:fill="92D050"/>
            <w:vAlign w:val="center"/>
          </w:tcPr>
          <w:p w14:paraId="220F5A0C" w14:textId="77777777" w:rsidR="00293342" w:rsidRPr="00012EFC" w:rsidRDefault="00293342" w:rsidP="00293342">
            <w:pPr>
              <w:keepNext/>
              <w:spacing w:after="0" w:line="240" w:lineRule="auto"/>
              <w:rPr>
                <w:b/>
                <w:bCs/>
              </w:rPr>
            </w:pPr>
            <w:r w:rsidRPr="00012EFC">
              <w:rPr>
                <w:b/>
                <w:bCs/>
              </w:rPr>
              <w:t>Purpose</w:t>
            </w:r>
          </w:p>
        </w:tc>
        <w:tc>
          <w:tcPr>
            <w:tcW w:w="432" w:type="pct"/>
            <w:shd w:val="clear" w:color="auto" w:fill="92D050"/>
            <w:textDirection w:val="btLr"/>
            <w:vAlign w:val="center"/>
          </w:tcPr>
          <w:p w14:paraId="41FE404C" w14:textId="77777777" w:rsidR="00293342" w:rsidRPr="00012EFC" w:rsidRDefault="00293342" w:rsidP="00293342">
            <w:pPr>
              <w:keepNext/>
              <w:spacing w:after="0" w:line="240" w:lineRule="auto"/>
              <w:ind w:left="113" w:right="113"/>
              <w:jc w:val="center"/>
              <w:rPr>
                <w:b/>
                <w:bCs/>
              </w:rPr>
            </w:pPr>
            <w:r w:rsidRPr="00012EFC">
              <w:rPr>
                <w:b/>
                <w:bCs/>
              </w:rPr>
              <w:t>Quantity</w:t>
            </w:r>
            <w:r>
              <w:rPr>
                <w:b/>
                <w:bCs/>
              </w:rPr>
              <w:t>*</w:t>
            </w:r>
          </w:p>
        </w:tc>
        <w:tc>
          <w:tcPr>
            <w:tcW w:w="298" w:type="pct"/>
            <w:shd w:val="clear" w:color="auto" w:fill="92D050"/>
            <w:textDirection w:val="btLr"/>
            <w:vAlign w:val="center"/>
          </w:tcPr>
          <w:p w14:paraId="51F57774" w14:textId="77777777" w:rsidR="00293342" w:rsidRPr="00012EFC" w:rsidRDefault="00293342" w:rsidP="00293342">
            <w:pPr>
              <w:keepNext/>
              <w:spacing w:after="0" w:line="240" w:lineRule="auto"/>
              <w:ind w:left="113" w:right="113"/>
              <w:jc w:val="center"/>
              <w:rPr>
                <w:b/>
                <w:bCs/>
              </w:rPr>
            </w:pPr>
            <w:r w:rsidRPr="00012EFC">
              <w:rPr>
                <w:b/>
                <w:bCs/>
              </w:rPr>
              <w:t>Special Handling</w:t>
            </w:r>
          </w:p>
        </w:tc>
      </w:tr>
      <w:tr w:rsidR="00293342" w:rsidRPr="00012EFC" w14:paraId="7BEA769F" w14:textId="77777777" w:rsidTr="00F505EC">
        <w:trPr>
          <w:cantSplit/>
        </w:trPr>
        <w:tc>
          <w:tcPr>
            <w:tcW w:w="5000" w:type="pct"/>
            <w:gridSpan w:val="6"/>
            <w:shd w:val="clear" w:color="auto" w:fill="D9D9D9" w:themeFill="background1" w:themeFillShade="D9"/>
            <w:vAlign w:val="center"/>
          </w:tcPr>
          <w:p w14:paraId="4EFDDBEA" w14:textId="77777777" w:rsidR="00293342" w:rsidRPr="00DE3A4D" w:rsidRDefault="00293342" w:rsidP="00293342">
            <w:pPr>
              <w:keepNext/>
              <w:spacing w:after="0" w:line="240" w:lineRule="auto"/>
              <w:jc w:val="center"/>
              <w:rPr>
                <w:b/>
              </w:rPr>
            </w:pPr>
            <w:r w:rsidRPr="00DE3A4D">
              <w:rPr>
                <w:b/>
              </w:rPr>
              <w:t>Durable Items</w:t>
            </w:r>
          </w:p>
        </w:tc>
      </w:tr>
      <w:tr w:rsidR="003E54D5" w:rsidRPr="00012EFC" w14:paraId="025B4975" w14:textId="77777777" w:rsidTr="00F505EC">
        <w:trPr>
          <w:cantSplit/>
        </w:trPr>
        <w:tc>
          <w:tcPr>
            <w:tcW w:w="639" w:type="pct"/>
            <w:vAlign w:val="center"/>
          </w:tcPr>
          <w:p w14:paraId="29809D24" w14:textId="77777777" w:rsidR="00293342" w:rsidRDefault="00293342" w:rsidP="00B019A9">
            <w:pPr>
              <w:pStyle w:val="NoSpacing"/>
            </w:pPr>
            <w:r>
              <w:t>EG07610000</w:t>
            </w:r>
          </w:p>
        </w:tc>
        <w:tc>
          <w:tcPr>
            <w:tcW w:w="329" w:type="pct"/>
            <w:vAlign w:val="center"/>
          </w:tcPr>
          <w:p w14:paraId="461940CD" w14:textId="77777777" w:rsidR="00293342" w:rsidRDefault="00293342" w:rsidP="00B019A9">
            <w:pPr>
              <w:pStyle w:val="NoSpacing"/>
            </w:pPr>
            <w:r>
              <w:t>S</w:t>
            </w:r>
          </w:p>
        </w:tc>
        <w:tc>
          <w:tcPr>
            <w:tcW w:w="1867" w:type="pct"/>
            <w:vAlign w:val="center"/>
          </w:tcPr>
          <w:p w14:paraId="51D7C054" w14:textId="77777777" w:rsidR="00293342" w:rsidRPr="00881790" w:rsidRDefault="00293342" w:rsidP="00B019A9">
            <w:pPr>
              <w:pStyle w:val="NoSpacing"/>
              <w:rPr>
                <w:color w:val="000000" w:themeColor="text1"/>
              </w:rPr>
            </w:pPr>
            <w:r w:rsidRPr="00881790">
              <w:rPr>
                <w:color w:val="000000" w:themeColor="text1"/>
              </w:rPr>
              <w:t>Organic horizon cutter template</w:t>
            </w:r>
          </w:p>
        </w:tc>
        <w:tc>
          <w:tcPr>
            <w:tcW w:w="1435" w:type="pct"/>
            <w:vAlign w:val="center"/>
          </w:tcPr>
          <w:p w14:paraId="5CFA37C5" w14:textId="77777777" w:rsidR="00293342" w:rsidRDefault="00293342" w:rsidP="00B019A9">
            <w:pPr>
              <w:pStyle w:val="NoSpacing"/>
            </w:pPr>
            <w:r>
              <w:t>Remove organic horizon</w:t>
            </w:r>
          </w:p>
        </w:tc>
        <w:tc>
          <w:tcPr>
            <w:tcW w:w="432" w:type="pct"/>
            <w:vAlign w:val="center"/>
          </w:tcPr>
          <w:p w14:paraId="063A77EE" w14:textId="77777777" w:rsidR="00293342" w:rsidRDefault="00293342" w:rsidP="004F331D">
            <w:pPr>
              <w:pStyle w:val="NoSpacing"/>
            </w:pPr>
            <w:r>
              <w:t>1</w:t>
            </w:r>
          </w:p>
        </w:tc>
        <w:tc>
          <w:tcPr>
            <w:tcW w:w="298" w:type="pct"/>
            <w:vAlign w:val="center"/>
          </w:tcPr>
          <w:p w14:paraId="0C17A681" w14:textId="77777777" w:rsidR="00293342" w:rsidRDefault="00293342" w:rsidP="004F331D">
            <w:pPr>
              <w:pStyle w:val="NoSpacing"/>
            </w:pPr>
            <w:r>
              <w:t>N</w:t>
            </w:r>
          </w:p>
        </w:tc>
      </w:tr>
      <w:tr w:rsidR="003E54D5" w:rsidRPr="00012EFC" w14:paraId="70E7B67F" w14:textId="77777777" w:rsidTr="00F505EC">
        <w:trPr>
          <w:cantSplit/>
        </w:trPr>
        <w:tc>
          <w:tcPr>
            <w:tcW w:w="639" w:type="pct"/>
            <w:vAlign w:val="center"/>
          </w:tcPr>
          <w:p w14:paraId="031DAF87" w14:textId="77777777" w:rsidR="00293342" w:rsidRDefault="00293342" w:rsidP="00B019A9">
            <w:pPr>
              <w:pStyle w:val="NoSpacing"/>
            </w:pPr>
            <w:r>
              <w:t>MX100543</w:t>
            </w:r>
          </w:p>
        </w:tc>
        <w:tc>
          <w:tcPr>
            <w:tcW w:w="329" w:type="pct"/>
            <w:vAlign w:val="center"/>
          </w:tcPr>
          <w:p w14:paraId="24E36CFE" w14:textId="77777777" w:rsidR="00293342" w:rsidRDefault="00293342" w:rsidP="00B019A9">
            <w:pPr>
              <w:pStyle w:val="NoSpacing"/>
            </w:pPr>
            <w:r>
              <w:t>S</w:t>
            </w:r>
          </w:p>
        </w:tc>
        <w:tc>
          <w:tcPr>
            <w:tcW w:w="1867" w:type="pct"/>
            <w:vAlign w:val="center"/>
          </w:tcPr>
          <w:p w14:paraId="43D9176C" w14:textId="77777777" w:rsidR="00293342" w:rsidRPr="00881790" w:rsidRDefault="00293342" w:rsidP="00B019A9">
            <w:pPr>
              <w:pStyle w:val="NoSpacing"/>
              <w:rPr>
                <w:color w:val="000000" w:themeColor="text1"/>
              </w:rPr>
            </w:pPr>
            <w:r w:rsidRPr="00881790">
              <w:rPr>
                <w:color w:val="000000" w:themeColor="text1"/>
              </w:rPr>
              <w:t>Ruler, minimum 30 cm</w:t>
            </w:r>
          </w:p>
        </w:tc>
        <w:tc>
          <w:tcPr>
            <w:tcW w:w="1435" w:type="pct"/>
            <w:vAlign w:val="center"/>
          </w:tcPr>
          <w:p w14:paraId="7A64638C" w14:textId="77777777" w:rsidR="00293342" w:rsidRDefault="00293342" w:rsidP="00B019A9">
            <w:pPr>
              <w:pStyle w:val="NoSpacing"/>
            </w:pPr>
            <w:r>
              <w:t>Measure soil core horizons</w:t>
            </w:r>
          </w:p>
        </w:tc>
        <w:tc>
          <w:tcPr>
            <w:tcW w:w="432" w:type="pct"/>
            <w:vAlign w:val="center"/>
          </w:tcPr>
          <w:p w14:paraId="784BDF7A" w14:textId="77777777" w:rsidR="00293342" w:rsidRDefault="00293342" w:rsidP="004F331D">
            <w:pPr>
              <w:pStyle w:val="NoSpacing"/>
            </w:pPr>
            <w:r>
              <w:t>1</w:t>
            </w:r>
          </w:p>
        </w:tc>
        <w:tc>
          <w:tcPr>
            <w:tcW w:w="298" w:type="pct"/>
            <w:vAlign w:val="center"/>
          </w:tcPr>
          <w:p w14:paraId="11C941A3" w14:textId="77777777" w:rsidR="00293342" w:rsidRDefault="00293342" w:rsidP="004F331D">
            <w:pPr>
              <w:pStyle w:val="NoSpacing"/>
            </w:pPr>
            <w:r>
              <w:t>N</w:t>
            </w:r>
          </w:p>
        </w:tc>
      </w:tr>
      <w:tr w:rsidR="003E54D5" w:rsidRPr="00012EFC" w14:paraId="1A61ED33" w14:textId="77777777" w:rsidTr="00F505EC">
        <w:trPr>
          <w:cantSplit/>
        </w:trPr>
        <w:tc>
          <w:tcPr>
            <w:tcW w:w="639" w:type="pct"/>
            <w:vAlign w:val="center"/>
          </w:tcPr>
          <w:p w14:paraId="04510D64" w14:textId="77777777" w:rsidR="00293342" w:rsidRDefault="00293342" w:rsidP="00B019A9">
            <w:pPr>
              <w:pStyle w:val="NoSpacing"/>
              <w:rPr>
                <w:color w:val="9C0006"/>
              </w:rPr>
            </w:pPr>
            <w:r>
              <w:rPr>
                <w:color w:val="9C0006"/>
              </w:rPr>
              <w:t> </w:t>
            </w:r>
          </w:p>
        </w:tc>
        <w:tc>
          <w:tcPr>
            <w:tcW w:w="329" w:type="pct"/>
            <w:vAlign w:val="center"/>
          </w:tcPr>
          <w:p w14:paraId="347B7458" w14:textId="77777777" w:rsidR="00293342" w:rsidRDefault="00293342" w:rsidP="00B019A9">
            <w:pPr>
              <w:pStyle w:val="NoSpacing"/>
            </w:pPr>
            <w:r>
              <w:t>S</w:t>
            </w:r>
          </w:p>
        </w:tc>
        <w:tc>
          <w:tcPr>
            <w:tcW w:w="1867" w:type="pct"/>
            <w:vAlign w:val="center"/>
          </w:tcPr>
          <w:p w14:paraId="7F2B2497" w14:textId="77777777" w:rsidR="00293342" w:rsidRPr="00881790" w:rsidRDefault="00293342" w:rsidP="00B019A9">
            <w:pPr>
              <w:pStyle w:val="NoSpacing"/>
              <w:rPr>
                <w:color w:val="000000" w:themeColor="text1"/>
              </w:rPr>
            </w:pPr>
            <w:r w:rsidRPr="00881790">
              <w:rPr>
                <w:color w:val="000000" w:themeColor="text1"/>
              </w:rPr>
              <w:t>Soil corer, 2-3" ID, minimum 30 cm long</w:t>
            </w:r>
          </w:p>
        </w:tc>
        <w:tc>
          <w:tcPr>
            <w:tcW w:w="1435" w:type="pct"/>
            <w:vAlign w:val="center"/>
          </w:tcPr>
          <w:p w14:paraId="35279FC7" w14:textId="77777777" w:rsidR="00293342" w:rsidRDefault="00293342" w:rsidP="00B019A9">
            <w:pPr>
              <w:pStyle w:val="NoSpacing"/>
            </w:pPr>
            <w:r>
              <w:t>Collect soil core</w:t>
            </w:r>
          </w:p>
        </w:tc>
        <w:tc>
          <w:tcPr>
            <w:tcW w:w="432" w:type="pct"/>
            <w:vAlign w:val="center"/>
          </w:tcPr>
          <w:p w14:paraId="4C2976ED" w14:textId="77777777" w:rsidR="00293342" w:rsidRDefault="00293342" w:rsidP="004F331D">
            <w:pPr>
              <w:pStyle w:val="NoSpacing"/>
            </w:pPr>
            <w:r>
              <w:t>1</w:t>
            </w:r>
          </w:p>
        </w:tc>
        <w:tc>
          <w:tcPr>
            <w:tcW w:w="298" w:type="pct"/>
            <w:vAlign w:val="center"/>
          </w:tcPr>
          <w:p w14:paraId="6DC42F92" w14:textId="77777777" w:rsidR="00293342" w:rsidRDefault="00293342" w:rsidP="004F331D">
            <w:pPr>
              <w:pStyle w:val="NoSpacing"/>
            </w:pPr>
            <w:r>
              <w:t>N</w:t>
            </w:r>
          </w:p>
        </w:tc>
      </w:tr>
      <w:tr w:rsidR="003E54D5" w:rsidRPr="00012EFC" w14:paraId="36AB99E0" w14:textId="77777777" w:rsidTr="00F505EC">
        <w:trPr>
          <w:cantSplit/>
        </w:trPr>
        <w:tc>
          <w:tcPr>
            <w:tcW w:w="639" w:type="pct"/>
            <w:vAlign w:val="center"/>
          </w:tcPr>
          <w:p w14:paraId="39D58C6D" w14:textId="77777777" w:rsidR="00293342" w:rsidRDefault="00293342" w:rsidP="00B019A9">
            <w:pPr>
              <w:pStyle w:val="NoSpacing"/>
            </w:pPr>
            <w:r>
              <w:t>MX100721</w:t>
            </w:r>
          </w:p>
        </w:tc>
        <w:tc>
          <w:tcPr>
            <w:tcW w:w="329" w:type="pct"/>
            <w:vAlign w:val="center"/>
          </w:tcPr>
          <w:p w14:paraId="507915B4" w14:textId="77777777" w:rsidR="00293342" w:rsidRDefault="00293342" w:rsidP="00B019A9">
            <w:pPr>
              <w:pStyle w:val="NoSpacing"/>
            </w:pPr>
            <w:r>
              <w:t>S</w:t>
            </w:r>
          </w:p>
        </w:tc>
        <w:tc>
          <w:tcPr>
            <w:tcW w:w="1867" w:type="pct"/>
            <w:vAlign w:val="center"/>
          </w:tcPr>
          <w:p w14:paraId="504267A4" w14:textId="77777777" w:rsidR="00293342" w:rsidRPr="00881790" w:rsidRDefault="00293342" w:rsidP="00B019A9">
            <w:pPr>
              <w:pStyle w:val="NoSpacing"/>
              <w:rPr>
                <w:color w:val="000000" w:themeColor="text1"/>
              </w:rPr>
            </w:pPr>
            <w:r w:rsidRPr="00881790">
              <w:rPr>
                <w:color w:val="000000" w:themeColor="text1"/>
              </w:rPr>
              <w:t>Soil knife</w:t>
            </w:r>
          </w:p>
        </w:tc>
        <w:tc>
          <w:tcPr>
            <w:tcW w:w="1435" w:type="pct"/>
            <w:vAlign w:val="center"/>
          </w:tcPr>
          <w:p w14:paraId="1E8EE2D6" w14:textId="77777777" w:rsidR="00293342" w:rsidRDefault="00293342" w:rsidP="00B019A9">
            <w:pPr>
              <w:pStyle w:val="NoSpacing"/>
            </w:pPr>
            <w:r>
              <w:t>Separate soil horizons, subsampling, etc.</w:t>
            </w:r>
          </w:p>
        </w:tc>
        <w:tc>
          <w:tcPr>
            <w:tcW w:w="432" w:type="pct"/>
            <w:vAlign w:val="center"/>
          </w:tcPr>
          <w:p w14:paraId="6AA0E090" w14:textId="77777777" w:rsidR="00293342" w:rsidRDefault="00293342" w:rsidP="004F331D">
            <w:pPr>
              <w:pStyle w:val="NoSpacing"/>
            </w:pPr>
            <w:r>
              <w:t>1</w:t>
            </w:r>
          </w:p>
        </w:tc>
        <w:tc>
          <w:tcPr>
            <w:tcW w:w="298" w:type="pct"/>
            <w:vAlign w:val="center"/>
          </w:tcPr>
          <w:p w14:paraId="38D3F6B0" w14:textId="77777777" w:rsidR="00293342" w:rsidRDefault="00293342" w:rsidP="004F331D">
            <w:pPr>
              <w:pStyle w:val="NoSpacing"/>
            </w:pPr>
            <w:r>
              <w:t>N</w:t>
            </w:r>
          </w:p>
        </w:tc>
      </w:tr>
      <w:tr w:rsidR="003E54D5" w:rsidRPr="00012EFC" w14:paraId="10707364" w14:textId="77777777" w:rsidTr="00F505EC">
        <w:trPr>
          <w:cantSplit/>
        </w:trPr>
        <w:tc>
          <w:tcPr>
            <w:tcW w:w="639" w:type="pct"/>
            <w:vAlign w:val="center"/>
          </w:tcPr>
          <w:p w14:paraId="6CD189BF" w14:textId="74563548" w:rsidR="001F188D" w:rsidRDefault="006C6A69" w:rsidP="00B019A9">
            <w:pPr>
              <w:pStyle w:val="NoSpacing"/>
            </w:pPr>
            <w:r>
              <w:t>MX100485</w:t>
            </w:r>
          </w:p>
        </w:tc>
        <w:tc>
          <w:tcPr>
            <w:tcW w:w="329" w:type="pct"/>
            <w:vAlign w:val="center"/>
          </w:tcPr>
          <w:p w14:paraId="3D9E523B" w14:textId="45078B1C" w:rsidR="001F188D" w:rsidRDefault="001F188D" w:rsidP="00B019A9">
            <w:pPr>
              <w:pStyle w:val="NoSpacing"/>
            </w:pPr>
            <w:r>
              <w:t>S</w:t>
            </w:r>
          </w:p>
        </w:tc>
        <w:tc>
          <w:tcPr>
            <w:tcW w:w="1867" w:type="pct"/>
            <w:vAlign w:val="center"/>
          </w:tcPr>
          <w:p w14:paraId="7DC5865C" w14:textId="05A147D2" w:rsidR="001F188D" w:rsidRPr="00881790" w:rsidRDefault="006C6A69"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Spring scale</w:t>
            </w:r>
            <w:r w:rsidR="003E54D5" w:rsidRPr="00881790">
              <w:rPr>
                <w:color w:val="000000" w:themeColor="text1"/>
              </w:rPr>
              <w:t xml:space="preserve"> (optional)</w:t>
            </w:r>
            <w:r w:rsidRPr="00881790">
              <w:rPr>
                <w:color w:val="000000" w:themeColor="text1"/>
              </w:rPr>
              <w:t>, 300g max</w:t>
            </w:r>
          </w:p>
        </w:tc>
        <w:tc>
          <w:tcPr>
            <w:tcW w:w="1435" w:type="pct"/>
            <w:vAlign w:val="center"/>
          </w:tcPr>
          <w:p w14:paraId="1DC06AF7" w14:textId="76AF0902" w:rsidR="001F188D" w:rsidRDefault="003E54D5" w:rsidP="003E54D5">
            <w:pPr>
              <w:pStyle w:val="NoSpacing"/>
            </w:pPr>
            <w:r>
              <w:t>Weighing</w:t>
            </w:r>
            <w:r w:rsidR="001F188D">
              <w:t xml:space="preserve"> soil</w:t>
            </w:r>
            <w:r>
              <w:t xml:space="preserve"> samples</w:t>
            </w:r>
          </w:p>
        </w:tc>
        <w:tc>
          <w:tcPr>
            <w:tcW w:w="432" w:type="pct"/>
            <w:vAlign w:val="center"/>
          </w:tcPr>
          <w:p w14:paraId="79D43CCD" w14:textId="15B66494" w:rsidR="001F188D" w:rsidRDefault="001F188D" w:rsidP="004F331D">
            <w:pPr>
              <w:pStyle w:val="NoSpacing"/>
            </w:pPr>
            <w:r>
              <w:t>1</w:t>
            </w:r>
          </w:p>
        </w:tc>
        <w:tc>
          <w:tcPr>
            <w:tcW w:w="298" w:type="pct"/>
            <w:vAlign w:val="center"/>
          </w:tcPr>
          <w:p w14:paraId="5E2D71B7" w14:textId="113D2BF4" w:rsidR="001F188D" w:rsidRDefault="001F188D" w:rsidP="004F331D">
            <w:pPr>
              <w:pStyle w:val="NoSpacing"/>
            </w:pPr>
            <w:r>
              <w:t>N</w:t>
            </w:r>
          </w:p>
        </w:tc>
      </w:tr>
      <w:tr w:rsidR="003E54D5" w:rsidRPr="00012EFC" w14:paraId="1322BF35" w14:textId="77777777" w:rsidTr="00F505EC">
        <w:trPr>
          <w:cantSplit/>
        </w:trPr>
        <w:tc>
          <w:tcPr>
            <w:tcW w:w="639" w:type="pct"/>
            <w:vAlign w:val="center"/>
          </w:tcPr>
          <w:p w14:paraId="3C9CC768" w14:textId="77777777" w:rsidR="003E54D5" w:rsidRDefault="003E54D5" w:rsidP="00B019A9">
            <w:pPr>
              <w:pStyle w:val="NoSpacing"/>
            </w:pPr>
          </w:p>
        </w:tc>
        <w:tc>
          <w:tcPr>
            <w:tcW w:w="329" w:type="pct"/>
            <w:vAlign w:val="center"/>
          </w:tcPr>
          <w:p w14:paraId="659AC376" w14:textId="6C8F60A9" w:rsidR="003E54D5" w:rsidRDefault="003E54D5" w:rsidP="00B019A9">
            <w:pPr>
              <w:pStyle w:val="NoSpacing"/>
            </w:pPr>
            <w:r>
              <w:t>S</w:t>
            </w:r>
          </w:p>
        </w:tc>
        <w:tc>
          <w:tcPr>
            <w:tcW w:w="1867" w:type="pct"/>
            <w:vAlign w:val="center"/>
          </w:tcPr>
          <w:p w14:paraId="7D49682B" w14:textId="537C26B5" w:rsidR="003E54D5" w:rsidRPr="00881790" w:rsidRDefault="003E54D5"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Trowel</w:t>
            </w:r>
          </w:p>
        </w:tc>
        <w:tc>
          <w:tcPr>
            <w:tcW w:w="1435" w:type="pct"/>
            <w:vAlign w:val="center"/>
          </w:tcPr>
          <w:p w14:paraId="042E45D1" w14:textId="5CE5DC92" w:rsidR="003E54D5" w:rsidRDefault="003E54D5" w:rsidP="00B019A9">
            <w:pPr>
              <w:pStyle w:val="NoSpacing"/>
            </w:pPr>
            <w:r>
              <w:t>Remove soil core</w:t>
            </w:r>
          </w:p>
        </w:tc>
        <w:tc>
          <w:tcPr>
            <w:tcW w:w="432" w:type="pct"/>
            <w:vAlign w:val="center"/>
          </w:tcPr>
          <w:p w14:paraId="7E3910B4" w14:textId="794BBFAD" w:rsidR="003E54D5" w:rsidRDefault="003E54D5" w:rsidP="004F331D">
            <w:pPr>
              <w:pStyle w:val="NoSpacing"/>
            </w:pPr>
            <w:r>
              <w:t>1</w:t>
            </w:r>
          </w:p>
        </w:tc>
        <w:tc>
          <w:tcPr>
            <w:tcW w:w="298" w:type="pct"/>
            <w:vAlign w:val="center"/>
          </w:tcPr>
          <w:p w14:paraId="6E42C8EB" w14:textId="6A054C9A" w:rsidR="003E54D5" w:rsidRDefault="003E54D5" w:rsidP="004F331D">
            <w:pPr>
              <w:pStyle w:val="NoSpacing"/>
            </w:pPr>
            <w:r>
              <w:t>N</w:t>
            </w:r>
          </w:p>
        </w:tc>
      </w:tr>
      <w:tr w:rsidR="003E54D5" w:rsidRPr="00012EFC" w14:paraId="34FAF08E" w14:textId="77777777" w:rsidTr="003E54D5">
        <w:trPr>
          <w:cantSplit/>
        </w:trPr>
        <w:tc>
          <w:tcPr>
            <w:tcW w:w="639" w:type="pct"/>
            <w:vAlign w:val="center"/>
          </w:tcPr>
          <w:p w14:paraId="19E2FFCF" w14:textId="77777777" w:rsidR="003E54D5" w:rsidRDefault="003E54D5" w:rsidP="00B019A9">
            <w:pPr>
              <w:pStyle w:val="NoSpacing"/>
            </w:pPr>
          </w:p>
        </w:tc>
        <w:tc>
          <w:tcPr>
            <w:tcW w:w="329" w:type="pct"/>
            <w:vAlign w:val="center"/>
          </w:tcPr>
          <w:p w14:paraId="347C79CC" w14:textId="70A2CDCE" w:rsidR="003E54D5" w:rsidDel="003E54D5" w:rsidRDefault="00F505EC" w:rsidP="00B019A9">
            <w:pPr>
              <w:pStyle w:val="NoSpacing"/>
            </w:pPr>
            <w:r>
              <w:t>S</w:t>
            </w:r>
          </w:p>
        </w:tc>
        <w:tc>
          <w:tcPr>
            <w:tcW w:w="1867" w:type="pct"/>
            <w:vAlign w:val="center"/>
          </w:tcPr>
          <w:p w14:paraId="26595988" w14:textId="7FA07750" w:rsidR="003E54D5" w:rsidRPr="00881790" w:rsidRDefault="003E54D5" w:rsidP="00B019A9">
            <w:pPr>
              <w:pStyle w:val="NoSpacing"/>
              <w:keepNext/>
              <w:keepLines/>
              <w:numPr>
                <w:ilvl w:val="6"/>
                <w:numId w:val="44"/>
              </w:numPr>
              <w:spacing w:before="240"/>
              <w:contextualSpacing/>
              <w:jc w:val="both"/>
              <w:outlineLvl w:val="6"/>
              <w:rPr>
                <w:color w:val="000000" w:themeColor="text1"/>
              </w:rPr>
            </w:pPr>
            <w:r w:rsidRPr="00881790">
              <w:rPr>
                <w:color w:val="000000" w:themeColor="text1"/>
              </w:rPr>
              <w:t>Chaining pin (optional)</w:t>
            </w:r>
          </w:p>
        </w:tc>
        <w:tc>
          <w:tcPr>
            <w:tcW w:w="1435" w:type="pct"/>
            <w:vAlign w:val="center"/>
          </w:tcPr>
          <w:p w14:paraId="4CCC88C1" w14:textId="70B07DE2" w:rsidR="003E54D5" w:rsidRDefault="003E54D5" w:rsidP="00B019A9">
            <w:pPr>
              <w:pStyle w:val="NoSpacing"/>
            </w:pPr>
            <w:r>
              <w:t>Probing soil depth</w:t>
            </w:r>
          </w:p>
        </w:tc>
        <w:tc>
          <w:tcPr>
            <w:tcW w:w="432" w:type="pct"/>
            <w:vAlign w:val="center"/>
          </w:tcPr>
          <w:p w14:paraId="5DA71F7D" w14:textId="05D62309" w:rsidR="003E54D5" w:rsidRDefault="00F505EC" w:rsidP="004F331D">
            <w:pPr>
              <w:pStyle w:val="NoSpacing"/>
            </w:pPr>
            <w:r>
              <w:t>1</w:t>
            </w:r>
          </w:p>
        </w:tc>
        <w:tc>
          <w:tcPr>
            <w:tcW w:w="298" w:type="pct"/>
            <w:vAlign w:val="center"/>
          </w:tcPr>
          <w:p w14:paraId="6F6FF445" w14:textId="20D5CE9F" w:rsidR="003E54D5" w:rsidRDefault="00F505EC" w:rsidP="004F331D">
            <w:pPr>
              <w:pStyle w:val="NoSpacing"/>
            </w:pPr>
            <w:r>
              <w:t>N</w:t>
            </w:r>
          </w:p>
        </w:tc>
      </w:tr>
      <w:tr w:rsidR="003E54D5" w:rsidRPr="00012EFC" w14:paraId="0BE7DC6E" w14:textId="77777777" w:rsidTr="00F505EC">
        <w:trPr>
          <w:cantSplit/>
        </w:trPr>
        <w:tc>
          <w:tcPr>
            <w:tcW w:w="639" w:type="pct"/>
            <w:vAlign w:val="center"/>
          </w:tcPr>
          <w:p w14:paraId="75EDE9B4" w14:textId="77777777" w:rsidR="003E54D5" w:rsidRDefault="003E54D5" w:rsidP="00B019A9">
            <w:pPr>
              <w:pStyle w:val="NoSpacing"/>
            </w:pPr>
          </w:p>
        </w:tc>
        <w:tc>
          <w:tcPr>
            <w:tcW w:w="329" w:type="pct"/>
            <w:vAlign w:val="center"/>
          </w:tcPr>
          <w:p w14:paraId="432B839E" w14:textId="3F5171D2" w:rsidR="003E54D5" w:rsidDel="003E54D5" w:rsidRDefault="00F505EC" w:rsidP="00B019A9">
            <w:pPr>
              <w:pStyle w:val="NoSpacing"/>
            </w:pPr>
            <w:r>
              <w:t>S</w:t>
            </w:r>
          </w:p>
        </w:tc>
        <w:tc>
          <w:tcPr>
            <w:tcW w:w="1867" w:type="pct"/>
            <w:vAlign w:val="center"/>
          </w:tcPr>
          <w:p w14:paraId="77652D85" w14:textId="3E8712DE" w:rsidR="003E54D5" w:rsidRPr="00881790" w:rsidRDefault="003E54D5" w:rsidP="00B019A9">
            <w:pPr>
              <w:pStyle w:val="NoSpacing"/>
              <w:keepNext/>
              <w:keepLines/>
              <w:numPr>
                <w:ilvl w:val="3"/>
                <w:numId w:val="44"/>
              </w:numPr>
              <w:spacing w:before="240"/>
              <w:contextualSpacing/>
              <w:jc w:val="both"/>
              <w:outlineLvl w:val="3"/>
              <w:rPr>
                <w:color w:val="000000" w:themeColor="text1"/>
              </w:rPr>
            </w:pPr>
            <w:r w:rsidRPr="00881790">
              <w:rPr>
                <w:color w:val="000000" w:themeColor="text1"/>
              </w:rPr>
              <w:t>Strap wrench</w:t>
            </w:r>
          </w:p>
        </w:tc>
        <w:tc>
          <w:tcPr>
            <w:tcW w:w="1435" w:type="pct"/>
            <w:vAlign w:val="center"/>
          </w:tcPr>
          <w:p w14:paraId="7F904172" w14:textId="52CDD1F3" w:rsidR="003E54D5" w:rsidRDefault="003E54D5" w:rsidP="00B019A9">
            <w:pPr>
              <w:pStyle w:val="NoSpacing"/>
            </w:pPr>
            <w:r>
              <w:t>Opening stuck core barrels, only needed for certain coring devices</w:t>
            </w:r>
          </w:p>
        </w:tc>
        <w:tc>
          <w:tcPr>
            <w:tcW w:w="432" w:type="pct"/>
            <w:vAlign w:val="center"/>
          </w:tcPr>
          <w:p w14:paraId="5C2BB59D" w14:textId="456471B1" w:rsidR="003E54D5" w:rsidRDefault="00F505EC" w:rsidP="004F331D">
            <w:pPr>
              <w:pStyle w:val="NoSpacing"/>
            </w:pPr>
            <w:r>
              <w:t>1</w:t>
            </w:r>
          </w:p>
        </w:tc>
        <w:tc>
          <w:tcPr>
            <w:tcW w:w="298" w:type="pct"/>
            <w:vAlign w:val="center"/>
          </w:tcPr>
          <w:p w14:paraId="13E323FA" w14:textId="29835F0E" w:rsidR="003E54D5" w:rsidRDefault="00F505EC" w:rsidP="004F331D">
            <w:pPr>
              <w:pStyle w:val="NoSpacing"/>
            </w:pPr>
            <w:r>
              <w:t>N</w:t>
            </w:r>
          </w:p>
        </w:tc>
      </w:tr>
      <w:tr w:rsidR="003E54D5" w:rsidRPr="00012EFC" w14:paraId="48B1CAF2" w14:textId="77777777" w:rsidTr="00F505EC">
        <w:trPr>
          <w:cantSplit/>
        </w:trPr>
        <w:tc>
          <w:tcPr>
            <w:tcW w:w="639" w:type="pct"/>
            <w:vAlign w:val="center"/>
          </w:tcPr>
          <w:p w14:paraId="703AFB57" w14:textId="77777777" w:rsidR="003E54D5" w:rsidRDefault="003E54D5" w:rsidP="00B019A9">
            <w:pPr>
              <w:pStyle w:val="NoSpacing"/>
            </w:pPr>
          </w:p>
        </w:tc>
        <w:tc>
          <w:tcPr>
            <w:tcW w:w="329" w:type="pct"/>
            <w:vAlign w:val="center"/>
          </w:tcPr>
          <w:p w14:paraId="21C93810" w14:textId="774251FE" w:rsidR="003E54D5" w:rsidRDefault="003E54D5" w:rsidP="00B019A9">
            <w:pPr>
              <w:pStyle w:val="NoSpacing"/>
            </w:pPr>
          </w:p>
        </w:tc>
        <w:tc>
          <w:tcPr>
            <w:tcW w:w="1867" w:type="pct"/>
            <w:vAlign w:val="center"/>
          </w:tcPr>
          <w:p w14:paraId="3F78703D" w14:textId="46506E1E" w:rsidR="003E54D5" w:rsidRPr="00881790" w:rsidRDefault="003E54D5" w:rsidP="003B2B70">
            <w:pPr>
              <w:pStyle w:val="NoSpacing"/>
              <w:keepNext/>
              <w:keepLines/>
              <w:spacing w:before="240"/>
              <w:contextualSpacing/>
              <w:jc w:val="both"/>
              <w:outlineLvl w:val="6"/>
              <w:rPr>
                <w:color w:val="000000" w:themeColor="text1"/>
              </w:rPr>
            </w:pPr>
            <w:r w:rsidRPr="00881790">
              <w:rPr>
                <w:color w:val="000000" w:themeColor="text1"/>
              </w:rPr>
              <w:t>Toothbrush or toilet brush</w:t>
            </w:r>
          </w:p>
        </w:tc>
        <w:tc>
          <w:tcPr>
            <w:tcW w:w="1435" w:type="pct"/>
            <w:vAlign w:val="center"/>
          </w:tcPr>
          <w:p w14:paraId="0A76B75E" w14:textId="169D3DA8" w:rsidR="003E54D5" w:rsidRDefault="003E54D5" w:rsidP="00B019A9">
            <w:pPr>
              <w:pStyle w:val="NoSpacing"/>
            </w:pPr>
            <w:r>
              <w:t>Cleaning soil from core barrel and threads after sampling</w:t>
            </w:r>
          </w:p>
        </w:tc>
        <w:tc>
          <w:tcPr>
            <w:tcW w:w="432" w:type="pct"/>
            <w:vAlign w:val="center"/>
          </w:tcPr>
          <w:p w14:paraId="07655783" w14:textId="295317D2" w:rsidR="003E54D5" w:rsidRDefault="003E54D5" w:rsidP="004F331D">
            <w:pPr>
              <w:pStyle w:val="NoSpacing"/>
            </w:pPr>
            <w:r>
              <w:t>1</w:t>
            </w:r>
          </w:p>
        </w:tc>
        <w:tc>
          <w:tcPr>
            <w:tcW w:w="298" w:type="pct"/>
            <w:vAlign w:val="center"/>
          </w:tcPr>
          <w:p w14:paraId="55DADF35" w14:textId="73C59932" w:rsidR="003E54D5" w:rsidRDefault="003E54D5" w:rsidP="004F331D">
            <w:pPr>
              <w:pStyle w:val="NoSpacing"/>
            </w:pPr>
            <w:r>
              <w:t>N</w:t>
            </w:r>
          </w:p>
        </w:tc>
      </w:tr>
      <w:tr w:rsidR="003E54D5" w:rsidRPr="00012EFC" w14:paraId="52F1B64F" w14:textId="77777777" w:rsidTr="00F505EC">
        <w:trPr>
          <w:cantSplit/>
        </w:trPr>
        <w:tc>
          <w:tcPr>
            <w:tcW w:w="5000" w:type="pct"/>
            <w:gridSpan w:val="6"/>
            <w:shd w:val="clear" w:color="auto" w:fill="D9D9D9" w:themeFill="background1" w:themeFillShade="D9"/>
            <w:vAlign w:val="center"/>
          </w:tcPr>
          <w:p w14:paraId="67C385D2" w14:textId="77777777" w:rsidR="003E54D5" w:rsidRPr="00881790" w:rsidRDefault="003E54D5" w:rsidP="00293342">
            <w:pPr>
              <w:pStyle w:val="NoSpacing"/>
              <w:jc w:val="center"/>
              <w:rPr>
                <w:b/>
                <w:color w:val="000000" w:themeColor="text1"/>
              </w:rPr>
            </w:pPr>
            <w:r w:rsidRPr="00881790">
              <w:rPr>
                <w:b/>
                <w:color w:val="000000" w:themeColor="text1"/>
              </w:rPr>
              <w:t>Consumable items</w:t>
            </w:r>
          </w:p>
        </w:tc>
      </w:tr>
      <w:tr w:rsidR="003E54D5" w:rsidRPr="00012EFC" w14:paraId="33DFBB14" w14:textId="77777777" w:rsidTr="00F505EC">
        <w:trPr>
          <w:cantSplit/>
        </w:trPr>
        <w:tc>
          <w:tcPr>
            <w:tcW w:w="639" w:type="pct"/>
            <w:vAlign w:val="center"/>
          </w:tcPr>
          <w:p w14:paraId="0C05006D" w14:textId="77777777" w:rsidR="003E54D5" w:rsidRDefault="003E54D5" w:rsidP="00B019A9">
            <w:pPr>
              <w:pStyle w:val="NoSpacing"/>
            </w:pPr>
          </w:p>
        </w:tc>
        <w:tc>
          <w:tcPr>
            <w:tcW w:w="329" w:type="pct"/>
            <w:vAlign w:val="center"/>
          </w:tcPr>
          <w:p w14:paraId="36EE0D7F" w14:textId="77777777" w:rsidR="003E54D5" w:rsidRDefault="003E54D5" w:rsidP="00B019A9">
            <w:pPr>
              <w:pStyle w:val="NoSpacing"/>
            </w:pPr>
            <w:r>
              <w:t>R</w:t>
            </w:r>
          </w:p>
        </w:tc>
        <w:tc>
          <w:tcPr>
            <w:tcW w:w="1867" w:type="pct"/>
            <w:vAlign w:val="center"/>
          </w:tcPr>
          <w:p w14:paraId="658887F1" w14:textId="27178A78" w:rsidR="003E54D5" w:rsidRPr="00881790" w:rsidRDefault="003E54D5" w:rsidP="00B019A9">
            <w:pPr>
              <w:pStyle w:val="NoSpacing"/>
              <w:rPr>
                <w:color w:val="000000" w:themeColor="text1"/>
              </w:rPr>
            </w:pPr>
            <w:r w:rsidRPr="00881790">
              <w:rPr>
                <w:color w:val="000000" w:themeColor="text1"/>
              </w:rPr>
              <w:t>Deionized/distilled water</w:t>
            </w:r>
          </w:p>
        </w:tc>
        <w:tc>
          <w:tcPr>
            <w:tcW w:w="1435" w:type="pct"/>
            <w:vAlign w:val="center"/>
          </w:tcPr>
          <w:p w14:paraId="41D41B57" w14:textId="77777777" w:rsidR="003E54D5" w:rsidRDefault="003E54D5" w:rsidP="00B019A9">
            <w:pPr>
              <w:pStyle w:val="NoSpacing"/>
            </w:pPr>
            <w:r>
              <w:t>Rinse soil from equipment</w:t>
            </w:r>
          </w:p>
        </w:tc>
        <w:tc>
          <w:tcPr>
            <w:tcW w:w="432" w:type="pct"/>
            <w:vAlign w:val="center"/>
          </w:tcPr>
          <w:p w14:paraId="0129BCF0" w14:textId="77777777" w:rsidR="003E54D5" w:rsidRDefault="003E54D5" w:rsidP="004F331D">
            <w:pPr>
              <w:pStyle w:val="NoSpacing"/>
            </w:pPr>
            <w:r>
              <w:t>2 liters</w:t>
            </w:r>
          </w:p>
        </w:tc>
        <w:tc>
          <w:tcPr>
            <w:tcW w:w="298" w:type="pct"/>
            <w:vAlign w:val="center"/>
          </w:tcPr>
          <w:p w14:paraId="3941FEFB" w14:textId="77777777" w:rsidR="003E54D5" w:rsidRDefault="003E54D5" w:rsidP="004F331D">
            <w:pPr>
              <w:pStyle w:val="NoSpacing"/>
            </w:pPr>
            <w:r>
              <w:t>N</w:t>
            </w:r>
          </w:p>
        </w:tc>
      </w:tr>
      <w:tr w:rsidR="003E54D5" w:rsidRPr="00012EFC" w14:paraId="0F71B067" w14:textId="77777777" w:rsidTr="00F505EC">
        <w:trPr>
          <w:cantSplit/>
        </w:trPr>
        <w:tc>
          <w:tcPr>
            <w:tcW w:w="639" w:type="pct"/>
            <w:vAlign w:val="center"/>
          </w:tcPr>
          <w:p w14:paraId="2918AFAE" w14:textId="77777777" w:rsidR="003E54D5" w:rsidRDefault="003E54D5" w:rsidP="00B019A9">
            <w:pPr>
              <w:pStyle w:val="NoSpacing"/>
            </w:pPr>
            <w:r>
              <w:t>MX100212</w:t>
            </w:r>
          </w:p>
        </w:tc>
        <w:tc>
          <w:tcPr>
            <w:tcW w:w="329" w:type="pct"/>
            <w:vAlign w:val="center"/>
          </w:tcPr>
          <w:p w14:paraId="33186FA4" w14:textId="77777777" w:rsidR="003E54D5" w:rsidRDefault="003E54D5" w:rsidP="00B019A9">
            <w:pPr>
              <w:pStyle w:val="NoSpacing"/>
            </w:pPr>
            <w:r>
              <w:t>R</w:t>
            </w:r>
          </w:p>
        </w:tc>
        <w:tc>
          <w:tcPr>
            <w:tcW w:w="1867" w:type="pct"/>
            <w:vAlign w:val="center"/>
          </w:tcPr>
          <w:p w14:paraId="4B7FC0B7" w14:textId="77777777" w:rsidR="003E54D5" w:rsidRPr="00881790" w:rsidRDefault="003E54D5" w:rsidP="00B019A9">
            <w:pPr>
              <w:pStyle w:val="NoSpacing"/>
              <w:rPr>
                <w:color w:val="000000" w:themeColor="text1"/>
              </w:rPr>
            </w:pPr>
            <w:r w:rsidRPr="00881790">
              <w:rPr>
                <w:color w:val="000000" w:themeColor="text1"/>
              </w:rPr>
              <w:t>Dry ice, pelletized</w:t>
            </w:r>
          </w:p>
        </w:tc>
        <w:tc>
          <w:tcPr>
            <w:tcW w:w="1435" w:type="pct"/>
            <w:vAlign w:val="center"/>
          </w:tcPr>
          <w:p w14:paraId="7F111A06" w14:textId="77777777" w:rsidR="003E54D5" w:rsidRDefault="003E54D5" w:rsidP="00B019A9">
            <w:pPr>
              <w:pStyle w:val="NoSpacing"/>
            </w:pPr>
            <w:r>
              <w:t>Freeze soil microbial subsamples</w:t>
            </w:r>
          </w:p>
        </w:tc>
        <w:tc>
          <w:tcPr>
            <w:tcW w:w="432" w:type="pct"/>
            <w:vAlign w:val="center"/>
          </w:tcPr>
          <w:p w14:paraId="4E204773" w14:textId="77777777" w:rsidR="003E54D5" w:rsidRDefault="003E54D5" w:rsidP="004F331D">
            <w:pPr>
              <w:pStyle w:val="NoSpacing"/>
            </w:pPr>
            <w:r>
              <w:t>20 pounds</w:t>
            </w:r>
          </w:p>
        </w:tc>
        <w:tc>
          <w:tcPr>
            <w:tcW w:w="298" w:type="pct"/>
            <w:vAlign w:val="center"/>
          </w:tcPr>
          <w:p w14:paraId="4761D693" w14:textId="77777777" w:rsidR="003E54D5" w:rsidRDefault="003E54D5" w:rsidP="004F331D">
            <w:pPr>
              <w:pStyle w:val="NoSpacing"/>
            </w:pPr>
            <w:r>
              <w:t>Y</w:t>
            </w:r>
          </w:p>
        </w:tc>
      </w:tr>
      <w:tr w:rsidR="003E54D5" w:rsidRPr="00012EFC" w14:paraId="32DFBAFD" w14:textId="77777777" w:rsidTr="00F505EC">
        <w:trPr>
          <w:cantSplit/>
        </w:trPr>
        <w:tc>
          <w:tcPr>
            <w:tcW w:w="639" w:type="pct"/>
            <w:vAlign w:val="center"/>
          </w:tcPr>
          <w:p w14:paraId="2425FF81" w14:textId="77777777" w:rsidR="003E54D5" w:rsidRDefault="003E54D5" w:rsidP="00B019A9">
            <w:pPr>
              <w:pStyle w:val="NoSpacing"/>
            </w:pPr>
          </w:p>
        </w:tc>
        <w:tc>
          <w:tcPr>
            <w:tcW w:w="329" w:type="pct"/>
            <w:vAlign w:val="center"/>
          </w:tcPr>
          <w:p w14:paraId="60C7B89A" w14:textId="77777777" w:rsidR="003E54D5" w:rsidRDefault="003E54D5" w:rsidP="00B019A9">
            <w:pPr>
              <w:pStyle w:val="NoSpacing"/>
            </w:pPr>
            <w:r>
              <w:t>S</w:t>
            </w:r>
          </w:p>
        </w:tc>
        <w:tc>
          <w:tcPr>
            <w:tcW w:w="1867" w:type="pct"/>
            <w:vAlign w:val="center"/>
          </w:tcPr>
          <w:p w14:paraId="6901C362" w14:textId="1054D3F6" w:rsidR="003E54D5" w:rsidRPr="00881790" w:rsidRDefault="003E54D5" w:rsidP="00B019A9">
            <w:pPr>
              <w:pStyle w:val="NoSpacing"/>
              <w:rPr>
                <w:color w:val="000000" w:themeColor="text1"/>
              </w:rPr>
            </w:pPr>
            <w:r w:rsidRPr="00881790">
              <w:rPr>
                <w:color w:val="000000" w:themeColor="text1"/>
              </w:rPr>
              <w:t>Paper towels</w:t>
            </w:r>
          </w:p>
        </w:tc>
        <w:tc>
          <w:tcPr>
            <w:tcW w:w="1435" w:type="pct"/>
            <w:vAlign w:val="center"/>
          </w:tcPr>
          <w:p w14:paraId="03B185D5" w14:textId="77777777" w:rsidR="003E54D5" w:rsidRDefault="003E54D5" w:rsidP="00B019A9">
            <w:pPr>
              <w:pStyle w:val="NoSpacing"/>
            </w:pPr>
            <w:r>
              <w:t>Remove debris from soil sampling equipment</w:t>
            </w:r>
          </w:p>
        </w:tc>
        <w:tc>
          <w:tcPr>
            <w:tcW w:w="432" w:type="pct"/>
            <w:vAlign w:val="center"/>
          </w:tcPr>
          <w:p w14:paraId="4C680030" w14:textId="77777777" w:rsidR="003E54D5" w:rsidRDefault="003E54D5" w:rsidP="004F331D">
            <w:pPr>
              <w:pStyle w:val="NoSpacing"/>
            </w:pPr>
            <w:r>
              <w:t>1 box or 2 cloths</w:t>
            </w:r>
          </w:p>
        </w:tc>
        <w:tc>
          <w:tcPr>
            <w:tcW w:w="298" w:type="pct"/>
            <w:vAlign w:val="center"/>
          </w:tcPr>
          <w:p w14:paraId="4CDC1A09" w14:textId="77777777" w:rsidR="003E54D5" w:rsidRDefault="003E54D5" w:rsidP="004F331D">
            <w:pPr>
              <w:pStyle w:val="NoSpacing"/>
            </w:pPr>
            <w:r>
              <w:t>N</w:t>
            </w:r>
          </w:p>
        </w:tc>
      </w:tr>
      <w:tr w:rsidR="003E54D5" w:rsidRPr="00012EFC" w14:paraId="321D9A40" w14:textId="77777777" w:rsidTr="00F505EC">
        <w:trPr>
          <w:cantSplit/>
        </w:trPr>
        <w:tc>
          <w:tcPr>
            <w:tcW w:w="639" w:type="pct"/>
            <w:vAlign w:val="center"/>
          </w:tcPr>
          <w:p w14:paraId="4C154F15" w14:textId="77777777" w:rsidR="003E54D5" w:rsidRDefault="003E54D5" w:rsidP="00B019A9">
            <w:pPr>
              <w:pStyle w:val="NoSpacing"/>
            </w:pPr>
          </w:p>
        </w:tc>
        <w:tc>
          <w:tcPr>
            <w:tcW w:w="329" w:type="pct"/>
            <w:vAlign w:val="center"/>
          </w:tcPr>
          <w:p w14:paraId="6887A3EE" w14:textId="77777777" w:rsidR="003E54D5" w:rsidRDefault="003E54D5" w:rsidP="00B019A9">
            <w:pPr>
              <w:pStyle w:val="NoSpacing"/>
            </w:pPr>
            <w:r>
              <w:t>R</w:t>
            </w:r>
          </w:p>
        </w:tc>
        <w:tc>
          <w:tcPr>
            <w:tcW w:w="1867" w:type="pct"/>
            <w:vAlign w:val="center"/>
          </w:tcPr>
          <w:p w14:paraId="36A8D05B" w14:textId="77777777" w:rsidR="003E54D5" w:rsidRPr="00881790" w:rsidRDefault="003E54D5" w:rsidP="00B019A9">
            <w:pPr>
              <w:pStyle w:val="NoSpacing"/>
              <w:rPr>
                <w:color w:val="000000" w:themeColor="text1"/>
              </w:rPr>
            </w:pPr>
            <w:r w:rsidRPr="00881790">
              <w:rPr>
                <w:color w:val="000000" w:themeColor="text1"/>
              </w:rPr>
              <w:t>Permanent marker, fine tip</w:t>
            </w:r>
          </w:p>
        </w:tc>
        <w:tc>
          <w:tcPr>
            <w:tcW w:w="1435" w:type="pct"/>
            <w:vAlign w:val="center"/>
          </w:tcPr>
          <w:p w14:paraId="054E064F" w14:textId="77777777" w:rsidR="003E54D5" w:rsidRDefault="003E54D5" w:rsidP="00B019A9">
            <w:pPr>
              <w:pStyle w:val="NoSpacing"/>
            </w:pPr>
            <w:r>
              <w:t>Label sample bag</w:t>
            </w:r>
          </w:p>
        </w:tc>
        <w:tc>
          <w:tcPr>
            <w:tcW w:w="432" w:type="pct"/>
            <w:vAlign w:val="center"/>
          </w:tcPr>
          <w:p w14:paraId="1D54B09C" w14:textId="77777777" w:rsidR="003E54D5" w:rsidRDefault="003E54D5" w:rsidP="004F331D">
            <w:pPr>
              <w:pStyle w:val="NoSpacing"/>
            </w:pPr>
            <w:r>
              <w:t>3</w:t>
            </w:r>
          </w:p>
        </w:tc>
        <w:tc>
          <w:tcPr>
            <w:tcW w:w="298" w:type="pct"/>
            <w:vAlign w:val="center"/>
          </w:tcPr>
          <w:p w14:paraId="55081515" w14:textId="77777777" w:rsidR="003E54D5" w:rsidRDefault="003E54D5" w:rsidP="004F331D">
            <w:pPr>
              <w:pStyle w:val="NoSpacing"/>
            </w:pPr>
            <w:r>
              <w:t>N</w:t>
            </w:r>
          </w:p>
        </w:tc>
      </w:tr>
      <w:tr w:rsidR="003E54D5" w:rsidRPr="00012EFC" w14:paraId="38CE4EA2" w14:textId="77777777" w:rsidTr="00F505EC">
        <w:trPr>
          <w:cantSplit/>
        </w:trPr>
        <w:tc>
          <w:tcPr>
            <w:tcW w:w="639" w:type="pct"/>
            <w:vAlign w:val="center"/>
          </w:tcPr>
          <w:p w14:paraId="34B35800" w14:textId="77777777" w:rsidR="003E54D5" w:rsidRDefault="003E54D5" w:rsidP="00B019A9">
            <w:pPr>
              <w:pStyle w:val="NoSpacing"/>
              <w:rPr>
                <w:color w:val="9C0006"/>
              </w:rPr>
            </w:pPr>
            <w:r>
              <w:rPr>
                <w:color w:val="9C0006"/>
              </w:rPr>
              <w:t> </w:t>
            </w:r>
          </w:p>
        </w:tc>
        <w:tc>
          <w:tcPr>
            <w:tcW w:w="329" w:type="pct"/>
            <w:vAlign w:val="center"/>
          </w:tcPr>
          <w:p w14:paraId="5F43CE2A" w14:textId="77777777" w:rsidR="003E54D5" w:rsidRDefault="003E54D5" w:rsidP="00B019A9">
            <w:pPr>
              <w:pStyle w:val="NoSpacing"/>
            </w:pPr>
            <w:r>
              <w:t>R</w:t>
            </w:r>
          </w:p>
        </w:tc>
        <w:tc>
          <w:tcPr>
            <w:tcW w:w="1867" w:type="pct"/>
            <w:vAlign w:val="center"/>
          </w:tcPr>
          <w:p w14:paraId="47491D1D" w14:textId="77777777" w:rsidR="003E54D5" w:rsidRPr="00881790" w:rsidRDefault="003E54D5" w:rsidP="00B019A9">
            <w:pPr>
              <w:pStyle w:val="NoSpacing"/>
              <w:rPr>
                <w:color w:val="000000" w:themeColor="text1"/>
              </w:rPr>
            </w:pPr>
            <w:r w:rsidRPr="00881790">
              <w:rPr>
                <w:color w:val="000000" w:themeColor="text1"/>
              </w:rPr>
              <w:t>Resealable freezer bag, 1 pint</w:t>
            </w:r>
          </w:p>
        </w:tc>
        <w:tc>
          <w:tcPr>
            <w:tcW w:w="1435" w:type="pct"/>
            <w:vAlign w:val="center"/>
          </w:tcPr>
          <w:p w14:paraId="5AEEC50A" w14:textId="77777777" w:rsidR="003E54D5" w:rsidRDefault="003E54D5" w:rsidP="00B019A9">
            <w:pPr>
              <w:pStyle w:val="NoSpacing"/>
            </w:pPr>
            <w:r>
              <w:t>Contain soil for microbial biomass analysis</w:t>
            </w:r>
          </w:p>
        </w:tc>
        <w:tc>
          <w:tcPr>
            <w:tcW w:w="432" w:type="pct"/>
            <w:vAlign w:val="center"/>
          </w:tcPr>
          <w:p w14:paraId="1509F2DE" w14:textId="77777777" w:rsidR="003E54D5" w:rsidRDefault="003E54D5" w:rsidP="004F331D">
            <w:pPr>
              <w:pStyle w:val="NoSpacing"/>
            </w:pPr>
            <w:r>
              <w:t>30</w:t>
            </w:r>
          </w:p>
        </w:tc>
        <w:tc>
          <w:tcPr>
            <w:tcW w:w="298" w:type="pct"/>
            <w:vAlign w:val="center"/>
          </w:tcPr>
          <w:p w14:paraId="39B6E725" w14:textId="77777777" w:rsidR="003E54D5" w:rsidRDefault="003E54D5" w:rsidP="004F331D">
            <w:pPr>
              <w:pStyle w:val="NoSpacing"/>
            </w:pPr>
            <w:r>
              <w:t>N</w:t>
            </w:r>
          </w:p>
        </w:tc>
      </w:tr>
      <w:tr w:rsidR="003E54D5" w:rsidRPr="00012EFC" w14:paraId="664A1F00" w14:textId="77777777" w:rsidTr="00F505EC">
        <w:trPr>
          <w:cantSplit/>
        </w:trPr>
        <w:tc>
          <w:tcPr>
            <w:tcW w:w="639" w:type="pct"/>
            <w:vAlign w:val="center"/>
          </w:tcPr>
          <w:p w14:paraId="5DAB6EAC" w14:textId="77777777" w:rsidR="003E54D5" w:rsidRDefault="003E54D5" w:rsidP="00B019A9">
            <w:pPr>
              <w:pStyle w:val="NoSpacing"/>
            </w:pPr>
            <w:r>
              <w:t>MX100592</w:t>
            </w:r>
          </w:p>
        </w:tc>
        <w:tc>
          <w:tcPr>
            <w:tcW w:w="329" w:type="pct"/>
            <w:vAlign w:val="center"/>
          </w:tcPr>
          <w:p w14:paraId="14C1A3D0" w14:textId="77777777" w:rsidR="003E54D5" w:rsidRDefault="003E54D5" w:rsidP="00B019A9">
            <w:pPr>
              <w:pStyle w:val="NoSpacing"/>
            </w:pPr>
            <w:r>
              <w:t>R</w:t>
            </w:r>
          </w:p>
        </w:tc>
        <w:tc>
          <w:tcPr>
            <w:tcW w:w="1867" w:type="pct"/>
            <w:vAlign w:val="center"/>
          </w:tcPr>
          <w:p w14:paraId="63B6288B" w14:textId="77777777" w:rsidR="003E54D5" w:rsidRPr="00881790" w:rsidRDefault="003E54D5" w:rsidP="00B019A9">
            <w:pPr>
              <w:pStyle w:val="NoSpacing"/>
              <w:rPr>
                <w:color w:val="000000" w:themeColor="text1"/>
              </w:rPr>
            </w:pPr>
            <w:r w:rsidRPr="00881790">
              <w:rPr>
                <w:color w:val="000000" w:themeColor="text1"/>
              </w:rPr>
              <w:t>Resealable plastic bag, 1 gal</w:t>
            </w:r>
          </w:p>
        </w:tc>
        <w:tc>
          <w:tcPr>
            <w:tcW w:w="1435" w:type="pct"/>
            <w:vAlign w:val="center"/>
          </w:tcPr>
          <w:p w14:paraId="5E3E4F5C" w14:textId="77777777" w:rsidR="003E54D5" w:rsidRDefault="003E54D5" w:rsidP="00B019A9">
            <w:pPr>
              <w:pStyle w:val="NoSpacing"/>
            </w:pPr>
            <w:r>
              <w:t>Collect and homogenize soils, contain soil samples for soil pH, moisture, biogeochemical stocks and stable isotope analysis</w:t>
            </w:r>
          </w:p>
        </w:tc>
        <w:tc>
          <w:tcPr>
            <w:tcW w:w="432" w:type="pct"/>
            <w:vAlign w:val="center"/>
          </w:tcPr>
          <w:p w14:paraId="177767B9" w14:textId="77777777" w:rsidR="003E54D5" w:rsidRDefault="003E54D5" w:rsidP="004F331D">
            <w:pPr>
              <w:pStyle w:val="NoSpacing"/>
            </w:pPr>
            <w:r>
              <w:t>2 boxes</w:t>
            </w:r>
          </w:p>
        </w:tc>
        <w:tc>
          <w:tcPr>
            <w:tcW w:w="298" w:type="pct"/>
            <w:vAlign w:val="center"/>
          </w:tcPr>
          <w:p w14:paraId="5AD2DBE1" w14:textId="77777777" w:rsidR="003E54D5" w:rsidRDefault="003E54D5" w:rsidP="004F331D">
            <w:pPr>
              <w:pStyle w:val="NoSpacing"/>
            </w:pPr>
            <w:r>
              <w:t>N</w:t>
            </w:r>
          </w:p>
        </w:tc>
      </w:tr>
      <w:tr w:rsidR="003E54D5" w:rsidRPr="00012EFC" w14:paraId="73C95629" w14:textId="77777777" w:rsidTr="00F505EC">
        <w:trPr>
          <w:cantSplit/>
        </w:trPr>
        <w:tc>
          <w:tcPr>
            <w:tcW w:w="639" w:type="pct"/>
            <w:vAlign w:val="center"/>
          </w:tcPr>
          <w:p w14:paraId="44944227" w14:textId="77777777" w:rsidR="003E54D5" w:rsidRDefault="003E54D5" w:rsidP="00B019A9">
            <w:pPr>
              <w:pStyle w:val="NoSpacing"/>
            </w:pPr>
          </w:p>
        </w:tc>
        <w:tc>
          <w:tcPr>
            <w:tcW w:w="329" w:type="pct"/>
            <w:vAlign w:val="center"/>
          </w:tcPr>
          <w:p w14:paraId="06BAB560" w14:textId="77777777" w:rsidR="003E54D5" w:rsidRDefault="003E54D5" w:rsidP="00B019A9">
            <w:pPr>
              <w:pStyle w:val="NoSpacing"/>
            </w:pPr>
            <w:r>
              <w:t>S</w:t>
            </w:r>
          </w:p>
        </w:tc>
        <w:tc>
          <w:tcPr>
            <w:tcW w:w="1867" w:type="pct"/>
            <w:vAlign w:val="center"/>
          </w:tcPr>
          <w:p w14:paraId="43CCEA3C" w14:textId="77777777" w:rsidR="003E54D5" w:rsidRPr="00881790" w:rsidRDefault="003E54D5" w:rsidP="00B019A9">
            <w:pPr>
              <w:pStyle w:val="NoSpacing"/>
              <w:rPr>
                <w:color w:val="000000" w:themeColor="text1"/>
              </w:rPr>
            </w:pPr>
            <w:r w:rsidRPr="00881790">
              <w:rPr>
                <w:color w:val="000000" w:themeColor="text1"/>
              </w:rPr>
              <w:t>Survey marking flag, PVC or fiberglass stake</w:t>
            </w:r>
          </w:p>
        </w:tc>
        <w:tc>
          <w:tcPr>
            <w:tcW w:w="1435" w:type="pct"/>
            <w:vAlign w:val="center"/>
          </w:tcPr>
          <w:p w14:paraId="2742C8C7" w14:textId="77777777" w:rsidR="003E54D5" w:rsidRDefault="003E54D5" w:rsidP="00B019A9">
            <w:pPr>
              <w:pStyle w:val="NoSpacing"/>
            </w:pPr>
            <w:r>
              <w:t>Flag soil sampling location</w:t>
            </w:r>
          </w:p>
        </w:tc>
        <w:tc>
          <w:tcPr>
            <w:tcW w:w="432" w:type="pct"/>
            <w:vAlign w:val="center"/>
          </w:tcPr>
          <w:p w14:paraId="481D50FC" w14:textId="77777777" w:rsidR="003E54D5" w:rsidRDefault="003E54D5" w:rsidP="004F331D">
            <w:pPr>
              <w:pStyle w:val="NoSpacing"/>
            </w:pPr>
            <w:r>
              <w:t>3</w:t>
            </w:r>
          </w:p>
        </w:tc>
        <w:tc>
          <w:tcPr>
            <w:tcW w:w="298" w:type="pct"/>
            <w:vAlign w:val="center"/>
          </w:tcPr>
          <w:p w14:paraId="27B8B375" w14:textId="77777777" w:rsidR="003E54D5" w:rsidRDefault="003E54D5" w:rsidP="004F331D">
            <w:pPr>
              <w:pStyle w:val="NoSpacing"/>
            </w:pPr>
            <w:r>
              <w:t>N</w:t>
            </w:r>
          </w:p>
        </w:tc>
      </w:tr>
      <w:tr w:rsidR="003E54D5" w:rsidRPr="00012EFC" w14:paraId="354B0D50" w14:textId="77777777" w:rsidTr="00F505EC">
        <w:trPr>
          <w:cantSplit/>
        </w:trPr>
        <w:tc>
          <w:tcPr>
            <w:tcW w:w="639" w:type="pct"/>
            <w:vAlign w:val="center"/>
          </w:tcPr>
          <w:p w14:paraId="0DFB47C0" w14:textId="77777777" w:rsidR="003E54D5" w:rsidRDefault="003E54D5" w:rsidP="00B019A9">
            <w:pPr>
              <w:pStyle w:val="NoSpacing"/>
            </w:pPr>
          </w:p>
        </w:tc>
        <w:tc>
          <w:tcPr>
            <w:tcW w:w="329" w:type="pct"/>
            <w:vAlign w:val="center"/>
          </w:tcPr>
          <w:p w14:paraId="7BFC56F4" w14:textId="77777777" w:rsidR="003E54D5" w:rsidRDefault="003E54D5" w:rsidP="00B019A9">
            <w:pPr>
              <w:pStyle w:val="NoSpacing"/>
            </w:pPr>
            <w:r>
              <w:t>S</w:t>
            </w:r>
          </w:p>
        </w:tc>
        <w:tc>
          <w:tcPr>
            <w:tcW w:w="1867" w:type="pct"/>
            <w:vAlign w:val="center"/>
          </w:tcPr>
          <w:p w14:paraId="1AA0D66A" w14:textId="77777777" w:rsidR="003E54D5" w:rsidRPr="00881790" w:rsidRDefault="003E54D5" w:rsidP="00B019A9">
            <w:pPr>
              <w:pStyle w:val="NoSpacing"/>
              <w:rPr>
                <w:color w:val="000000" w:themeColor="text1"/>
              </w:rPr>
            </w:pPr>
            <w:r w:rsidRPr="00881790">
              <w:rPr>
                <w:color w:val="000000" w:themeColor="text1"/>
              </w:rPr>
              <w:t>Trash bag</w:t>
            </w:r>
          </w:p>
        </w:tc>
        <w:tc>
          <w:tcPr>
            <w:tcW w:w="1435" w:type="pct"/>
            <w:vAlign w:val="center"/>
          </w:tcPr>
          <w:p w14:paraId="274E5915" w14:textId="77777777" w:rsidR="003E54D5" w:rsidRDefault="003E54D5" w:rsidP="00B019A9">
            <w:pPr>
              <w:pStyle w:val="NoSpacing"/>
            </w:pPr>
            <w:r>
              <w:t>Dispose of consumables</w:t>
            </w:r>
          </w:p>
        </w:tc>
        <w:tc>
          <w:tcPr>
            <w:tcW w:w="432" w:type="pct"/>
            <w:vAlign w:val="center"/>
          </w:tcPr>
          <w:p w14:paraId="03BC336E" w14:textId="77777777" w:rsidR="003E54D5" w:rsidRDefault="003E54D5" w:rsidP="004F331D">
            <w:pPr>
              <w:pStyle w:val="NoSpacing"/>
            </w:pPr>
            <w:r>
              <w:t>2</w:t>
            </w:r>
          </w:p>
        </w:tc>
        <w:tc>
          <w:tcPr>
            <w:tcW w:w="298" w:type="pct"/>
            <w:vAlign w:val="center"/>
          </w:tcPr>
          <w:p w14:paraId="660DAA4C" w14:textId="77777777" w:rsidR="003E54D5" w:rsidRDefault="003E54D5" w:rsidP="004F331D">
            <w:pPr>
              <w:pStyle w:val="NoSpacing"/>
            </w:pPr>
            <w:r>
              <w:t>N</w:t>
            </w:r>
          </w:p>
        </w:tc>
      </w:tr>
      <w:tr w:rsidR="003E54D5" w:rsidRPr="00012EFC" w14:paraId="459E38BF" w14:textId="77777777" w:rsidTr="00F505EC">
        <w:trPr>
          <w:cantSplit/>
        </w:trPr>
        <w:tc>
          <w:tcPr>
            <w:tcW w:w="639" w:type="pct"/>
            <w:vAlign w:val="center"/>
          </w:tcPr>
          <w:p w14:paraId="7D51DB18" w14:textId="77777777" w:rsidR="003E54D5" w:rsidRDefault="003E54D5" w:rsidP="00B019A9">
            <w:pPr>
              <w:pStyle w:val="NoSpacing"/>
            </w:pPr>
          </w:p>
        </w:tc>
        <w:tc>
          <w:tcPr>
            <w:tcW w:w="329" w:type="pct"/>
            <w:vAlign w:val="center"/>
          </w:tcPr>
          <w:p w14:paraId="484F342C" w14:textId="61F3CBE7" w:rsidR="003E54D5" w:rsidRDefault="003E54D5" w:rsidP="00B019A9">
            <w:pPr>
              <w:pStyle w:val="NoSpacing"/>
            </w:pPr>
            <w:r>
              <w:t>S</w:t>
            </w:r>
          </w:p>
        </w:tc>
        <w:tc>
          <w:tcPr>
            <w:tcW w:w="1867" w:type="pct"/>
            <w:vAlign w:val="center"/>
          </w:tcPr>
          <w:p w14:paraId="21915560" w14:textId="703A35C4" w:rsidR="003E54D5" w:rsidRPr="00881790" w:rsidRDefault="003E54D5" w:rsidP="003B2B70">
            <w:pPr>
              <w:pStyle w:val="NoSpacing"/>
              <w:keepNext/>
              <w:keepLines/>
              <w:spacing w:before="240"/>
              <w:contextualSpacing/>
              <w:jc w:val="both"/>
              <w:outlineLvl w:val="6"/>
              <w:rPr>
                <w:color w:val="000000" w:themeColor="text1"/>
              </w:rPr>
            </w:pPr>
            <w:r w:rsidRPr="00881790">
              <w:rPr>
                <w:color w:val="000000" w:themeColor="text1"/>
              </w:rPr>
              <w:t>Sterile 70% Ethanol Wipes (e.g. http://www.soscleanroom.com/content/texwipe_pdf/3044p.pdf)</w:t>
            </w:r>
          </w:p>
        </w:tc>
        <w:tc>
          <w:tcPr>
            <w:tcW w:w="1435" w:type="pct"/>
            <w:vAlign w:val="center"/>
          </w:tcPr>
          <w:p w14:paraId="5F851219" w14:textId="74CAB157" w:rsidR="003E54D5" w:rsidRDefault="003E54D5" w:rsidP="00B019A9">
            <w:pPr>
              <w:pStyle w:val="NoSpacing"/>
            </w:pPr>
            <w:r>
              <w:t>Sterilize sampling equipment and gloves</w:t>
            </w:r>
          </w:p>
        </w:tc>
        <w:tc>
          <w:tcPr>
            <w:tcW w:w="432" w:type="pct"/>
            <w:vAlign w:val="center"/>
          </w:tcPr>
          <w:p w14:paraId="0F143B33" w14:textId="1F024BF2" w:rsidR="003E54D5" w:rsidRDefault="003E54D5" w:rsidP="004F331D">
            <w:pPr>
              <w:pStyle w:val="NoSpacing"/>
            </w:pPr>
            <w:r>
              <w:t>10-20</w:t>
            </w:r>
          </w:p>
        </w:tc>
        <w:tc>
          <w:tcPr>
            <w:tcW w:w="298" w:type="pct"/>
            <w:vAlign w:val="center"/>
          </w:tcPr>
          <w:p w14:paraId="162FDF82" w14:textId="362847C6" w:rsidR="003E54D5" w:rsidRDefault="003E54D5" w:rsidP="004F331D">
            <w:pPr>
              <w:pStyle w:val="NoSpacing"/>
            </w:pPr>
            <w:r>
              <w:t>N</w:t>
            </w:r>
          </w:p>
        </w:tc>
      </w:tr>
      <w:tr w:rsidR="003E54D5" w:rsidRPr="00012EFC" w14:paraId="40BF959D" w14:textId="77777777" w:rsidTr="00F505EC">
        <w:trPr>
          <w:cantSplit/>
        </w:trPr>
        <w:tc>
          <w:tcPr>
            <w:tcW w:w="639" w:type="pct"/>
            <w:vAlign w:val="center"/>
          </w:tcPr>
          <w:p w14:paraId="1B4A7887" w14:textId="77777777" w:rsidR="003E54D5" w:rsidRDefault="003E54D5" w:rsidP="00B019A9">
            <w:pPr>
              <w:pStyle w:val="NoSpacing"/>
            </w:pPr>
            <w:r>
              <w:t>MX108171</w:t>
            </w:r>
          </w:p>
        </w:tc>
        <w:tc>
          <w:tcPr>
            <w:tcW w:w="329" w:type="pct"/>
            <w:vAlign w:val="center"/>
          </w:tcPr>
          <w:p w14:paraId="12FE8AF1" w14:textId="77777777" w:rsidR="003E54D5" w:rsidRDefault="003E54D5" w:rsidP="00B019A9">
            <w:pPr>
              <w:pStyle w:val="NoSpacing"/>
            </w:pPr>
            <w:r>
              <w:t>R</w:t>
            </w:r>
          </w:p>
        </w:tc>
        <w:tc>
          <w:tcPr>
            <w:tcW w:w="1867" w:type="pct"/>
            <w:vAlign w:val="center"/>
          </w:tcPr>
          <w:p w14:paraId="4A25065C" w14:textId="77777777" w:rsidR="003E54D5" w:rsidRPr="00881790" w:rsidRDefault="003E54D5" w:rsidP="00B019A9">
            <w:pPr>
              <w:pStyle w:val="NoSpacing"/>
              <w:rPr>
                <w:color w:val="000000" w:themeColor="text1"/>
              </w:rPr>
            </w:pPr>
            <w:r w:rsidRPr="00881790">
              <w:rPr>
                <w:color w:val="000000" w:themeColor="text1"/>
              </w:rPr>
              <w:t>Whirl-Pak bags, 2 oz</w:t>
            </w:r>
          </w:p>
        </w:tc>
        <w:tc>
          <w:tcPr>
            <w:tcW w:w="1435" w:type="pct"/>
            <w:vAlign w:val="center"/>
          </w:tcPr>
          <w:p w14:paraId="0971C3DA" w14:textId="77777777" w:rsidR="003E54D5" w:rsidRDefault="003E54D5" w:rsidP="00B019A9">
            <w:pPr>
              <w:pStyle w:val="NoSpacing"/>
            </w:pPr>
            <w:r>
              <w:t>Contain soil for microbial molecular analysis</w:t>
            </w:r>
          </w:p>
        </w:tc>
        <w:tc>
          <w:tcPr>
            <w:tcW w:w="432" w:type="pct"/>
            <w:vAlign w:val="center"/>
          </w:tcPr>
          <w:p w14:paraId="6C734029" w14:textId="1D253ACA" w:rsidR="003E54D5" w:rsidRDefault="003E54D5" w:rsidP="004F331D">
            <w:pPr>
              <w:pStyle w:val="NoSpacing"/>
            </w:pPr>
            <w:r>
              <w:t>100</w:t>
            </w:r>
          </w:p>
        </w:tc>
        <w:tc>
          <w:tcPr>
            <w:tcW w:w="298" w:type="pct"/>
            <w:vAlign w:val="center"/>
          </w:tcPr>
          <w:p w14:paraId="1C71470E" w14:textId="77777777" w:rsidR="003E54D5" w:rsidRDefault="003E54D5" w:rsidP="004F331D">
            <w:pPr>
              <w:pStyle w:val="NoSpacing"/>
            </w:pPr>
            <w:r>
              <w:t>N</w:t>
            </w:r>
          </w:p>
        </w:tc>
      </w:tr>
      <w:tr w:rsidR="003E54D5" w:rsidRPr="00012EFC" w14:paraId="50711BC7" w14:textId="77777777" w:rsidTr="00F505EC">
        <w:trPr>
          <w:cantSplit/>
        </w:trPr>
        <w:tc>
          <w:tcPr>
            <w:tcW w:w="5000" w:type="pct"/>
            <w:gridSpan w:val="6"/>
            <w:shd w:val="clear" w:color="auto" w:fill="D9D9D9" w:themeFill="background1" w:themeFillShade="D9"/>
            <w:vAlign w:val="center"/>
          </w:tcPr>
          <w:p w14:paraId="10DB845A" w14:textId="77777777" w:rsidR="003E54D5" w:rsidRPr="00881790" w:rsidRDefault="003E54D5" w:rsidP="00293342">
            <w:pPr>
              <w:pStyle w:val="NoSpacing"/>
              <w:jc w:val="center"/>
              <w:rPr>
                <w:b/>
                <w:color w:val="000000" w:themeColor="text1"/>
              </w:rPr>
            </w:pPr>
            <w:r w:rsidRPr="00881790">
              <w:rPr>
                <w:b/>
                <w:color w:val="000000" w:themeColor="text1"/>
              </w:rPr>
              <w:t>Resources</w:t>
            </w:r>
          </w:p>
        </w:tc>
      </w:tr>
      <w:tr w:rsidR="003E54D5" w:rsidRPr="00012EFC" w14:paraId="288611A2" w14:textId="77777777" w:rsidTr="00F505EC">
        <w:trPr>
          <w:cantSplit/>
        </w:trPr>
        <w:tc>
          <w:tcPr>
            <w:tcW w:w="639" w:type="pct"/>
            <w:vAlign w:val="center"/>
          </w:tcPr>
          <w:p w14:paraId="1E438C25" w14:textId="77777777" w:rsidR="003E54D5" w:rsidRDefault="003E54D5" w:rsidP="00B019A9">
            <w:pPr>
              <w:pStyle w:val="NoSpacing"/>
            </w:pPr>
            <w:r>
              <w:t>RD[05]</w:t>
            </w:r>
          </w:p>
        </w:tc>
        <w:tc>
          <w:tcPr>
            <w:tcW w:w="329" w:type="pct"/>
            <w:vAlign w:val="center"/>
          </w:tcPr>
          <w:p w14:paraId="20641BAB" w14:textId="77777777" w:rsidR="003E54D5" w:rsidRDefault="003E54D5" w:rsidP="00B019A9">
            <w:pPr>
              <w:pStyle w:val="NoSpacing"/>
            </w:pPr>
            <w:r>
              <w:t>R</w:t>
            </w:r>
          </w:p>
        </w:tc>
        <w:tc>
          <w:tcPr>
            <w:tcW w:w="1867" w:type="pct"/>
            <w:vAlign w:val="center"/>
          </w:tcPr>
          <w:p w14:paraId="3B8639C0" w14:textId="77777777" w:rsidR="003E54D5" w:rsidRPr="00881790" w:rsidRDefault="003E54D5" w:rsidP="00B019A9">
            <w:pPr>
              <w:pStyle w:val="NoSpacing"/>
              <w:rPr>
                <w:color w:val="000000" w:themeColor="text1"/>
              </w:rPr>
            </w:pPr>
            <w:r w:rsidRPr="00881790">
              <w:rPr>
                <w:color w:val="000000" w:themeColor="text1"/>
              </w:rPr>
              <w:t>Field datasheet</w:t>
            </w:r>
          </w:p>
        </w:tc>
        <w:tc>
          <w:tcPr>
            <w:tcW w:w="1435" w:type="pct"/>
            <w:vAlign w:val="center"/>
          </w:tcPr>
          <w:p w14:paraId="2762514B" w14:textId="77777777" w:rsidR="003E54D5" w:rsidRDefault="003E54D5" w:rsidP="00B019A9">
            <w:pPr>
              <w:pStyle w:val="NoSpacing"/>
            </w:pPr>
            <w:r>
              <w:t>Record data</w:t>
            </w:r>
          </w:p>
        </w:tc>
        <w:tc>
          <w:tcPr>
            <w:tcW w:w="432" w:type="pct"/>
            <w:vAlign w:val="center"/>
          </w:tcPr>
          <w:p w14:paraId="01D57C39" w14:textId="77777777" w:rsidR="003E54D5" w:rsidRDefault="003E54D5" w:rsidP="004F331D">
            <w:pPr>
              <w:pStyle w:val="NoSpacing"/>
            </w:pPr>
            <w:r>
              <w:t>---</w:t>
            </w:r>
          </w:p>
        </w:tc>
        <w:tc>
          <w:tcPr>
            <w:tcW w:w="298" w:type="pct"/>
            <w:vAlign w:val="center"/>
          </w:tcPr>
          <w:p w14:paraId="760B3F3E" w14:textId="77777777" w:rsidR="003E54D5" w:rsidRDefault="003E54D5" w:rsidP="004F331D">
            <w:pPr>
              <w:pStyle w:val="NoSpacing"/>
            </w:pPr>
            <w:r>
              <w:t>N</w:t>
            </w:r>
          </w:p>
        </w:tc>
      </w:tr>
      <w:tr w:rsidR="003E54D5" w:rsidRPr="00012EFC" w14:paraId="296C2EE5" w14:textId="77777777" w:rsidTr="00F505EC">
        <w:trPr>
          <w:cantSplit/>
        </w:trPr>
        <w:tc>
          <w:tcPr>
            <w:tcW w:w="639" w:type="pct"/>
            <w:vAlign w:val="center"/>
          </w:tcPr>
          <w:p w14:paraId="65662374" w14:textId="5BEC1D53" w:rsidR="003E54D5" w:rsidRDefault="003E54D5" w:rsidP="00B019A9">
            <w:pPr>
              <w:pStyle w:val="NoSpacing"/>
            </w:pPr>
            <w:r>
              <w:t>MX106268</w:t>
            </w:r>
          </w:p>
        </w:tc>
        <w:tc>
          <w:tcPr>
            <w:tcW w:w="329" w:type="pct"/>
            <w:vAlign w:val="center"/>
          </w:tcPr>
          <w:p w14:paraId="1A6B0D0F" w14:textId="539DF800" w:rsidR="003E54D5" w:rsidRDefault="003E54D5" w:rsidP="00B019A9">
            <w:pPr>
              <w:pStyle w:val="NoSpacing"/>
            </w:pPr>
            <w:r>
              <w:t>R</w:t>
            </w:r>
          </w:p>
        </w:tc>
        <w:tc>
          <w:tcPr>
            <w:tcW w:w="1867" w:type="pct"/>
            <w:vAlign w:val="center"/>
          </w:tcPr>
          <w:p w14:paraId="17E0ABDA" w14:textId="6E3FF642" w:rsidR="003E54D5" w:rsidRPr="00881790" w:rsidRDefault="003E54D5" w:rsidP="00B019A9">
            <w:pPr>
              <w:pStyle w:val="NoSpacing"/>
              <w:rPr>
                <w:color w:val="000000" w:themeColor="text1"/>
              </w:rPr>
            </w:pPr>
            <w:r w:rsidRPr="00881790">
              <w:rPr>
                <w:color w:val="000000" w:themeColor="text1"/>
              </w:rPr>
              <w:t>Weatherproof labels</w:t>
            </w:r>
          </w:p>
        </w:tc>
        <w:tc>
          <w:tcPr>
            <w:tcW w:w="1435" w:type="pct"/>
            <w:vAlign w:val="center"/>
          </w:tcPr>
          <w:p w14:paraId="212D94E7" w14:textId="0C8188C2" w:rsidR="003E54D5" w:rsidRDefault="003E54D5" w:rsidP="00B019A9">
            <w:pPr>
              <w:pStyle w:val="NoSpacing"/>
            </w:pPr>
            <w:r>
              <w:t>Pre-label sample bags</w:t>
            </w:r>
          </w:p>
        </w:tc>
        <w:tc>
          <w:tcPr>
            <w:tcW w:w="432" w:type="pct"/>
            <w:vAlign w:val="center"/>
          </w:tcPr>
          <w:p w14:paraId="6CB61910" w14:textId="60681F1D" w:rsidR="003E54D5" w:rsidRDefault="003E54D5" w:rsidP="004F331D">
            <w:pPr>
              <w:pStyle w:val="NoSpacing"/>
            </w:pPr>
            <w:r>
              <w:t>100</w:t>
            </w:r>
          </w:p>
        </w:tc>
        <w:tc>
          <w:tcPr>
            <w:tcW w:w="298" w:type="pct"/>
            <w:vAlign w:val="center"/>
          </w:tcPr>
          <w:p w14:paraId="20EC6F07" w14:textId="157E94EC" w:rsidR="003E54D5" w:rsidRDefault="003E54D5" w:rsidP="004F331D">
            <w:pPr>
              <w:pStyle w:val="NoSpacing"/>
            </w:pPr>
            <w:r>
              <w:t>Y</w:t>
            </w:r>
          </w:p>
        </w:tc>
      </w:tr>
      <w:tr w:rsidR="003E54D5" w:rsidRPr="00012EFC" w14:paraId="6A3204F7" w14:textId="77777777" w:rsidTr="00F505EC">
        <w:trPr>
          <w:cantSplit/>
        </w:trPr>
        <w:tc>
          <w:tcPr>
            <w:tcW w:w="639" w:type="pct"/>
            <w:vAlign w:val="center"/>
          </w:tcPr>
          <w:p w14:paraId="3A5F31AB" w14:textId="77777777" w:rsidR="003E54D5" w:rsidRDefault="003E54D5" w:rsidP="00B019A9">
            <w:pPr>
              <w:pStyle w:val="NoSpacing"/>
            </w:pPr>
          </w:p>
        </w:tc>
        <w:tc>
          <w:tcPr>
            <w:tcW w:w="329" w:type="pct"/>
            <w:vAlign w:val="center"/>
          </w:tcPr>
          <w:p w14:paraId="71014156" w14:textId="77777777" w:rsidR="003E54D5" w:rsidRDefault="003E54D5" w:rsidP="00B019A9">
            <w:pPr>
              <w:pStyle w:val="NoSpacing"/>
            </w:pPr>
            <w:r>
              <w:t>R</w:t>
            </w:r>
          </w:p>
        </w:tc>
        <w:tc>
          <w:tcPr>
            <w:tcW w:w="1867" w:type="pct"/>
            <w:vAlign w:val="center"/>
          </w:tcPr>
          <w:p w14:paraId="583486BD" w14:textId="77777777" w:rsidR="003E54D5" w:rsidRPr="00881790" w:rsidRDefault="003E54D5" w:rsidP="00B019A9">
            <w:pPr>
              <w:pStyle w:val="NoSpacing"/>
              <w:rPr>
                <w:color w:val="000000" w:themeColor="text1"/>
              </w:rPr>
            </w:pPr>
            <w:r w:rsidRPr="00881790">
              <w:rPr>
                <w:color w:val="000000" w:themeColor="text1"/>
              </w:rPr>
              <w:t>x,y coordinates of sampling locations within each plot</w:t>
            </w:r>
          </w:p>
        </w:tc>
        <w:tc>
          <w:tcPr>
            <w:tcW w:w="1435" w:type="pct"/>
            <w:vAlign w:val="center"/>
          </w:tcPr>
          <w:p w14:paraId="7221DC4B" w14:textId="77777777" w:rsidR="003E54D5" w:rsidRDefault="003E54D5" w:rsidP="00B019A9">
            <w:pPr>
              <w:pStyle w:val="NoSpacing"/>
            </w:pPr>
            <w:r>
              <w:t>Soil sampling locations</w:t>
            </w:r>
          </w:p>
        </w:tc>
        <w:tc>
          <w:tcPr>
            <w:tcW w:w="432" w:type="pct"/>
            <w:vAlign w:val="center"/>
          </w:tcPr>
          <w:p w14:paraId="180D2F12" w14:textId="77777777" w:rsidR="003E54D5" w:rsidRDefault="003E54D5" w:rsidP="004F331D">
            <w:pPr>
              <w:pStyle w:val="NoSpacing"/>
            </w:pPr>
            <w:r>
              <w:t>1</w:t>
            </w:r>
          </w:p>
        </w:tc>
        <w:tc>
          <w:tcPr>
            <w:tcW w:w="298" w:type="pct"/>
            <w:vAlign w:val="center"/>
          </w:tcPr>
          <w:p w14:paraId="4CD388C0" w14:textId="77777777" w:rsidR="003E54D5" w:rsidRDefault="003E54D5" w:rsidP="004F331D">
            <w:pPr>
              <w:pStyle w:val="NoSpacing"/>
            </w:pPr>
            <w:r>
              <w:t>N</w:t>
            </w:r>
          </w:p>
        </w:tc>
      </w:tr>
    </w:tbl>
    <w:p w14:paraId="325639B7" w14:textId="11029282" w:rsidR="009D22E0" w:rsidRDefault="00770A66" w:rsidP="00881790">
      <w:r>
        <w:rPr>
          <w:sz w:val="18"/>
          <w:lang w:eastAsia="ja-JP"/>
        </w:rPr>
        <w:t>R/S=Required/Suggested</w:t>
      </w:r>
      <w:r w:rsidR="00141784">
        <w:rPr>
          <w:sz w:val="18"/>
          <w:lang w:eastAsia="ja-JP"/>
        </w:rPr>
        <w:t xml:space="preserve">. Suggested </w:t>
      </w:r>
      <w:r w:rsidR="00141784" w:rsidRPr="00551498">
        <w:rPr>
          <w:sz w:val="18"/>
          <w:lang w:eastAsia="ja-JP"/>
        </w:rPr>
        <w:t>indicates that a suitable alternative is acceptable (e.g. field datasheets unless PDA is available)</w:t>
      </w:r>
      <w:r w:rsidR="009D22E0">
        <w:br w:type="page"/>
      </w:r>
    </w:p>
    <w:p w14:paraId="712A0240" w14:textId="59330F62" w:rsidR="00293342" w:rsidRDefault="00293342" w:rsidP="00F9421F">
      <w:pPr>
        <w:pStyle w:val="Caption"/>
      </w:pPr>
      <w:bookmarkStart w:id="43" w:name="_Toc307845576"/>
      <w:r w:rsidRPr="00C4474F">
        <w:lastRenderedPageBreak/>
        <w:t>Table</w:t>
      </w:r>
      <w:r w:rsidR="00060B1A">
        <w:t xml:space="preserve"> 7</w:t>
      </w:r>
      <w:r w:rsidRPr="0054262A">
        <w:t>.</w:t>
      </w:r>
      <w:r>
        <w:t xml:space="preserve"> </w:t>
      </w:r>
      <w:r w:rsidR="003C0965">
        <w:t>Additional e</w:t>
      </w:r>
      <w:r w:rsidR="003C0965" w:rsidRPr="00293342">
        <w:t xml:space="preserve">quipment </w:t>
      </w:r>
      <w:r w:rsidRPr="00293342">
        <w:t>list – Field sampling soil N transformations at one site</w:t>
      </w:r>
      <w:r w:rsidR="00363217">
        <w:t>.</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1202"/>
        <w:gridCol w:w="553"/>
        <w:gridCol w:w="2301"/>
        <w:gridCol w:w="3669"/>
        <w:gridCol w:w="1130"/>
        <w:gridCol w:w="735"/>
      </w:tblGrid>
      <w:tr w:rsidR="00293342" w:rsidRPr="00012EFC" w14:paraId="0E052AD8" w14:textId="77777777" w:rsidTr="007243E7">
        <w:trPr>
          <w:cantSplit/>
          <w:trHeight w:val="1250"/>
          <w:tblHeader/>
        </w:trPr>
        <w:tc>
          <w:tcPr>
            <w:tcW w:w="627" w:type="pct"/>
            <w:shd w:val="clear" w:color="auto" w:fill="92D050"/>
            <w:vAlign w:val="center"/>
          </w:tcPr>
          <w:p w14:paraId="1879DC49" w14:textId="77777777" w:rsidR="00293342" w:rsidRPr="00012EFC" w:rsidRDefault="00293342" w:rsidP="00293342">
            <w:pPr>
              <w:keepNext/>
              <w:spacing w:after="0" w:line="240" w:lineRule="auto"/>
              <w:rPr>
                <w:sz w:val="18"/>
                <w:szCs w:val="18"/>
              </w:rPr>
            </w:pPr>
            <w:r w:rsidRPr="00012EFC">
              <w:rPr>
                <w:b/>
                <w:bCs/>
              </w:rPr>
              <w:t>Item No.</w:t>
            </w:r>
          </w:p>
        </w:tc>
        <w:tc>
          <w:tcPr>
            <w:tcW w:w="288" w:type="pct"/>
            <w:shd w:val="clear" w:color="auto" w:fill="92D050"/>
            <w:vAlign w:val="center"/>
          </w:tcPr>
          <w:p w14:paraId="16049432" w14:textId="77777777" w:rsidR="00293342" w:rsidRPr="00012EFC" w:rsidRDefault="00293342" w:rsidP="00293342">
            <w:pPr>
              <w:keepNext/>
              <w:spacing w:after="0" w:line="240" w:lineRule="auto"/>
              <w:rPr>
                <w:b/>
                <w:bCs/>
              </w:rPr>
            </w:pPr>
            <w:r>
              <w:rPr>
                <w:b/>
                <w:bCs/>
              </w:rPr>
              <w:t>R/S</w:t>
            </w:r>
          </w:p>
        </w:tc>
        <w:tc>
          <w:tcPr>
            <w:tcW w:w="1200" w:type="pct"/>
            <w:shd w:val="clear" w:color="auto" w:fill="92D050"/>
            <w:vAlign w:val="center"/>
          </w:tcPr>
          <w:p w14:paraId="48B5F411" w14:textId="77777777" w:rsidR="00293342" w:rsidRPr="00012EFC" w:rsidRDefault="00293342" w:rsidP="00293342">
            <w:pPr>
              <w:keepNext/>
              <w:spacing w:after="0" w:line="240" w:lineRule="auto"/>
              <w:rPr>
                <w:b/>
                <w:bCs/>
              </w:rPr>
            </w:pPr>
            <w:r w:rsidRPr="00012EFC">
              <w:rPr>
                <w:b/>
                <w:bCs/>
              </w:rPr>
              <w:t>Description</w:t>
            </w:r>
          </w:p>
        </w:tc>
        <w:tc>
          <w:tcPr>
            <w:tcW w:w="1913" w:type="pct"/>
            <w:shd w:val="clear" w:color="auto" w:fill="92D050"/>
            <w:vAlign w:val="center"/>
          </w:tcPr>
          <w:p w14:paraId="076108F8" w14:textId="77777777" w:rsidR="00293342" w:rsidRPr="00012EFC" w:rsidRDefault="00293342" w:rsidP="00293342">
            <w:pPr>
              <w:keepNext/>
              <w:spacing w:after="0" w:line="240" w:lineRule="auto"/>
              <w:rPr>
                <w:b/>
                <w:bCs/>
              </w:rPr>
            </w:pPr>
            <w:r w:rsidRPr="00012EFC">
              <w:rPr>
                <w:b/>
                <w:bCs/>
              </w:rPr>
              <w:t>Purpose</w:t>
            </w:r>
          </w:p>
        </w:tc>
        <w:tc>
          <w:tcPr>
            <w:tcW w:w="589" w:type="pct"/>
            <w:shd w:val="clear" w:color="auto" w:fill="92D050"/>
            <w:textDirection w:val="btLr"/>
            <w:vAlign w:val="center"/>
          </w:tcPr>
          <w:p w14:paraId="30A1CEF0" w14:textId="77777777" w:rsidR="00293342" w:rsidRPr="00012EFC" w:rsidRDefault="00293342" w:rsidP="00293342">
            <w:pPr>
              <w:keepNext/>
              <w:spacing w:after="0" w:line="240" w:lineRule="auto"/>
              <w:ind w:left="113" w:right="113"/>
              <w:jc w:val="center"/>
              <w:rPr>
                <w:b/>
                <w:bCs/>
              </w:rPr>
            </w:pPr>
            <w:r w:rsidRPr="00012EFC">
              <w:rPr>
                <w:b/>
                <w:bCs/>
              </w:rPr>
              <w:t>Quantity</w:t>
            </w:r>
            <w:r>
              <w:rPr>
                <w:b/>
                <w:bCs/>
              </w:rPr>
              <w:t>*</w:t>
            </w:r>
          </w:p>
        </w:tc>
        <w:tc>
          <w:tcPr>
            <w:tcW w:w="383" w:type="pct"/>
            <w:shd w:val="clear" w:color="auto" w:fill="92D050"/>
            <w:textDirection w:val="btLr"/>
            <w:vAlign w:val="center"/>
          </w:tcPr>
          <w:p w14:paraId="4A8C938B" w14:textId="77777777" w:rsidR="00293342" w:rsidRPr="00012EFC" w:rsidRDefault="00293342" w:rsidP="00293342">
            <w:pPr>
              <w:keepNext/>
              <w:spacing w:after="0" w:line="240" w:lineRule="auto"/>
              <w:ind w:left="113" w:right="113"/>
              <w:jc w:val="center"/>
              <w:rPr>
                <w:b/>
                <w:bCs/>
              </w:rPr>
            </w:pPr>
            <w:r w:rsidRPr="00012EFC">
              <w:rPr>
                <w:b/>
                <w:bCs/>
              </w:rPr>
              <w:t>Special Handling</w:t>
            </w:r>
          </w:p>
        </w:tc>
      </w:tr>
      <w:tr w:rsidR="00293342" w:rsidRPr="00012EFC" w14:paraId="52AD8204" w14:textId="77777777" w:rsidTr="00511B9A">
        <w:trPr>
          <w:cantSplit/>
        </w:trPr>
        <w:tc>
          <w:tcPr>
            <w:tcW w:w="5000" w:type="pct"/>
            <w:gridSpan w:val="6"/>
            <w:shd w:val="clear" w:color="auto" w:fill="D9D9D9" w:themeFill="background1" w:themeFillShade="D9"/>
            <w:vAlign w:val="center"/>
          </w:tcPr>
          <w:p w14:paraId="774950CB" w14:textId="77777777" w:rsidR="00293342" w:rsidRPr="00DE3A4D" w:rsidRDefault="00293342" w:rsidP="00293342">
            <w:pPr>
              <w:keepNext/>
              <w:spacing w:after="0" w:line="240" w:lineRule="auto"/>
              <w:jc w:val="center"/>
              <w:rPr>
                <w:b/>
              </w:rPr>
            </w:pPr>
            <w:r w:rsidRPr="00DE3A4D">
              <w:rPr>
                <w:b/>
              </w:rPr>
              <w:t>Durable Items</w:t>
            </w:r>
          </w:p>
        </w:tc>
      </w:tr>
      <w:tr w:rsidR="00293342" w:rsidRPr="00012EFC" w14:paraId="55132082" w14:textId="77777777" w:rsidTr="00881790">
        <w:trPr>
          <w:cantSplit/>
        </w:trPr>
        <w:tc>
          <w:tcPr>
            <w:tcW w:w="627" w:type="pct"/>
            <w:vAlign w:val="center"/>
          </w:tcPr>
          <w:p w14:paraId="0418B862" w14:textId="77777777" w:rsidR="00293342" w:rsidRDefault="00293342" w:rsidP="00B019A9">
            <w:pPr>
              <w:pStyle w:val="NoSpacing"/>
            </w:pPr>
          </w:p>
        </w:tc>
        <w:tc>
          <w:tcPr>
            <w:tcW w:w="288" w:type="pct"/>
            <w:vAlign w:val="center"/>
          </w:tcPr>
          <w:p w14:paraId="4366354F" w14:textId="77777777" w:rsidR="00293342" w:rsidRDefault="00293342" w:rsidP="00B019A9">
            <w:pPr>
              <w:pStyle w:val="NoSpacing"/>
            </w:pPr>
            <w:r>
              <w:t>S</w:t>
            </w:r>
          </w:p>
        </w:tc>
        <w:tc>
          <w:tcPr>
            <w:tcW w:w="1200" w:type="pct"/>
            <w:vAlign w:val="center"/>
          </w:tcPr>
          <w:p w14:paraId="431800E5" w14:textId="77777777" w:rsidR="00293342" w:rsidRPr="00881790" w:rsidRDefault="00293342" w:rsidP="00B019A9">
            <w:pPr>
              <w:pStyle w:val="NoSpacing"/>
              <w:rPr>
                <w:color w:val="000000" w:themeColor="text1"/>
              </w:rPr>
            </w:pPr>
            <w:r w:rsidRPr="00881790">
              <w:rPr>
                <w:color w:val="000000" w:themeColor="text1"/>
              </w:rPr>
              <w:t>Hammer or mallet</w:t>
            </w:r>
          </w:p>
        </w:tc>
        <w:tc>
          <w:tcPr>
            <w:tcW w:w="1913" w:type="pct"/>
            <w:vAlign w:val="center"/>
          </w:tcPr>
          <w:p w14:paraId="0AE7244A" w14:textId="16E2055C" w:rsidR="00293342" w:rsidRDefault="00293342" w:rsidP="00B019A9">
            <w:pPr>
              <w:pStyle w:val="NoSpacing"/>
            </w:pPr>
            <w:r>
              <w:t>Insert cylinders into soil</w:t>
            </w:r>
          </w:p>
        </w:tc>
        <w:tc>
          <w:tcPr>
            <w:tcW w:w="589" w:type="pct"/>
            <w:vAlign w:val="center"/>
          </w:tcPr>
          <w:p w14:paraId="6067EF37" w14:textId="77777777" w:rsidR="00293342" w:rsidRDefault="00293342" w:rsidP="005E05DB">
            <w:pPr>
              <w:pStyle w:val="NoSpacing"/>
            </w:pPr>
            <w:r>
              <w:t>1</w:t>
            </w:r>
          </w:p>
        </w:tc>
        <w:tc>
          <w:tcPr>
            <w:tcW w:w="383" w:type="pct"/>
            <w:vAlign w:val="center"/>
          </w:tcPr>
          <w:p w14:paraId="0E510400" w14:textId="77777777" w:rsidR="00293342" w:rsidRDefault="00293342" w:rsidP="005E05DB">
            <w:pPr>
              <w:pStyle w:val="NoSpacing"/>
            </w:pPr>
            <w:r>
              <w:t>N</w:t>
            </w:r>
          </w:p>
        </w:tc>
      </w:tr>
      <w:tr w:rsidR="00293342" w:rsidRPr="00012EFC" w14:paraId="5A35E8FA" w14:textId="77777777" w:rsidTr="00881790">
        <w:trPr>
          <w:cantSplit/>
        </w:trPr>
        <w:tc>
          <w:tcPr>
            <w:tcW w:w="627" w:type="pct"/>
            <w:vAlign w:val="center"/>
          </w:tcPr>
          <w:p w14:paraId="2C5676D8" w14:textId="77777777" w:rsidR="00293342" w:rsidRDefault="00293342" w:rsidP="00B019A9">
            <w:pPr>
              <w:pStyle w:val="NoSpacing"/>
              <w:rPr>
                <w:color w:val="9C0006"/>
              </w:rPr>
            </w:pPr>
            <w:r>
              <w:rPr>
                <w:color w:val="9C0006"/>
              </w:rPr>
              <w:t> </w:t>
            </w:r>
          </w:p>
        </w:tc>
        <w:tc>
          <w:tcPr>
            <w:tcW w:w="288" w:type="pct"/>
            <w:vAlign w:val="center"/>
          </w:tcPr>
          <w:p w14:paraId="0C1A133D" w14:textId="77777777" w:rsidR="00293342" w:rsidRDefault="00293342" w:rsidP="00B019A9">
            <w:pPr>
              <w:pStyle w:val="NoSpacing"/>
            </w:pPr>
            <w:r>
              <w:t>R</w:t>
            </w:r>
          </w:p>
        </w:tc>
        <w:tc>
          <w:tcPr>
            <w:tcW w:w="1200" w:type="pct"/>
            <w:vAlign w:val="center"/>
          </w:tcPr>
          <w:p w14:paraId="5F60CBAC" w14:textId="77777777" w:rsidR="00293342" w:rsidRPr="00881790" w:rsidRDefault="00293342" w:rsidP="00B019A9">
            <w:pPr>
              <w:pStyle w:val="NoSpacing"/>
              <w:rPr>
                <w:color w:val="000000" w:themeColor="text1"/>
              </w:rPr>
            </w:pPr>
            <w:r w:rsidRPr="00881790">
              <w:rPr>
                <w:color w:val="000000" w:themeColor="text1"/>
              </w:rPr>
              <w:t>Incubation cylinders (schedule 40 PVC or steel); 30 cm length x ≥ 5 cm diameter</w:t>
            </w:r>
          </w:p>
        </w:tc>
        <w:tc>
          <w:tcPr>
            <w:tcW w:w="1913" w:type="pct"/>
            <w:vAlign w:val="center"/>
          </w:tcPr>
          <w:p w14:paraId="1F726E63" w14:textId="77777777" w:rsidR="00293342" w:rsidRDefault="00293342" w:rsidP="00B019A9">
            <w:pPr>
              <w:pStyle w:val="NoSpacing"/>
            </w:pPr>
            <w:r>
              <w:t>Sample soil cores and store field-incubated soil cores</w:t>
            </w:r>
          </w:p>
        </w:tc>
        <w:tc>
          <w:tcPr>
            <w:tcW w:w="589" w:type="pct"/>
            <w:vAlign w:val="center"/>
          </w:tcPr>
          <w:p w14:paraId="04018AD5" w14:textId="77777777" w:rsidR="00293342" w:rsidRDefault="00293342" w:rsidP="005E05DB">
            <w:pPr>
              <w:pStyle w:val="NoSpacing"/>
            </w:pPr>
            <w:r>
              <w:t>1/soil sampling location, plus 2 additional</w:t>
            </w:r>
          </w:p>
        </w:tc>
        <w:tc>
          <w:tcPr>
            <w:tcW w:w="383" w:type="pct"/>
            <w:vAlign w:val="center"/>
          </w:tcPr>
          <w:p w14:paraId="4A37D011" w14:textId="77777777" w:rsidR="00293342" w:rsidRDefault="00293342" w:rsidP="005E05DB">
            <w:pPr>
              <w:pStyle w:val="NoSpacing"/>
            </w:pPr>
            <w:r>
              <w:t>N</w:t>
            </w:r>
          </w:p>
        </w:tc>
      </w:tr>
      <w:tr w:rsidR="00293342" w:rsidRPr="00012EFC" w14:paraId="76E77900" w14:textId="77777777" w:rsidTr="00881790">
        <w:trPr>
          <w:cantSplit/>
        </w:trPr>
        <w:tc>
          <w:tcPr>
            <w:tcW w:w="627" w:type="pct"/>
            <w:vAlign w:val="center"/>
          </w:tcPr>
          <w:p w14:paraId="61379FA0" w14:textId="77777777" w:rsidR="00293342" w:rsidRDefault="00293342" w:rsidP="00B019A9">
            <w:pPr>
              <w:pStyle w:val="NoSpacing"/>
            </w:pPr>
          </w:p>
        </w:tc>
        <w:tc>
          <w:tcPr>
            <w:tcW w:w="288" w:type="pct"/>
            <w:vAlign w:val="center"/>
          </w:tcPr>
          <w:p w14:paraId="2DF3B10A" w14:textId="77777777" w:rsidR="00293342" w:rsidRDefault="00293342" w:rsidP="00B019A9">
            <w:pPr>
              <w:pStyle w:val="NoSpacing"/>
            </w:pPr>
            <w:r>
              <w:t>R</w:t>
            </w:r>
          </w:p>
        </w:tc>
        <w:tc>
          <w:tcPr>
            <w:tcW w:w="1200" w:type="pct"/>
            <w:vAlign w:val="center"/>
          </w:tcPr>
          <w:p w14:paraId="78DBA665" w14:textId="77777777" w:rsidR="00293342" w:rsidRPr="00881790" w:rsidRDefault="00293342" w:rsidP="00B019A9">
            <w:pPr>
              <w:pStyle w:val="NoSpacing"/>
              <w:rPr>
                <w:color w:val="000000" w:themeColor="text1"/>
              </w:rPr>
            </w:pPr>
            <w:r w:rsidRPr="00881790">
              <w:rPr>
                <w:color w:val="000000" w:themeColor="text1"/>
              </w:rPr>
              <w:t>Loose-fitting caps for each cylinder</w:t>
            </w:r>
          </w:p>
        </w:tc>
        <w:tc>
          <w:tcPr>
            <w:tcW w:w="1913" w:type="pct"/>
            <w:vAlign w:val="center"/>
          </w:tcPr>
          <w:p w14:paraId="1D8B61C3" w14:textId="77777777" w:rsidR="00293342" w:rsidRDefault="00293342" w:rsidP="00B019A9">
            <w:pPr>
              <w:pStyle w:val="NoSpacing"/>
            </w:pPr>
            <w:r>
              <w:t>Protect cylinder openings from debris and water</w:t>
            </w:r>
          </w:p>
        </w:tc>
        <w:tc>
          <w:tcPr>
            <w:tcW w:w="589" w:type="pct"/>
            <w:vAlign w:val="center"/>
          </w:tcPr>
          <w:p w14:paraId="07322D11" w14:textId="77777777" w:rsidR="00293342" w:rsidRDefault="00293342" w:rsidP="005E05DB">
            <w:pPr>
              <w:pStyle w:val="NoSpacing"/>
            </w:pPr>
            <w:r>
              <w:t>1/soil sampling location</w:t>
            </w:r>
          </w:p>
        </w:tc>
        <w:tc>
          <w:tcPr>
            <w:tcW w:w="383" w:type="pct"/>
            <w:vAlign w:val="center"/>
          </w:tcPr>
          <w:p w14:paraId="2AF793A2" w14:textId="77777777" w:rsidR="00293342" w:rsidRDefault="00293342" w:rsidP="005E05DB">
            <w:pPr>
              <w:pStyle w:val="NoSpacing"/>
            </w:pPr>
            <w:r>
              <w:t>N</w:t>
            </w:r>
          </w:p>
        </w:tc>
      </w:tr>
      <w:tr w:rsidR="00293342" w:rsidRPr="00012EFC" w14:paraId="559C008C" w14:textId="77777777" w:rsidTr="00881790">
        <w:trPr>
          <w:cantSplit/>
        </w:trPr>
        <w:tc>
          <w:tcPr>
            <w:tcW w:w="627" w:type="pct"/>
            <w:vAlign w:val="center"/>
          </w:tcPr>
          <w:p w14:paraId="048D825F" w14:textId="77777777" w:rsidR="00293342" w:rsidRDefault="00293342" w:rsidP="00B019A9">
            <w:pPr>
              <w:pStyle w:val="NoSpacing"/>
            </w:pPr>
            <w:r>
              <w:t>MX103931</w:t>
            </w:r>
          </w:p>
        </w:tc>
        <w:tc>
          <w:tcPr>
            <w:tcW w:w="288" w:type="pct"/>
            <w:vAlign w:val="center"/>
          </w:tcPr>
          <w:p w14:paraId="43CF20EC" w14:textId="77777777" w:rsidR="00293342" w:rsidRDefault="00293342" w:rsidP="00B019A9">
            <w:pPr>
              <w:pStyle w:val="NoSpacing"/>
            </w:pPr>
            <w:r>
              <w:t>S</w:t>
            </w:r>
          </w:p>
        </w:tc>
        <w:tc>
          <w:tcPr>
            <w:tcW w:w="1200" w:type="pct"/>
            <w:vAlign w:val="center"/>
          </w:tcPr>
          <w:p w14:paraId="7C2ED03A" w14:textId="77777777" w:rsidR="00293342" w:rsidRPr="00881790" w:rsidRDefault="00293342" w:rsidP="00B019A9">
            <w:pPr>
              <w:pStyle w:val="NoSpacing"/>
              <w:rPr>
                <w:color w:val="000000" w:themeColor="text1"/>
              </w:rPr>
            </w:pPr>
            <w:r w:rsidRPr="00881790">
              <w:rPr>
                <w:color w:val="000000" w:themeColor="text1"/>
              </w:rPr>
              <w:t>Plastic tray</w:t>
            </w:r>
          </w:p>
        </w:tc>
        <w:tc>
          <w:tcPr>
            <w:tcW w:w="1913" w:type="pct"/>
            <w:vAlign w:val="center"/>
          </w:tcPr>
          <w:p w14:paraId="2AF740C0" w14:textId="77777777" w:rsidR="00293342" w:rsidRDefault="00293342" w:rsidP="00B019A9">
            <w:pPr>
              <w:pStyle w:val="NoSpacing"/>
            </w:pPr>
            <w:r>
              <w:t>Separate soil core (horizons, subsamples, etc) in field</w:t>
            </w:r>
          </w:p>
        </w:tc>
        <w:tc>
          <w:tcPr>
            <w:tcW w:w="589" w:type="pct"/>
            <w:vAlign w:val="center"/>
          </w:tcPr>
          <w:p w14:paraId="6A7BCD01" w14:textId="77777777" w:rsidR="00293342" w:rsidRDefault="00293342" w:rsidP="005E05DB">
            <w:pPr>
              <w:pStyle w:val="NoSpacing"/>
            </w:pPr>
            <w:r>
              <w:t>2</w:t>
            </w:r>
          </w:p>
        </w:tc>
        <w:tc>
          <w:tcPr>
            <w:tcW w:w="383" w:type="pct"/>
            <w:vAlign w:val="center"/>
          </w:tcPr>
          <w:p w14:paraId="2A74959A" w14:textId="77777777" w:rsidR="00293342" w:rsidRDefault="00293342" w:rsidP="005E05DB">
            <w:pPr>
              <w:pStyle w:val="NoSpacing"/>
            </w:pPr>
            <w:r>
              <w:t>N</w:t>
            </w:r>
          </w:p>
        </w:tc>
      </w:tr>
      <w:tr w:rsidR="00293342" w:rsidRPr="00012EFC" w14:paraId="682B1381" w14:textId="77777777" w:rsidTr="00881790">
        <w:trPr>
          <w:cantSplit/>
        </w:trPr>
        <w:tc>
          <w:tcPr>
            <w:tcW w:w="627" w:type="pct"/>
            <w:vAlign w:val="center"/>
          </w:tcPr>
          <w:p w14:paraId="5CCDDF43" w14:textId="77777777" w:rsidR="00293342" w:rsidRDefault="00293342" w:rsidP="00B019A9">
            <w:pPr>
              <w:pStyle w:val="NoSpacing"/>
            </w:pPr>
            <w:r>
              <w:t>MX100721</w:t>
            </w:r>
          </w:p>
        </w:tc>
        <w:tc>
          <w:tcPr>
            <w:tcW w:w="288" w:type="pct"/>
            <w:vAlign w:val="center"/>
          </w:tcPr>
          <w:p w14:paraId="60FAF676" w14:textId="77777777" w:rsidR="00293342" w:rsidRDefault="00293342" w:rsidP="00B019A9">
            <w:pPr>
              <w:pStyle w:val="NoSpacing"/>
            </w:pPr>
            <w:r>
              <w:t>S</w:t>
            </w:r>
          </w:p>
        </w:tc>
        <w:tc>
          <w:tcPr>
            <w:tcW w:w="1200" w:type="pct"/>
            <w:vAlign w:val="center"/>
          </w:tcPr>
          <w:p w14:paraId="16CE0701" w14:textId="77777777" w:rsidR="00293342" w:rsidRPr="00881790" w:rsidRDefault="00293342" w:rsidP="00B019A9">
            <w:pPr>
              <w:pStyle w:val="NoSpacing"/>
              <w:rPr>
                <w:color w:val="000000" w:themeColor="text1"/>
              </w:rPr>
            </w:pPr>
            <w:r w:rsidRPr="00881790">
              <w:rPr>
                <w:color w:val="000000" w:themeColor="text1"/>
              </w:rPr>
              <w:t>Soil knife</w:t>
            </w:r>
          </w:p>
        </w:tc>
        <w:tc>
          <w:tcPr>
            <w:tcW w:w="1913" w:type="pct"/>
            <w:vAlign w:val="center"/>
          </w:tcPr>
          <w:p w14:paraId="78EF67AF" w14:textId="77777777" w:rsidR="00293342" w:rsidRDefault="00293342" w:rsidP="00B019A9">
            <w:pPr>
              <w:pStyle w:val="NoSpacing"/>
            </w:pPr>
            <w:r>
              <w:t>Separate organic and mineral horizons</w:t>
            </w:r>
          </w:p>
        </w:tc>
        <w:tc>
          <w:tcPr>
            <w:tcW w:w="589" w:type="pct"/>
            <w:vAlign w:val="center"/>
          </w:tcPr>
          <w:p w14:paraId="136998DE" w14:textId="77777777" w:rsidR="00293342" w:rsidRDefault="00293342" w:rsidP="005E05DB">
            <w:pPr>
              <w:pStyle w:val="NoSpacing"/>
            </w:pPr>
            <w:r>
              <w:t>1</w:t>
            </w:r>
          </w:p>
        </w:tc>
        <w:tc>
          <w:tcPr>
            <w:tcW w:w="383" w:type="pct"/>
            <w:vAlign w:val="center"/>
          </w:tcPr>
          <w:p w14:paraId="551A2C87" w14:textId="77777777" w:rsidR="00293342" w:rsidRDefault="00293342" w:rsidP="005E05DB">
            <w:pPr>
              <w:pStyle w:val="NoSpacing"/>
            </w:pPr>
            <w:r>
              <w:t>N</w:t>
            </w:r>
          </w:p>
        </w:tc>
      </w:tr>
      <w:tr w:rsidR="00293342" w:rsidRPr="00012EFC" w14:paraId="015A227F" w14:textId="77777777" w:rsidTr="00511B9A">
        <w:trPr>
          <w:cantSplit/>
        </w:trPr>
        <w:tc>
          <w:tcPr>
            <w:tcW w:w="5000" w:type="pct"/>
            <w:gridSpan w:val="6"/>
            <w:shd w:val="clear" w:color="auto" w:fill="D9D9D9" w:themeFill="background1" w:themeFillShade="D9"/>
            <w:vAlign w:val="center"/>
          </w:tcPr>
          <w:p w14:paraId="57981B3F" w14:textId="77777777" w:rsidR="00293342" w:rsidRPr="00881790" w:rsidRDefault="00293342" w:rsidP="00293342">
            <w:pPr>
              <w:pStyle w:val="NoSpacing"/>
              <w:jc w:val="center"/>
              <w:rPr>
                <w:b/>
                <w:color w:val="000000" w:themeColor="text1"/>
              </w:rPr>
            </w:pPr>
            <w:r w:rsidRPr="00881790">
              <w:rPr>
                <w:b/>
                <w:color w:val="000000" w:themeColor="text1"/>
              </w:rPr>
              <w:t>Consumable items</w:t>
            </w:r>
          </w:p>
        </w:tc>
      </w:tr>
      <w:tr w:rsidR="00293342" w:rsidRPr="00012EFC" w14:paraId="60BCBD52" w14:textId="77777777" w:rsidTr="00881790">
        <w:trPr>
          <w:cantSplit/>
        </w:trPr>
        <w:tc>
          <w:tcPr>
            <w:tcW w:w="627" w:type="pct"/>
            <w:vAlign w:val="center"/>
          </w:tcPr>
          <w:p w14:paraId="750D2856" w14:textId="77777777" w:rsidR="00293342" w:rsidRDefault="00293342" w:rsidP="00B019A9">
            <w:pPr>
              <w:pStyle w:val="NoSpacing"/>
            </w:pPr>
          </w:p>
        </w:tc>
        <w:tc>
          <w:tcPr>
            <w:tcW w:w="288" w:type="pct"/>
            <w:vAlign w:val="center"/>
          </w:tcPr>
          <w:p w14:paraId="14D15FE9" w14:textId="77777777" w:rsidR="00293342" w:rsidRDefault="00293342" w:rsidP="00B019A9">
            <w:pPr>
              <w:pStyle w:val="NoSpacing"/>
            </w:pPr>
            <w:r>
              <w:t>R</w:t>
            </w:r>
          </w:p>
        </w:tc>
        <w:tc>
          <w:tcPr>
            <w:tcW w:w="1200" w:type="pct"/>
            <w:vAlign w:val="center"/>
          </w:tcPr>
          <w:p w14:paraId="3F591A14" w14:textId="0E07B4A2" w:rsidR="00293342" w:rsidRPr="00881790" w:rsidRDefault="00293342" w:rsidP="00B019A9">
            <w:pPr>
              <w:pStyle w:val="NoSpacing"/>
              <w:rPr>
                <w:color w:val="000000" w:themeColor="text1"/>
              </w:rPr>
            </w:pPr>
            <w:r w:rsidRPr="00881790">
              <w:rPr>
                <w:color w:val="000000" w:themeColor="text1"/>
              </w:rPr>
              <w:t>Deionized</w:t>
            </w:r>
            <w:r w:rsidR="00195288" w:rsidRPr="00881790">
              <w:rPr>
                <w:color w:val="000000" w:themeColor="text1"/>
              </w:rPr>
              <w:t>/distilled</w:t>
            </w:r>
            <w:r w:rsidRPr="00881790">
              <w:rPr>
                <w:color w:val="000000" w:themeColor="text1"/>
              </w:rPr>
              <w:t xml:space="preserve"> water</w:t>
            </w:r>
          </w:p>
        </w:tc>
        <w:tc>
          <w:tcPr>
            <w:tcW w:w="1913" w:type="pct"/>
            <w:vAlign w:val="center"/>
          </w:tcPr>
          <w:p w14:paraId="584A4017" w14:textId="77777777" w:rsidR="00293342" w:rsidRDefault="00293342" w:rsidP="00B019A9">
            <w:pPr>
              <w:pStyle w:val="NoSpacing"/>
            </w:pPr>
            <w:r>
              <w:t>Rinse soil from equipment</w:t>
            </w:r>
          </w:p>
        </w:tc>
        <w:tc>
          <w:tcPr>
            <w:tcW w:w="589" w:type="pct"/>
            <w:vAlign w:val="center"/>
          </w:tcPr>
          <w:p w14:paraId="33898F7E" w14:textId="77777777" w:rsidR="00293342" w:rsidRDefault="00293342" w:rsidP="005E05DB">
            <w:pPr>
              <w:pStyle w:val="NoSpacing"/>
            </w:pPr>
            <w:r>
              <w:t>2 liters</w:t>
            </w:r>
          </w:p>
        </w:tc>
        <w:tc>
          <w:tcPr>
            <w:tcW w:w="383" w:type="pct"/>
            <w:vAlign w:val="center"/>
          </w:tcPr>
          <w:p w14:paraId="3F52A625" w14:textId="77777777" w:rsidR="00293342" w:rsidRDefault="00293342" w:rsidP="005E05DB">
            <w:pPr>
              <w:pStyle w:val="NoSpacing"/>
            </w:pPr>
            <w:r>
              <w:t>N</w:t>
            </w:r>
          </w:p>
        </w:tc>
      </w:tr>
      <w:tr w:rsidR="00293342" w:rsidRPr="00012EFC" w14:paraId="7AF29E01" w14:textId="77777777" w:rsidTr="00881790">
        <w:trPr>
          <w:cantSplit/>
        </w:trPr>
        <w:tc>
          <w:tcPr>
            <w:tcW w:w="627" w:type="pct"/>
            <w:vAlign w:val="center"/>
          </w:tcPr>
          <w:p w14:paraId="43B7D180" w14:textId="77777777" w:rsidR="00293342" w:rsidRDefault="00293342" w:rsidP="00B019A9">
            <w:pPr>
              <w:pStyle w:val="NoSpacing"/>
            </w:pPr>
            <w:r>
              <w:t>MX103940</w:t>
            </w:r>
          </w:p>
        </w:tc>
        <w:tc>
          <w:tcPr>
            <w:tcW w:w="288" w:type="pct"/>
            <w:vAlign w:val="center"/>
          </w:tcPr>
          <w:p w14:paraId="7DECE5C0" w14:textId="77777777" w:rsidR="00293342" w:rsidRDefault="00293342" w:rsidP="00B019A9">
            <w:pPr>
              <w:pStyle w:val="NoSpacing"/>
            </w:pPr>
            <w:r>
              <w:t>S</w:t>
            </w:r>
          </w:p>
        </w:tc>
        <w:tc>
          <w:tcPr>
            <w:tcW w:w="1200" w:type="pct"/>
            <w:vAlign w:val="center"/>
          </w:tcPr>
          <w:p w14:paraId="0436F72E" w14:textId="77777777" w:rsidR="00293342" w:rsidRPr="00881790" w:rsidRDefault="00293342" w:rsidP="00B019A9">
            <w:pPr>
              <w:pStyle w:val="NoSpacing"/>
              <w:rPr>
                <w:color w:val="000000" w:themeColor="text1"/>
              </w:rPr>
            </w:pPr>
            <w:r w:rsidRPr="00881790">
              <w:rPr>
                <w:color w:val="000000" w:themeColor="text1"/>
              </w:rPr>
              <w:t>Flagging tape</w:t>
            </w:r>
          </w:p>
        </w:tc>
        <w:tc>
          <w:tcPr>
            <w:tcW w:w="1913" w:type="pct"/>
            <w:vAlign w:val="center"/>
          </w:tcPr>
          <w:p w14:paraId="4BB55FED" w14:textId="77777777" w:rsidR="00293342" w:rsidRDefault="00293342" w:rsidP="00B019A9">
            <w:pPr>
              <w:pStyle w:val="NoSpacing"/>
            </w:pPr>
            <w:r>
              <w:t>Flag location of incubated soil core</w:t>
            </w:r>
          </w:p>
        </w:tc>
        <w:tc>
          <w:tcPr>
            <w:tcW w:w="589" w:type="pct"/>
            <w:vAlign w:val="center"/>
          </w:tcPr>
          <w:p w14:paraId="082DD421" w14:textId="77777777" w:rsidR="00293342" w:rsidRDefault="00293342" w:rsidP="005E05DB">
            <w:pPr>
              <w:pStyle w:val="NoSpacing"/>
            </w:pPr>
            <w:r>
              <w:t>1 roll</w:t>
            </w:r>
          </w:p>
        </w:tc>
        <w:tc>
          <w:tcPr>
            <w:tcW w:w="383" w:type="pct"/>
            <w:vAlign w:val="center"/>
          </w:tcPr>
          <w:p w14:paraId="612F9EF9" w14:textId="77777777" w:rsidR="00293342" w:rsidRDefault="00293342" w:rsidP="005E05DB">
            <w:pPr>
              <w:pStyle w:val="NoSpacing"/>
              <w:rPr>
                <w:rFonts w:eastAsiaTheme="majorEastAsia" w:cstheme="majorBidi"/>
                <w:b/>
                <w:bCs/>
                <w:caps/>
                <w:szCs w:val="28"/>
              </w:rPr>
            </w:pPr>
            <w:r>
              <w:t>N</w:t>
            </w:r>
          </w:p>
        </w:tc>
      </w:tr>
      <w:tr w:rsidR="00293342" w:rsidRPr="00012EFC" w14:paraId="19CD5579" w14:textId="77777777" w:rsidTr="00881790">
        <w:trPr>
          <w:cantSplit/>
        </w:trPr>
        <w:tc>
          <w:tcPr>
            <w:tcW w:w="627" w:type="pct"/>
            <w:vAlign w:val="center"/>
          </w:tcPr>
          <w:p w14:paraId="2E438940" w14:textId="77777777" w:rsidR="00293342" w:rsidRDefault="00293342" w:rsidP="00B019A9">
            <w:pPr>
              <w:pStyle w:val="NoSpacing"/>
            </w:pPr>
          </w:p>
        </w:tc>
        <w:tc>
          <w:tcPr>
            <w:tcW w:w="288" w:type="pct"/>
            <w:vAlign w:val="center"/>
          </w:tcPr>
          <w:p w14:paraId="6FF52B99" w14:textId="77777777" w:rsidR="00293342" w:rsidRDefault="00293342" w:rsidP="00B019A9">
            <w:pPr>
              <w:pStyle w:val="NoSpacing"/>
            </w:pPr>
            <w:r>
              <w:t>S</w:t>
            </w:r>
          </w:p>
        </w:tc>
        <w:tc>
          <w:tcPr>
            <w:tcW w:w="1200" w:type="pct"/>
            <w:vAlign w:val="center"/>
          </w:tcPr>
          <w:p w14:paraId="2B967422" w14:textId="77777777" w:rsidR="00293342" w:rsidRPr="00881790" w:rsidRDefault="00293342" w:rsidP="00B019A9">
            <w:pPr>
              <w:pStyle w:val="NoSpacing"/>
              <w:rPr>
                <w:color w:val="000000" w:themeColor="text1"/>
              </w:rPr>
            </w:pPr>
            <w:r w:rsidRPr="00881790">
              <w:rPr>
                <w:color w:val="000000" w:themeColor="text1"/>
              </w:rPr>
              <w:t>Paper towel</w:t>
            </w:r>
          </w:p>
        </w:tc>
        <w:tc>
          <w:tcPr>
            <w:tcW w:w="1913" w:type="pct"/>
            <w:vAlign w:val="center"/>
          </w:tcPr>
          <w:p w14:paraId="45F2173D" w14:textId="77777777" w:rsidR="00293342" w:rsidRDefault="00293342" w:rsidP="00B019A9">
            <w:pPr>
              <w:pStyle w:val="NoSpacing"/>
            </w:pPr>
            <w:r>
              <w:t>Remove debris from soil sampling equipment</w:t>
            </w:r>
          </w:p>
        </w:tc>
        <w:tc>
          <w:tcPr>
            <w:tcW w:w="589" w:type="pct"/>
            <w:vAlign w:val="center"/>
          </w:tcPr>
          <w:p w14:paraId="737265A9" w14:textId="77777777" w:rsidR="00293342" w:rsidRDefault="00293342" w:rsidP="005E05DB">
            <w:pPr>
              <w:pStyle w:val="NoSpacing"/>
            </w:pPr>
            <w:r>
              <w:t>4 rags/1 box</w:t>
            </w:r>
          </w:p>
        </w:tc>
        <w:tc>
          <w:tcPr>
            <w:tcW w:w="383" w:type="pct"/>
            <w:vAlign w:val="center"/>
          </w:tcPr>
          <w:p w14:paraId="06B2F0D2" w14:textId="77777777" w:rsidR="00293342" w:rsidRDefault="00293342" w:rsidP="005E05DB">
            <w:pPr>
              <w:pStyle w:val="NoSpacing"/>
            </w:pPr>
            <w:r>
              <w:t>N</w:t>
            </w:r>
          </w:p>
        </w:tc>
      </w:tr>
      <w:tr w:rsidR="00293342" w:rsidRPr="00012EFC" w14:paraId="02964A51" w14:textId="77777777" w:rsidTr="00881790">
        <w:trPr>
          <w:cantSplit/>
        </w:trPr>
        <w:tc>
          <w:tcPr>
            <w:tcW w:w="627" w:type="pct"/>
            <w:vAlign w:val="center"/>
          </w:tcPr>
          <w:p w14:paraId="7554CABC" w14:textId="77777777" w:rsidR="00293342" w:rsidRDefault="00293342" w:rsidP="00B019A9">
            <w:pPr>
              <w:pStyle w:val="NoSpacing"/>
            </w:pPr>
          </w:p>
        </w:tc>
        <w:tc>
          <w:tcPr>
            <w:tcW w:w="288" w:type="pct"/>
            <w:vAlign w:val="center"/>
          </w:tcPr>
          <w:p w14:paraId="50F28EF3" w14:textId="77777777" w:rsidR="00293342" w:rsidRDefault="00293342" w:rsidP="00B019A9">
            <w:pPr>
              <w:pStyle w:val="NoSpacing"/>
            </w:pPr>
            <w:r>
              <w:t>S</w:t>
            </w:r>
          </w:p>
        </w:tc>
        <w:tc>
          <w:tcPr>
            <w:tcW w:w="1200" w:type="pct"/>
            <w:vAlign w:val="center"/>
          </w:tcPr>
          <w:p w14:paraId="0462D57A" w14:textId="77777777" w:rsidR="00293342" w:rsidRPr="00881790" w:rsidRDefault="00293342" w:rsidP="00B019A9">
            <w:pPr>
              <w:pStyle w:val="NoSpacing"/>
              <w:rPr>
                <w:color w:val="000000" w:themeColor="text1"/>
              </w:rPr>
            </w:pPr>
            <w:r w:rsidRPr="00881790">
              <w:rPr>
                <w:color w:val="000000" w:themeColor="text1"/>
              </w:rPr>
              <w:t>Permanent marker</w:t>
            </w:r>
          </w:p>
        </w:tc>
        <w:tc>
          <w:tcPr>
            <w:tcW w:w="1913" w:type="pct"/>
            <w:vAlign w:val="center"/>
          </w:tcPr>
          <w:p w14:paraId="5EA44A96" w14:textId="77777777" w:rsidR="00293342" w:rsidRDefault="00293342" w:rsidP="00B019A9">
            <w:pPr>
              <w:pStyle w:val="NoSpacing"/>
            </w:pPr>
            <w:r>
              <w:t>Label sample bag</w:t>
            </w:r>
          </w:p>
        </w:tc>
        <w:tc>
          <w:tcPr>
            <w:tcW w:w="589" w:type="pct"/>
            <w:vAlign w:val="center"/>
          </w:tcPr>
          <w:p w14:paraId="5FCE4F35" w14:textId="77777777" w:rsidR="00293342" w:rsidRDefault="00293342" w:rsidP="005E05DB">
            <w:pPr>
              <w:pStyle w:val="NoSpacing"/>
            </w:pPr>
            <w:r>
              <w:t>4</w:t>
            </w:r>
          </w:p>
        </w:tc>
        <w:tc>
          <w:tcPr>
            <w:tcW w:w="383" w:type="pct"/>
            <w:vAlign w:val="center"/>
          </w:tcPr>
          <w:p w14:paraId="08C1819E" w14:textId="77777777" w:rsidR="00293342" w:rsidRDefault="00293342" w:rsidP="005E05DB">
            <w:pPr>
              <w:pStyle w:val="NoSpacing"/>
            </w:pPr>
            <w:r>
              <w:t>N</w:t>
            </w:r>
          </w:p>
        </w:tc>
      </w:tr>
      <w:tr w:rsidR="00293342" w:rsidRPr="00012EFC" w14:paraId="5C67C84C" w14:textId="77777777" w:rsidTr="00881790">
        <w:trPr>
          <w:cantSplit/>
        </w:trPr>
        <w:tc>
          <w:tcPr>
            <w:tcW w:w="627" w:type="pct"/>
            <w:vAlign w:val="center"/>
          </w:tcPr>
          <w:p w14:paraId="5AADB694" w14:textId="77777777" w:rsidR="00293342" w:rsidRDefault="00293342" w:rsidP="00B019A9">
            <w:pPr>
              <w:pStyle w:val="NoSpacing"/>
            </w:pPr>
            <w:r>
              <w:t>MX100592</w:t>
            </w:r>
          </w:p>
        </w:tc>
        <w:tc>
          <w:tcPr>
            <w:tcW w:w="288" w:type="pct"/>
            <w:vAlign w:val="center"/>
          </w:tcPr>
          <w:p w14:paraId="55422B9A" w14:textId="77777777" w:rsidR="00293342" w:rsidRDefault="00293342" w:rsidP="00B019A9">
            <w:pPr>
              <w:pStyle w:val="NoSpacing"/>
            </w:pPr>
            <w:r>
              <w:t>R</w:t>
            </w:r>
          </w:p>
        </w:tc>
        <w:tc>
          <w:tcPr>
            <w:tcW w:w="1200" w:type="pct"/>
            <w:vAlign w:val="center"/>
          </w:tcPr>
          <w:p w14:paraId="668F89A3" w14:textId="77777777" w:rsidR="00293342" w:rsidRPr="00881790" w:rsidRDefault="00293342" w:rsidP="00B019A9">
            <w:pPr>
              <w:pStyle w:val="NoSpacing"/>
              <w:rPr>
                <w:color w:val="000000" w:themeColor="text1"/>
              </w:rPr>
            </w:pPr>
            <w:r w:rsidRPr="00881790">
              <w:rPr>
                <w:color w:val="000000" w:themeColor="text1"/>
              </w:rPr>
              <w:t>Resealable plastic bag, 1 gal</w:t>
            </w:r>
          </w:p>
        </w:tc>
        <w:tc>
          <w:tcPr>
            <w:tcW w:w="1913" w:type="pct"/>
            <w:vAlign w:val="center"/>
          </w:tcPr>
          <w:p w14:paraId="2BA01220" w14:textId="77777777" w:rsidR="00293342" w:rsidRDefault="00293342" w:rsidP="00B019A9">
            <w:pPr>
              <w:pStyle w:val="NoSpacing"/>
            </w:pPr>
            <w:r>
              <w:t>Contain soil samples</w:t>
            </w:r>
          </w:p>
        </w:tc>
        <w:tc>
          <w:tcPr>
            <w:tcW w:w="589" w:type="pct"/>
            <w:vAlign w:val="center"/>
          </w:tcPr>
          <w:p w14:paraId="36E41C49" w14:textId="77777777" w:rsidR="00293342" w:rsidRDefault="00293342" w:rsidP="005E05DB">
            <w:pPr>
              <w:pStyle w:val="NoSpacing"/>
            </w:pPr>
            <w:r>
              <w:t>2 boxes</w:t>
            </w:r>
          </w:p>
        </w:tc>
        <w:tc>
          <w:tcPr>
            <w:tcW w:w="383" w:type="pct"/>
            <w:vAlign w:val="center"/>
          </w:tcPr>
          <w:p w14:paraId="681DDB02" w14:textId="77777777" w:rsidR="00293342" w:rsidRDefault="00293342" w:rsidP="005E05DB">
            <w:pPr>
              <w:pStyle w:val="NoSpacing"/>
            </w:pPr>
            <w:r>
              <w:t>N</w:t>
            </w:r>
          </w:p>
        </w:tc>
      </w:tr>
      <w:tr w:rsidR="00293342" w:rsidRPr="00012EFC" w14:paraId="3E48B014" w14:textId="77777777" w:rsidTr="00881790">
        <w:trPr>
          <w:cantSplit/>
        </w:trPr>
        <w:tc>
          <w:tcPr>
            <w:tcW w:w="627" w:type="pct"/>
            <w:vAlign w:val="center"/>
          </w:tcPr>
          <w:p w14:paraId="147BED05" w14:textId="77777777" w:rsidR="00293342" w:rsidRDefault="00293342" w:rsidP="00B019A9">
            <w:pPr>
              <w:pStyle w:val="NoSpacing"/>
            </w:pPr>
          </w:p>
        </w:tc>
        <w:tc>
          <w:tcPr>
            <w:tcW w:w="288" w:type="pct"/>
            <w:vAlign w:val="center"/>
          </w:tcPr>
          <w:p w14:paraId="71409162" w14:textId="77777777" w:rsidR="00293342" w:rsidRDefault="00293342" w:rsidP="00B019A9">
            <w:pPr>
              <w:pStyle w:val="NoSpacing"/>
            </w:pPr>
            <w:r>
              <w:t>S</w:t>
            </w:r>
          </w:p>
        </w:tc>
        <w:tc>
          <w:tcPr>
            <w:tcW w:w="1200" w:type="pct"/>
            <w:vAlign w:val="center"/>
          </w:tcPr>
          <w:p w14:paraId="5516621F" w14:textId="77777777" w:rsidR="00293342" w:rsidRPr="00881790" w:rsidRDefault="00293342" w:rsidP="00B019A9">
            <w:pPr>
              <w:pStyle w:val="NoSpacing"/>
              <w:rPr>
                <w:color w:val="000000" w:themeColor="text1"/>
              </w:rPr>
            </w:pPr>
            <w:r w:rsidRPr="00881790">
              <w:rPr>
                <w:color w:val="000000" w:themeColor="text1"/>
              </w:rPr>
              <w:t>Survey marking flag, PVC or fiberglass stake</w:t>
            </w:r>
          </w:p>
        </w:tc>
        <w:tc>
          <w:tcPr>
            <w:tcW w:w="1913" w:type="pct"/>
            <w:vAlign w:val="center"/>
          </w:tcPr>
          <w:p w14:paraId="56BF3353" w14:textId="77777777" w:rsidR="00293342" w:rsidRDefault="00293342" w:rsidP="00B019A9">
            <w:pPr>
              <w:pStyle w:val="NoSpacing"/>
            </w:pPr>
            <w:r>
              <w:t>Flag location of incubated soil core</w:t>
            </w:r>
          </w:p>
        </w:tc>
        <w:tc>
          <w:tcPr>
            <w:tcW w:w="589" w:type="pct"/>
            <w:vAlign w:val="center"/>
          </w:tcPr>
          <w:p w14:paraId="0020DEDB" w14:textId="77777777" w:rsidR="00293342" w:rsidRDefault="00293342" w:rsidP="005E05DB">
            <w:pPr>
              <w:pStyle w:val="NoSpacing"/>
            </w:pPr>
            <w:r>
              <w:t>50</w:t>
            </w:r>
          </w:p>
        </w:tc>
        <w:tc>
          <w:tcPr>
            <w:tcW w:w="383" w:type="pct"/>
            <w:vAlign w:val="center"/>
          </w:tcPr>
          <w:p w14:paraId="08123A06" w14:textId="77777777" w:rsidR="00293342" w:rsidRDefault="00293342" w:rsidP="005E05DB">
            <w:pPr>
              <w:pStyle w:val="NoSpacing"/>
            </w:pPr>
            <w:r>
              <w:t>N</w:t>
            </w:r>
          </w:p>
        </w:tc>
      </w:tr>
      <w:tr w:rsidR="00293342" w:rsidRPr="00012EFC" w14:paraId="70832132" w14:textId="77777777" w:rsidTr="00881790">
        <w:trPr>
          <w:cantSplit/>
        </w:trPr>
        <w:tc>
          <w:tcPr>
            <w:tcW w:w="627" w:type="pct"/>
            <w:vAlign w:val="center"/>
          </w:tcPr>
          <w:p w14:paraId="0597C474" w14:textId="77777777" w:rsidR="00293342" w:rsidRDefault="00293342" w:rsidP="00B019A9">
            <w:pPr>
              <w:pStyle w:val="NoSpacing"/>
            </w:pPr>
          </w:p>
        </w:tc>
        <w:tc>
          <w:tcPr>
            <w:tcW w:w="288" w:type="pct"/>
            <w:vAlign w:val="center"/>
          </w:tcPr>
          <w:p w14:paraId="2A584E7D" w14:textId="77777777" w:rsidR="00293342" w:rsidRDefault="00293342" w:rsidP="00B019A9">
            <w:pPr>
              <w:pStyle w:val="NoSpacing"/>
            </w:pPr>
            <w:r>
              <w:t>S</w:t>
            </w:r>
          </w:p>
        </w:tc>
        <w:tc>
          <w:tcPr>
            <w:tcW w:w="1200" w:type="pct"/>
            <w:vAlign w:val="center"/>
          </w:tcPr>
          <w:p w14:paraId="18C7DBAB" w14:textId="77777777" w:rsidR="00293342" w:rsidRPr="00881790" w:rsidRDefault="00293342" w:rsidP="00B019A9">
            <w:pPr>
              <w:pStyle w:val="NoSpacing"/>
              <w:rPr>
                <w:color w:val="000000" w:themeColor="text1"/>
              </w:rPr>
            </w:pPr>
            <w:r w:rsidRPr="00881790">
              <w:rPr>
                <w:color w:val="000000" w:themeColor="text1"/>
              </w:rPr>
              <w:t>Trash bag</w:t>
            </w:r>
          </w:p>
        </w:tc>
        <w:tc>
          <w:tcPr>
            <w:tcW w:w="1913" w:type="pct"/>
            <w:vAlign w:val="center"/>
          </w:tcPr>
          <w:p w14:paraId="4642E2D2" w14:textId="77777777" w:rsidR="00293342" w:rsidRDefault="00293342" w:rsidP="00B019A9">
            <w:pPr>
              <w:pStyle w:val="NoSpacing"/>
            </w:pPr>
            <w:r>
              <w:t>Dispose of consumables</w:t>
            </w:r>
          </w:p>
        </w:tc>
        <w:tc>
          <w:tcPr>
            <w:tcW w:w="589" w:type="pct"/>
            <w:vAlign w:val="center"/>
          </w:tcPr>
          <w:p w14:paraId="0F0478DF" w14:textId="77777777" w:rsidR="00293342" w:rsidRDefault="00293342" w:rsidP="005E05DB">
            <w:pPr>
              <w:pStyle w:val="NoSpacing"/>
            </w:pPr>
            <w:r>
              <w:t>2</w:t>
            </w:r>
          </w:p>
        </w:tc>
        <w:tc>
          <w:tcPr>
            <w:tcW w:w="383" w:type="pct"/>
            <w:vAlign w:val="center"/>
          </w:tcPr>
          <w:p w14:paraId="399DA9AD" w14:textId="77777777" w:rsidR="00293342" w:rsidRDefault="00293342" w:rsidP="005E05DB">
            <w:pPr>
              <w:pStyle w:val="NoSpacing"/>
            </w:pPr>
            <w:r>
              <w:t>N</w:t>
            </w:r>
          </w:p>
        </w:tc>
      </w:tr>
      <w:tr w:rsidR="00293342" w:rsidRPr="00012EFC" w14:paraId="3DE0E15E" w14:textId="77777777" w:rsidTr="007243E7">
        <w:trPr>
          <w:cantSplit/>
        </w:trPr>
        <w:tc>
          <w:tcPr>
            <w:tcW w:w="5000" w:type="pct"/>
            <w:gridSpan w:val="6"/>
            <w:shd w:val="clear" w:color="auto" w:fill="D9D9D9" w:themeFill="background1" w:themeFillShade="D9"/>
            <w:vAlign w:val="center"/>
          </w:tcPr>
          <w:p w14:paraId="719D62B6" w14:textId="77777777" w:rsidR="00293342" w:rsidRPr="00881790" w:rsidRDefault="00293342" w:rsidP="00293342">
            <w:pPr>
              <w:pStyle w:val="NoSpacing"/>
              <w:jc w:val="center"/>
              <w:rPr>
                <w:b/>
                <w:color w:val="000000" w:themeColor="text1"/>
              </w:rPr>
            </w:pPr>
            <w:r w:rsidRPr="00881790">
              <w:rPr>
                <w:b/>
                <w:color w:val="000000" w:themeColor="text1"/>
              </w:rPr>
              <w:t>Resources</w:t>
            </w:r>
          </w:p>
        </w:tc>
      </w:tr>
      <w:tr w:rsidR="00293342" w:rsidRPr="00012EFC" w14:paraId="36D8676A" w14:textId="77777777" w:rsidTr="007243E7">
        <w:trPr>
          <w:cantSplit/>
        </w:trPr>
        <w:tc>
          <w:tcPr>
            <w:tcW w:w="627" w:type="pct"/>
            <w:vAlign w:val="center"/>
          </w:tcPr>
          <w:p w14:paraId="7732B9B9" w14:textId="77777777" w:rsidR="00293342" w:rsidRDefault="00293342" w:rsidP="00B019A9">
            <w:pPr>
              <w:pStyle w:val="NoSpacing"/>
            </w:pPr>
            <w:r>
              <w:lastRenderedPageBreak/>
              <w:t>RD[05]</w:t>
            </w:r>
          </w:p>
        </w:tc>
        <w:tc>
          <w:tcPr>
            <w:tcW w:w="288" w:type="pct"/>
            <w:vAlign w:val="center"/>
          </w:tcPr>
          <w:p w14:paraId="700BE198" w14:textId="77777777" w:rsidR="00293342" w:rsidRDefault="00293342" w:rsidP="00B019A9">
            <w:pPr>
              <w:pStyle w:val="NoSpacing"/>
            </w:pPr>
            <w:r>
              <w:t>R</w:t>
            </w:r>
          </w:p>
        </w:tc>
        <w:tc>
          <w:tcPr>
            <w:tcW w:w="1200" w:type="pct"/>
            <w:vAlign w:val="center"/>
          </w:tcPr>
          <w:p w14:paraId="12DA79EF" w14:textId="77777777" w:rsidR="00293342" w:rsidRPr="00881790" w:rsidRDefault="00293342" w:rsidP="00B019A9">
            <w:pPr>
              <w:pStyle w:val="NoSpacing"/>
              <w:rPr>
                <w:color w:val="000000" w:themeColor="text1"/>
              </w:rPr>
            </w:pPr>
            <w:r w:rsidRPr="00881790">
              <w:rPr>
                <w:color w:val="000000" w:themeColor="text1"/>
              </w:rPr>
              <w:t>Field datasheet</w:t>
            </w:r>
          </w:p>
        </w:tc>
        <w:tc>
          <w:tcPr>
            <w:tcW w:w="1913" w:type="pct"/>
            <w:vAlign w:val="center"/>
          </w:tcPr>
          <w:p w14:paraId="62848716" w14:textId="77777777" w:rsidR="00293342" w:rsidRDefault="00293342" w:rsidP="00B019A9">
            <w:pPr>
              <w:pStyle w:val="NoSpacing"/>
            </w:pPr>
            <w:r>
              <w:t>Record data</w:t>
            </w:r>
          </w:p>
        </w:tc>
        <w:tc>
          <w:tcPr>
            <w:tcW w:w="589" w:type="pct"/>
            <w:vAlign w:val="center"/>
          </w:tcPr>
          <w:p w14:paraId="113F38DA" w14:textId="77777777" w:rsidR="00293342" w:rsidRDefault="00293342" w:rsidP="005E05DB">
            <w:pPr>
              <w:pStyle w:val="NoSpacing"/>
            </w:pPr>
            <w:r>
              <w:t>---</w:t>
            </w:r>
          </w:p>
        </w:tc>
        <w:tc>
          <w:tcPr>
            <w:tcW w:w="383" w:type="pct"/>
            <w:vAlign w:val="center"/>
          </w:tcPr>
          <w:p w14:paraId="4174BF37" w14:textId="77777777" w:rsidR="00293342" w:rsidRDefault="00293342" w:rsidP="005E05DB">
            <w:pPr>
              <w:pStyle w:val="NoSpacing"/>
            </w:pPr>
            <w:r>
              <w:t>N</w:t>
            </w:r>
          </w:p>
        </w:tc>
      </w:tr>
    </w:tbl>
    <w:p w14:paraId="3E08A080" w14:textId="5C9ED915" w:rsidR="00681CA2" w:rsidRDefault="008836F0" w:rsidP="005E05DB">
      <w:pPr>
        <w:rPr>
          <w:sz w:val="18"/>
          <w:lang w:eastAsia="ja-JP"/>
        </w:rPr>
      </w:pPr>
      <w:r w:rsidRPr="00264B81">
        <w:rPr>
          <w:sz w:val="18"/>
          <w:lang w:eastAsia="ja-JP"/>
        </w:rPr>
        <w:t>R/S=Required/Suggested</w:t>
      </w:r>
    </w:p>
    <w:p w14:paraId="222DB134" w14:textId="77777777" w:rsidR="009D22E0" w:rsidRDefault="009D22E0" w:rsidP="00F9421F">
      <w:pPr>
        <w:pStyle w:val="Caption"/>
      </w:pPr>
      <w:r>
        <w:br w:type="page"/>
      </w:r>
    </w:p>
    <w:p w14:paraId="0F0390A4" w14:textId="74AD6795" w:rsidR="00681CA2" w:rsidRPr="003934C4" w:rsidRDefault="00681CA2" w:rsidP="00F9421F">
      <w:pPr>
        <w:pStyle w:val="Caption"/>
      </w:pPr>
      <w:bookmarkStart w:id="44" w:name="_Toc307845577"/>
      <w:r w:rsidRPr="003934C4">
        <w:lastRenderedPageBreak/>
        <w:t>Table</w:t>
      </w:r>
      <w:r w:rsidR="00060B1A">
        <w:t xml:space="preserve"> 8</w:t>
      </w:r>
      <w:r w:rsidRPr="003934C4">
        <w:t>. Equipment list – Laboratory processing of soils for moisture content from one site</w:t>
      </w:r>
      <w:r w:rsidR="00363217">
        <w:t>.</w:t>
      </w:r>
      <w:bookmarkEnd w:id="44"/>
    </w:p>
    <w:tbl>
      <w:tblPr>
        <w:tblW w:w="48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87"/>
        <w:gridCol w:w="631"/>
        <w:gridCol w:w="2288"/>
        <w:gridCol w:w="3469"/>
        <w:gridCol w:w="810"/>
        <w:gridCol w:w="907"/>
      </w:tblGrid>
      <w:tr w:rsidR="007243E7" w:rsidRPr="00012EFC" w14:paraId="6E0168A0" w14:textId="77777777" w:rsidTr="00511B9A">
        <w:trPr>
          <w:cantSplit/>
          <w:trHeight w:val="1250"/>
          <w:tblHeader/>
        </w:trPr>
        <w:tc>
          <w:tcPr>
            <w:tcW w:w="685" w:type="pct"/>
            <w:shd w:val="clear" w:color="auto" w:fill="92D050"/>
            <w:vAlign w:val="center"/>
          </w:tcPr>
          <w:p w14:paraId="4697A419" w14:textId="77777777" w:rsidR="00293342" w:rsidRPr="00012EFC" w:rsidRDefault="00293342" w:rsidP="00293342">
            <w:pPr>
              <w:keepNext/>
              <w:spacing w:after="0" w:line="240" w:lineRule="auto"/>
              <w:rPr>
                <w:sz w:val="18"/>
                <w:szCs w:val="18"/>
              </w:rPr>
            </w:pPr>
            <w:r w:rsidRPr="00012EFC">
              <w:rPr>
                <w:b/>
                <w:bCs/>
              </w:rPr>
              <w:t>Item No.</w:t>
            </w:r>
          </w:p>
        </w:tc>
        <w:tc>
          <w:tcPr>
            <w:tcW w:w="336" w:type="pct"/>
            <w:shd w:val="clear" w:color="auto" w:fill="92D050"/>
            <w:vAlign w:val="center"/>
          </w:tcPr>
          <w:p w14:paraId="427F2CF5" w14:textId="77777777" w:rsidR="00293342" w:rsidRPr="00012EFC" w:rsidRDefault="00293342" w:rsidP="00293342">
            <w:pPr>
              <w:keepNext/>
              <w:spacing w:after="0" w:line="240" w:lineRule="auto"/>
              <w:rPr>
                <w:b/>
                <w:bCs/>
              </w:rPr>
            </w:pPr>
            <w:r>
              <w:rPr>
                <w:b/>
                <w:bCs/>
              </w:rPr>
              <w:t>R/S</w:t>
            </w:r>
          </w:p>
        </w:tc>
        <w:tc>
          <w:tcPr>
            <w:tcW w:w="1218" w:type="pct"/>
            <w:shd w:val="clear" w:color="auto" w:fill="92D050"/>
            <w:vAlign w:val="center"/>
          </w:tcPr>
          <w:p w14:paraId="23EC9B62" w14:textId="77777777" w:rsidR="00293342" w:rsidRPr="00012EFC" w:rsidRDefault="00293342" w:rsidP="00293342">
            <w:pPr>
              <w:keepNext/>
              <w:spacing w:after="0" w:line="240" w:lineRule="auto"/>
              <w:rPr>
                <w:b/>
                <w:bCs/>
              </w:rPr>
            </w:pPr>
            <w:r w:rsidRPr="00012EFC">
              <w:rPr>
                <w:b/>
                <w:bCs/>
              </w:rPr>
              <w:t>Description</w:t>
            </w:r>
          </w:p>
        </w:tc>
        <w:tc>
          <w:tcPr>
            <w:tcW w:w="1847" w:type="pct"/>
            <w:shd w:val="clear" w:color="auto" w:fill="92D050"/>
            <w:vAlign w:val="center"/>
          </w:tcPr>
          <w:p w14:paraId="4711B30D" w14:textId="77777777" w:rsidR="00293342" w:rsidRPr="00012EFC" w:rsidRDefault="00293342" w:rsidP="00293342">
            <w:pPr>
              <w:keepNext/>
              <w:spacing w:after="0" w:line="240" w:lineRule="auto"/>
              <w:rPr>
                <w:b/>
                <w:bCs/>
              </w:rPr>
            </w:pPr>
            <w:r w:rsidRPr="00012EFC">
              <w:rPr>
                <w:b/>
                <w:bCs/>
              </w:rPr>
              <w:t>Purpose</w:t>
            </w:r>
          </w:p>
        </w:tc>
        <w:tc>
          <w:tcPr>
            <w:tcW w:w="431" w:type="pct"/>
            <w:shd w:val="clear" w:color="auto" w:fill="92D050"/>
            <w:textDirection w:val="btLr"/>
            <w:vAlign w:val="center"/>
          </w:tcPr>
          <w:p w14:paraId="0D0ED942" w14:textId="77777777" w:rsidR="00293342" w:rsidRPr="00012EFC" w:rsidRDefault="00293342" w:rsidP="00293342">
            <w:pPr>
              <w:keepNext/>
              <w:spacing w:after="0" w:line="240" w:lineRule="auto"/>
              <w:ind w:left="113" w:right="113"/>
              <w:jc w:val="center"/>
              <w:rPr>
                <w:b/>
                <w:bCs/>
              </w:rPr>
            </w:pPr>
            <w:r w:rsidRPr="00012EFC">
              <w:rPr>
                <w:b/>
                <w:bCs/>
              </w:rPr>
              <w:t>Quantity</w:t>
            </w:r>
            <w:r>
              <w:rPr>
                <w:b/>
                <w:bCs/>
              </w:rPr>
              <w:t>*</w:t>
            </w:r>
          </w:p>
        </w:tc>
        <w:tc>
          <w:tcPr>
            <w:tcW w:w="481" w:type="pct"/>
            <w:shd w:val="clear" w:color="auto" w:fill="92D050"/>
            <w:textDirection w:val="btLr"/>
            <w:vAlign w:val="center"/>
          </w:tcPr>
          <w:p w14:paraId="0DB18329" w14:textId="77777777" w:rsidR="00293342" w:rsidRPr="00012EFC" w:rsidRDefault="00293342" w:rsidP="00293342">
            <w:pPr>
              <w:keepNext/>
              <w:spacing w:after="0" w:line="240" w:lineRule="auto"/>
              <w:ind w:left="113" w:right="113"/>
              <w:jc w:val="center"/>
              <w:rPr>
                <w:b/>
                <w:bCs/>
              </w:rPr>
            </w:pPr>
            <w:r w:rsidRPr="00012EFC">
              <w:rPr>
                <w:b/>
                <w:bCs/>
              </w:rPr>
              <w:t>Special Handling</w:t>
            </w:r>
          </w:p>
        </w:tc>
      </w:tr>
      <w:tr w:rsidR="007243E7" w:rsidRPr="000D69D2" w14:paraId="724DE74D" w14:textId="77777777" w:rsidTr="00511B9A">
        <w:trPr>
          <w:cantSplit/>
        </w:trPr>
        <w:tc>
          <w:tcPr>
            <w:tcW w:w="5000" w:type="pct"/>
            <w:gridSpan w:val="6"/>
            <w:shd w:val="clear" w:color="auto" w:fill="D9D9D9" w:themeFill="background1" w:themeFillShade="D9"/>
            <w:vAlign w:val="center"/>
          </w:tcPr>
          <w:p w14:paraId="4717ACD3" w14:textId="77777777" w:rsidR="00293342" w:rsidRPr="000D69D2" w:rsidRDefault="00293342" w:rsidP="00293342">
            <w:pPr>
              <w:pStyle w:val="NoSpacing"/>
              <w:jc w:val="center"/>
              <w:rPr>
                <w:b/>
              </w:rPr>
            </w:pPr>
            <w:r w:rsidRPr="000D69D2">
              <w:rPr>
                <w:b/>
              </w:rPr>
              <w:t>Durable Items</w:t>
            </w:r>
          </w:p>
        </w:tc>
      </w:tr>
      <w:tr w:rsidR="007243E7" w:rsidRPr="00012EFC" w14:paraId="1B013B47" w14:textId="77777777" w:rsidTr="00511B9A">
        <w:trPr>
          <w:cantSplit/>
        </w:trPr>
        <w:tc>
          <w:tcPr>
            <w:tcW w:w="685" w:type="pct"/>
            <w:vAlign w:val="center"/>
          </w:tcPr>
          <w:p w14:paraId="31AF6E35" w14:textId="77777777" w:rsidR="00293342" w:rsidRDefault="00293342" w:rsidP="00B019A9">
            <w:pPr>
              <w:pStyle w:val="NoSpacing"/>
              <w:rPr>
                <w:rFonts w:ascii="Calibri" w:hAnsi="Calibri"/>
                <w:color w:val="000000"/>
              </w:rPr>
            </w:pPr>
            <w:r>
              <w:rPr>
                <w:rFonts w:ascii="Calibri" w:hAnsi="Calibri"/>
                <w:color w:val="000000"/>
              </w:rPr>
              <w:t>MX104734</w:t>
            </w:r>
          </w:p>
        </w:tc>
        <w:tc>
          <w:tcPr>
            <w:tcW w:w="336" w:type="pct"/>
            <w:vAlign w:val="center"/>
          </w:tcPr>
          <w:p w14:paraId="3223BD0C" w14:textId="77777777" w:rsidR="00293342" w:rsidRDefault="00293342" w:rsidP="00B019A9">
            <w:pPr>
              <w:pStyle w:val="NoSpacing"/>
              <w:rPr>
                <w:rFonts w:ascii="Calibri" w:hAnsi="Calibri"/>
                <w:color w:val="000000"/>
              </w:rPr>
            </w:pPr>
          </w:p>
        </w:tc>
        <w:tc>
          <w:tcPr>
            <w:tcW w:w="1218" w:type="pct"/>
            <w:vAlign w:val="center"/>
          </w:tcPr>
          <w:p w14:paraId="20184E60"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Centrifuge tube rack, for 20 mm tube</w:t>
            </w:r>
          </w:p>
        </w:tc>
        <w:tc>
          <w:tcPr>
            <w:tcW w:w="1847" w:type="pct"/>
            <w:vAlign w:val="center"/>
          </w:tcPr>
          <w:p w14:paraId="5F838A9F" w14:textId="77777777" w:rsidR="00293342" w:rsidRDefault="00293342" w:rsidP="00B019A9">
            <w:pPr>
              <w:pStyle w:val="NoSpacing"/>
              <w:rPr>
                <w:rFonts w:ascii="Calibri" w:hAnsi="Calibri"/>
                <w:color w:val="000000"/>
              </w:rPr>
            </w:pPr>
            <w:r>
              <w:rPr>
                <w:rFonts w:ascii="Calibri" w:hAnsi="Calibri"/>
                <w:color w:val="000000"/>
              </w:rPr>
              <w:t>Preparing biogeochemical/stable isotope samples for oven drying</w:t>
            </w:r>
          </w:p>
        </w:tc>
        <w:tc>
          <w:tcPr>
            <w:tcW w:w="431" w:type="pct"/>
            <w:vAlign w:val="center"/>
          </w:tcPr>
          <w:p w14:paraId="5469D61E" w14:textId="77777777" w:rsidR="00293342" w:rsidRDefault="00293342" w:rsidP="005E05DB">
            <w:pPr>
              <w:pStyle w:val="NoSpacing"/>
              <w:rPr>
                <w:rFonts w:ascii="Calibri" w:hAnsi="Calibri" w:cs="Tahoma"/>
                <w:color w:val="000000"/>
                <w:sz w:val="16"/>
                <w:szCs w:val="16"/>
              </w:rPr>
            </w:pPr>
          </w:p>
        </w:tc>
        <w:tc>
          <w:tcPr>
            <w:tcW w:w="481" w:type="pct"/>
            <w:vAlign w:val="center"/>
          </w:tcPr>
          <w:p w14:paraId="7B482D5D" w14:textId="77777777" w:rsidR="00293342" w:rsidRDefault="00293342" w:rsidP="005E05DB">
            <w:pPr>
              <w:pStyle w:val="NoSpacing"/>
              <w:rPr>
                <w:rFonts w:ascii="Calibri" w:hAnsi="Calibri" w:cs="Tahoma"/>
                <w:color w:val="000000"/>
                <w:sz w:val="16"/>
                <w:szCs w:val="16"/>
              </w:rPr>
            </w:pPr>
          </w:p>
        </w:tc>
      </w:tr>
      <w:tr w:rsidR="007243E7" w:rsidRPr="00012EFC" w14:paraId="51DCA03B" w14:textId="77777777" w:rsidTr="00511B9A">
        <w:trPr>
          <w:cantSplit/>
        </w:trPr>
        <w:tc>
          <w:tcPr>
            <w:tcW w:w="685" w:type="pct"/>
            <w:vAlign w:val="center"/>
          </w:tcPr>
          <w:p w14:paraId="194BDB40" w14:textId="77777777" w:rsidR="00293342" w:rsidRDefault="00293342" w:rsidP="00B019A9">
            <w:pPr>
              <w:pStyle w:val="NoSpacing"/>
              <w:rPr>
                <w:rFonts w:ascii="Calibri" w:hAnsi="Calibri"/>
                <w:color w:val="000000"/>
              </w:rPr>
            </w:pPr>
            <w:r>
              <w:rPr>
                <w:rFonts w:ascii="Calibri" w:hAnsi="Calibri"/>
                <w:color w:val="000000"/>
              </w:rPr>
              <w:t>MX100350</w:t>
            </w:r>
          </w:p>
        </w:tc>
        <w:tc>
          <w:tcPr>
            <w:tcW w:w="336" w:type="pct"/>
            <w:vAlign w:val="center"/>
          </w:tcPr>
          <w:p w14:paraId="0E26F288" w14:textId="77777777" w:rsidR="00293342" w:rsidRDefault="00293342" w:rsidP="00B019A9">
            <w:pPr>
              <w:pStyle w:val="NoSpacing"/>
              <w:rPr>
                <w:rFonts w:ascii="Calibri" w:hAnsi="Calibri"/>
                <w:color w:val="000000"/>
              </w:rPr>
            </w:pPr>
          </w:p>
        </w:tc>
        <w:tc>
          <w:tcPr>
            <w:tcW w:w="1218" w:type="pct"/>
            <w:vAlign w:val="center"/>
          </w:tcPr>
          <w:p w14:paraId="0732FB70"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Sieve set</w:t>
            </w:r>
          </w:p>
        </w:tc>
        <w:tc>
          <w:tcPr>
            <w:tcW w:w="1847" w:type="pct"/>
            <w:vAlign w:val="center"/>
          </w:tcPr>
          <w:p w14:paraId="49E4BBB9" w14:textId="77777777" w:rsidR="00293342" w:rsidRDefault="00293342" w:rsidP="00B019A9">
            <w:pPr>
              <w:pStyle w:val="NoSpacing"/>
              <w:rPr>
                <w:rFonts w:ascii="Calibri" w:hAnsi="Calibri"/>
                <w:color w:val="000000"/>
              </w:rPr>
            </w:pPr>
            <w:r>
              <w:rPr>
                <w:rFonts w:ascii="Calibri" w:hAnsi="Calibri"/>
                <w:color w:val="000000"/>
              </w:rPr>
              <w:t>Sort mineral horizon soil particles to 2 mm</w:t>
            </w:r>
          </w:p>
        </w:tc>
        <w:tc>
          <w:tcPr>
            <w:tcW w:w="431" w:type="pct"/>
            <w:vAlign w:val="center"/>
          </w:tcPr>
          <w:p w14:paraId="67027F59" w14:textId="77777777" w:rsidR="00293342" w:rsidRDefault="00293342" w:rsidP="005E05DB">
            <w:pPr>
              <w:pStyle w:val="NoSpacing"/>
              <w:rPr>
                <w:rFonts w:ascii="Calibri" w:hAnsi="Calibri" w:cs="Tahoma"/>
                <w:color w:val="000000"/>
                <w:sz w:val="16"/>
                <w:szCs w:val="16"/>
              </w:rPr>
            </w:pPr>
          </w:p>
        </w:tc>
        <w:tc>
          <w:tcPr>
            <w:tcW w:w="481" w:type="pct"/>
            <w:vAlign w:val="center"/>
          </w:tcPr>
          <w:p w14:paraId="65DC5CAF" w14:textId="77777777" w:rsidR="00293342" w:rsidRDefault="00293342" w:rsidP="005E05DB">
            <w:pPr>
              <w:pStyle w:val="NoSpacing"/>
              <w:rPr>
                <w:rFonts w:ascii="Calibri" w:hAnsi="Calibri" w:cs="Tahoma"/>
                <w:color w:val="000000"/>
                <w:sz w:val="16"/>
                <w:szCs w:val="16"/>
              </w:rPr>
            </w:pPr>
          </w:p>
        </w:tc>
      </w:tr>
      <w:tr w:rsidR="007243E7" w:rsidRPr="00012EFC" w14:paraId="382A337F" w14:textId="77777777" w:rsidTr="00511B9A">
        <w:trPr>
          <w:cantSplit/>
        </w:trPr>
        <w:tc>
          <w:tcPr>
            <w:tcW w:w="685" w:type="pct"/>
            <w:vAlign w:val="center"/>
          </w:tcPr>
          <w:p w14:paraId="17FBDE8A" w14:textId="77777777" w:rsidR="00293342" w:rsidRDefault="00293342" w:rsidP="00B019A9">
            <w:pPr>
              <w:pStyle w:val="NoSpacing"/>
              <w:rPr>
                <w:rFonts w:ascii="Calibri" w:hAnsi="Calibri"/>
                <w:color w:val="000000"/>
              </w:rPr>
            </w:pPr>
            <w:r>
              <w:rPr>
                <w:rFonts w:ascii="Calibri" w:hAnsi="Calibri"/>
                <w:color w:val="000000"/>
              </w:rPr>
              <w:t>MX103208</w:t>
            </w:r>
          </w:p>
        </w:tc>
        <w:tc>
          <w:tcPr>
            <w:tcW w:w="336" w:type="pct"/>
            <w:vAlign w:val="center"/>
          </w:tcPr>
          <w:p w14:paraId="34950536" w14:textId="77777777" w:rsidR="00293342" w:rsidRDefault="00293342" w:rsidP="00B019A9">
            <w:pPr>
              <w:pStyle w:val="NoSpacing"/>
              <w:rPr>
                <w:rFonts w:ascii="Calibri" w:hAnsi="Calibri"/>
                <w:color w:val="000000"/>
              </w:rPr>
            </w:pPr>
            <w:r>
              <w:rPr>
                <w:rFonts w:ascii="Calibri" w:hAnsi="Calibri"/>
                <w:color w:val="000000"/>
              </w:rPr>
              <w:t>R</w:t>
            </w:r>
          </w:p>
        </w:tc>
        <w:tc>
          <w:tcPr>
            <w:tcW w:w="1218" w:type="pct"/>
            <w:vAlign w:val="center"/>
          </w:tcPr>
          <w:p w14:paraId="53F5C17B"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Sieve, 2 mm</w:t>
            </w:r>
          </w:p>
        </w:tc>
        <w:tc>
          <w:tcPr>
            <w:tcW w:w="1847" w:type="pct"/>
            <w:vAlign w:val="center"/>
          </w:tcPr>
          <w:p w14:paraId="160C75DC" w14:textId="77777777" w:rsidR="00293342" w:rsidRDefault="00293342" w:rsidP="00B019A9">
            <w:pPr>
              <w:pStyle w:val="NoSpacing"/>
              <w:rPr>
                <w:rFonts w:ascii="Calibri" w:hAnsi="Calibri"/>
                <w:color w:val="000000"/>
              </w:rPr>
            </w:pPr>
            <w:r>
              <w:rPr>
                <w:rFonts w:ascii="Calibri" w:hAnsi="Calibri"/>
                <w:color w:val="000000"/>
              </w:rPr>
              <w:t>Sort mineral horizon soil particles to 2 mm</w:t>
            </w:r>
          </w:p>
        </w:tc>
        <w:tc>
          <w:tcPr>
            <w:tcW w:w="431" w:type="pct"/>
            <w:vAlign w:val="center"/>
          </w:tcPr>
          <w:p w14:paraId="77123B28"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1 set</w:t>
            </w:r>
          </w:p>
        </w:tc>
        <w:tc>
          <w:tcPr>
            <w:tcW w:w="481" w:type="pct"/>
            <w:vAlign w:val="center"/>
          </w:tcPr>
          <w:p w14:paraId="11745D41"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N</w:t>
            </w:r>
          </w:p>
        </w:tc>
      </w:tr>
      <w:tr w:rsidR="007243E7" w:rsidRPr="000D69D2" w14:paraId="7DD3BD8D" w14:textId="77777777" w:rsidTr="00511B9A">
        <w:trPr>
          <w:cantSplit/>
          <w:trHeight w:val="316"/>
        </w:trPr>
        <w:tc>
          <w:tcPr>
            <w:tcW w:w="5000" w:type="pct"/>
            <w:gridSpan w:val="6"/>
            <w:shd w:val="clear" w:color="auto" w:fill="D9D9D9" w:themeFill="background1" w:themeFillShade="D9"/>
            <w:vAlign w:val="center"/>
          </w:tcPr>
          <w:p w14:paraId="46066168" w14:textId="77777777" w:rsidR="00293342" w:rsidRPr="00881790" w:rsidRDefault="00293342" w:rsidP="00293342">
            <w:pPr>
              <w:pStyle w:val="NoSpacing"/>
              <w:jc w:val="center"/>
              <w:rPr>
                <w:b/>
                <w:color w:val="000000" w:themeColor="text1"/>
              </w:rPr>
            </w:pPr>
            <w:r w:rsidRPr="00881790">
              <w:rPr>
                <w:b/>
                <w:color w:val="000000" w:themeColor="text1"/>
              </w:rPr>
              <w:t>Consumable items</w:t>
            </w:r>
          </w:p>
        </w:tc>
      </w:tr>
      <w:tr w:rsidR="007243E7" w:rsidRPr="00012EFC" w14:paraId="08E91013" w14:textId="77777777" w:rsidTr="00511B9A">
        <w:trPr>
          <w:cantSplit/>
        </w:trPr>
        <w:tc>
          <w:tcPr>
            <w:tcW w:w="685" w:type="pct"/>
            <w:vAlign w:val="center"/>
          </w:tcPr>
          <w:p w14:paraId="3F1BC435" w14:textId="77777777" w:rsidR="00293342" w:rsidRDefault="00293342" w:rsidP="00B019A9">
            <w:pPr>
              <w:pStyle w:val="NoSpacing"/>
              <w:rPr>
                <w:rFonts w:ascii="Calibri" w:hAnsi="Calibri"/>
                <w:color w:val="000000"/>
              </w:rPr>
            </w:pPr>
            <w:r>
              <w:rPr>
                <w:rFonts w:ascii="Calibri" w:hAnsi="Calibri"/>
                <w:color w:val="000000"/>
              </w:rPr>
              <w:t>MX100634</w:t>
            </w:r>
          </w:p>
        </w:tc>
        <w:tc>
          <w:tcPr>
            <w:tcW w:w="336" w:type="pct"/>
            <w:vAlign w:val="center"/>
          </w:tcPr>
          <w:p w14:paraId="2742F401" w14:textId="77777777" w:rsidR="00293342" w:rsidRDefault="00293342" w:rsidP="00B019A9">
            <w:pPr>
              <w:pStyle w:val="NoSpacing"/>
              <w:rPr>
                <w:rFonts w:ascii="Calibri" w:hAnsi="Calibri"/>
                <w:color w:val="000000"/>
              </w:rPr>
            </w:pPr>
          </w:p>
        </w:tc>
        <w:tc>
          <w:tcPr>
            <w:tcW w:w="1218" w:type="pct"/>
            <w:vAlign w:val="center"/>
          </w:tcPr>
          <w:p w14:paraId="4E97A088"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Label tape, ethanol safe</w:t>
            </w:r>
          </w:p>
        </w:tc>
        <w:tc>
          <w:tcPr>
            <w:tcW w:w="1847" w:type="pct"/>
            <w:vAlign w:val="center"/>
          </w:tcPr>
          <w:p w14:paraId="29F656E7" w14:textId="77777777" w:rsidR="00293342" w:rsidRDefault="00293342" w:rsidP="00B019A9">
            <w:pPr>
              <w:pStyle w:val="NoSpacing"/>
              <w:rPr>
                <w:rFonts w:ascii="Calibri" w:hAnsi="Calibri"/>
                <w:color w:val="000000"/>
              </w:rPr>
            </w:pPr>
            <w:r>
              <w:rPr>
                <w:rFonts w:ascii="Calibri" w:hAnsi="Calibri"/>
                <w:color w:val="000000"/>
              </w:rPr>
              <w:t>Labeling scintillaiton vials</w:t>
            </w:r>
          </w:p>
        </w:tc>
        <w:tc>
          <w:tcPr>
            <w:tcW w:w="431" w:type="pct"/>
            <w:vAlign w:val="center"/>
          </w:tcPr>
          <w:p w14:paraId="6A70990F" w14:textId="77777777" w:rsidR="00293342" w:rsidRDefault="00293342" w:rsidP="005E05DB">
            <w:pPr>
              <w:pStyle w:val="NoSpacing"/>
              <w:rPr>
                <w:rFonts w:ascii="Calibri" w:hAnsi="Calibri" w:cs="Tahoma"/>
                <w:color w:val="000000"/>
                <w:sz w:val="16"/>
                <w:szCs w:val="16"/>
              </w:rPr>
            </w:pPr>
          </w:p>
        </w:tc>
        <w:tc>
          <w:tcPr>
            <w:tcW w:w="481" w:type="pct"/>
            <w:vAlign w:val="center"/>
          </w:tcPr>
          <w:p w14:paraId="7CACB6AD" w14:textId="77777777" w:rsidR="00293342" w:rsidRDefault="00293342" w:rsidP="005E05DB">
            <w:pPr>
              <w:pStyle w:val="NoSpacing"/>
              <w:rPr>
                <w:rFonts w:ascii="Calibri" w:hAnsi="Calibri" w:cs="Tahoma"/>
                <w:color w:val="000000"/>
                <w:sz w:val="16"/>
                <w:szCs w:val="16"/>
              </w:rPr>
            </w:pPr>
          </w:p>
        </w:tc>
      </w:tr>
      <w:tr w:rsidR="007243E7" w:rsidRPr="00012EFC" w14:paraId="40115A52" w14:textId="77777777" w:rsidTr="00511B9A">
        <w:trPr>
          <w:cantSplit/>
        </w:trPr>
        <w:tc>
          <w:tcPr>
            <w:tcW w:w="685" w:type="pct"/>
            <w:vAlign w:val="center"/>
          </w:tcPr>
          <w:p w14:paraId="701A5ABA" w14:textId="77777777" w:rsidR="00293342" w:rsidRDefault="00293342" w:rsidP="00B019A9">
            <w:pPr>
              <w:pStyle w:val="NoSpacing"/>
              <w:rPr>
                <w:rFonts w:ascii="Calibri" w:hAnsi="Calibri"/>
                <w:color w:val="000000"/>
              </w:rPr>
            </w:pPr>
          </w:p>
        </w:tc>
        <w:tc>
          <w:tcPr>
            <w:tcW w:w="336" w:type="pct"/>
            <w:vAlign w:val="center"/>
          </w:tcPr>
          <w:p w14:paraId="3E1789C1" w14:textId="77777777" w:rsidR="00293342" w:rsidRDefault="00293342" w:rsidP="00B019A9">
            <w:pPr>
              <w:pStyle w:val="NoSpacing"/>
              <w:rPr>
                <w:rFonts w:ascii="Calibri" w:hAnsi="Calibri"/>
                <w:color w:val="000000"/>
              </w:rPr>
            </w:pPr>
            <w:r>
              <w:rPr>
                <w:rFonts w:ascii="Calibri" w:hAnsi="Calibri"/>
                <w:color w:val="000000"/>
              </w:rPr>
              <w:t>R</w:t>
            </w:r>
          </w:p>
        </w:tc>
        <w:tc>
          <w:tcPr>
            <w:tcW w:w="1218" w:type="pct"/>
            <w:vAlign w:val="center"/>
          </w:tcPr>
          <w:p w14:paraId="280C9871"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Nitrile gloves, powderless</w:t>
            </w:r>
          </w:p>
        </w:tc>
        <w:tc>
          <w:tcPr>
            <w:tcW w:w="1847" w:type="pct"/>
            <w:vAlign w:val="center"/>
          </w:tcPr>
          <w:p w14:paraId="0640ED0A" w14:textId="77777777" w:rsidR="00293342" w:rsidRDefault="00293342" w:rsidP="00B019A9">
            <w:pPr>
              <w:pStyle w:val="NoSpacing"/>
              <w:rPr>
                <w:rFonts w:ascii="Calibri" w:hAnsi="Calibri"/>
                <w:color w:val="000000"/>
              </w:rPr>
            </w:pPr>
            <w:r>
              <w:rPr>
                <w:rFonts w:ascii="Calibri" w:hAnsi="Calibri"/>
                <w:color w:val="000000"/>
              </w:rPr>
              <w:t>Prevent contamination of soil samples</w:t>
            </w:r>
          </w:p>
        </w:tc>
        <w:tc>
          <w:tcPr>
            <w:tcW w:w="431" w:type="pct"/>
            <w:vAlign w:val="center"/>
          </w:tcPr>
          <w:p w14:paraId="03D23EC6"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1 box</w:t>
            </w:r>
          </w:p>
        </w:tc>
        <w:tc>
          <w:tcPr>
            <w:tcW w:w="481" w:type="pct"/>
            <w:vAlign w:val="center"/>
          </w:tcPr>
          <w:p w14:paraId="33BEF6DD"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N</w:t>
            </w:r>
          </w:p>
        </w:tc>
      </w:tr>
      <w:tr w:rsidR="007243E7" w:rsidRPr="00012EFC" w14:paraId="1A4B194D" w14:textId="77777777" w:rsidTr="00511B9A">
        <w:trPr>
          <w:cantSplit/>
        </w:trPr>
        <w:tc>
          <w:tcPr>
            <w:tcW w:w="685" w:type="pct"/>
            <w:vAlign w:val="center"/>
          </w:tcPr>
          <w:p w14:paraId="74C2D40D" w14:textId="77777777" w:rsidR="00293342" w:rsidRDefault="00293342" w:rsidP="00B019A9">
            <w:pPr>
              <w:pStyle w:val="NoSpacing"/>
              <w:rPr>
                <w:rFonts w:ascii="Calibri" w:hAnsi="Calibri"/>
                <w:color w:val="000000"/>
              </w:rPr>
            </w:pPr>
            <w:r>
              <w:rPr>
                <w:rFonts w:ascii="Calibri" w:hAnsi="Calibri"/>
                <w:color w:val="000000"/>
              </w:rPr>
              <w:t>MX105089</w:t>
            </w:r>
          </w:p>
        </w:tc>
        <w:tc>
          <w:tcPr>
            <w:tcW w:w="336" w:type="pct"/>
            <w:vAlign w:val="center"/>
          </w:tcPr>
          <w:p w14:paraId="714DF5E0" w14:textId="77777777" w:rsidR="00293342" w:rsidRDefault="00293342" w:rsidP="00B019A9">
            <w:pPr>
              <w:pStyle w:val="NoSpacing"/>
              <w:rPr>
                <w:rFonts w:ascii="Calibri" w:hAnsi="Calibri"/>
                <w:color w:val="000000"/>
              </w:rPr>
            </w:pPr>
            <w:r>
              <w:rPr>
                <w:rFonts w:ascii="Calibri" w:hAnsi="Calibri"/>
                <w:color w:val="000000"/>
              </w:rPr>
              <w:t>R</w:t>
            </w:r>
          </w:p>
        </w:tc>
        <w:tc>
          <w:tcPr>
            <w:tcW w:w="1218" w:type="pct"/>
            <w:vAlign w:val="center"/>
          </w:tcPr>
          <w:p w14:paraId="56DE75A7"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Paper bag, #8</w:t>
            </w:r>
          </w:p>
        </w:tc>
        <w:tc>
          <w:tcPr>
            <w:tcW w:w="1847" w:type="pct"/>
            <w:vAlign w:val="center"/>
          </w:tcPr>
          <w:p w14:paraId="2F547B6F" w14:textId="77777777" w:rsidR="00293342" w:rsidRDefault="00293342" w:rsidP="00B019A9">
            <w:pPr>
              <w:pStyle w:val="NoSpacing"/>
              <w:rPr>
                <w:rFonts w:ascii="Calibri" w:hAnsi="Calibri"/>
                <w:color w:val="000000"/>
              </w:rPr>
            </w:pPr>
            <w:r>
              <w:rPr>
                <w:rFonts w:ascii="Calibri" w:hAnsi="Calibri"/>
                <w:color w:val="000000"/>
              </w:rPr>
              <w:t>Contain soil subsamples while air-drying</w:t>
            </w:r>
          </w:p>
        </w:tc>
        <w:tc>
          <w:tcPr>
            <w:tcW w:w="431" w:type="pct"/>
            <w:vAlign w:val="center"/>
          </w:tcPr>
          <w:p w14:paraId="57101D27"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50</w:t>
            </w:r>
          </w:p>
        </w:tc>
        <w:tc>
          <w:tcPr>
            <w:tcW w:w="481" w:type="pct"/>
            <w:vAlign w:val="center"/>
          </w:tcPr>
          <w:p w14:paraId="203B341E"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N</w:t>
            </w:r>
          </w:p>
        </w:tc>
      </w:tr>
      <w:tr w:rsidR="007243E7" w:rsidRPr="00012EFC" w14:paraId="2D63FB49" w14:textId="77777777" w:rsidTr="00511B9A">
        <w:trPr>
          <w:cantSplit/>
        </w:trPr>
        <w:tc>
          <w:tcPr>
            <w:tcW w:w="685" w:type="pct"/>
            <w:vAlign w:val="center"/>
          </w:tcPr>
          <w:p w14:paraId="4E164D81" w14:textId="3B6BB9F0" w:rsidR="00293342" w:rsidRDefault="00293342" w:rsidP="009937D4">
            <w:pPr>
              <w:pStyle w:val="NoSpacing"/>
              <w:rPr>
                <w:rFonts w:ascii="Calibri" w:hAnsi="Calibri"/>
                <w:color w:val="000000"/>
              </w:rPr>
            </w:pPr>
            <w:r w:rsidRPr="00511B9A">
              <w:rPr>
                <w:rFonts w:ascii="Calibri" w:eastAsia="Calibri" w:hAnsi="Calibri" w:cs="Calibri"/>
                <w:color w:val="000000"/>
              </w:rPr>
              <w:t>MX10</w:t>
            </w:r>
            <w:r w:rsidR="009937D4" w:rsidRPr="00511B9A">
              <w:rPr>
                <w:rFonts w:ascii="Calibri" w:eastAsia="Calibri" w:hAnsi="Calibri" w:cs="Calibri"/>
                <w:color w:val="000000"/>
              </w:rPr>
              <w:t>6249</w:t>
            </w:r>
          </w:p>
        </w:tc>
        <w:tc>
          <w:tcPr>
            <w:tcW w:w="336" w:type="pct"/>
            <w:vAlign w:val="center"/>
          </w:tcPr>
          <w:p w14:paraId="48A81FFC" w14:textId="77777777" w:rsidR="00293342" w:rsidRDefault="00293342" w:rsidP="00B019A9">
            <w:pPr>
              <w:pStyle w:val="NoSpacing"/>
              <w:rPr>
                <w:rFonts w:ascii="Calibri" w:hAnsi="Calibri"/>
                <w:color w:val="000000"/>
              </w:rPr>
            </w:pPr>
            <w:r>
              <w:rPr>
                <w:rFonts w:ascii="Calibri" w:hAnsi="Calibri"/>
                <w:color w:val="000000"/>
              </w:rPr>
              <w:t>R</w:t>
            </w:r>
          </w:p>
        </w:tc>
        <w:tc>
          <w:tcPr>
            <w:tcW w:w="1218" w:type="pct"/>
            <w:vAlign w:val="center"/>
          </w:tcPr>
          <w:p w14:paraId="74DFE361" w14:textId="2EC8FAF0" w:rsidR="00293342" w:rsidRPr="00881790" w:rsidRDefault="009937D4" w:rsidP="003B2B70">
            <w:pPr>
              <w:pStyle w:val="NoSpacing"/>
              <w:keepNext/>
              <w:keepLines/>
              <w:spacing w:before="240"/>
              <w:contextualSpacing/>
              <w:jc w:val="both"/>
              <w:outlineLvl w:val="6"/>
              <w:rPr>
                <w:rFonts w:ascii="Calibri" w:hAnsi="Calibri"/>
                <w:color w:val="000000" w:themeColor="text1"/>
              </w:rPr>
            </w:pPr>
            <w:r w:rsidRPr="00881790">
              <w:rPr>
                <w:rFonts w:ascii="Calibri" w:eastAsia="Calibri" w:hAnsi="Calibri" w:cs="Calibri"/>
                <w:color w:val="000000" w:themeColor="text1"/>
              </w:rPr>
              <w:t>Glass s</w:t>
            </w:r>
            <w:r w:rsidR="00293342" w:rsidRPr="00881790">
              <w:rPr>
                <w:rFonts w:ascii="Calibri" w:eastAsia="Calibri" w:hAnsi="Calibri" w:cs="Calibri"/>
                <w:color w:val="000000" w:themeColor="text1"/>
              </w:rPr>
              <w:t>cintillation vials with caps, 20 mL</w:t>
            </w:r>
          </w:p>
        </w:tc>
        <w:tc>
          <w:tcPr>
            <w:tcW w:w="1847" w:type="pct"/>
            <w:vAlign w:val="center"/>
          </w:tcPr>
          <w:p w14:paraId="4C230277" w14:textId="77777777" w:rsidR="00293342" w:rsidRDefault="00293342" w:rsidP="00B019A9">
            <w:pPr>
              <w:pStyle w:val="NoSpacing"/>
              <w:rPr>
                <w:rFonts w:ascii="Calibri" w:hAnsi="Calibri"/>
                <w:color w:val="000000"/>
              </w:rPr>
            </w:pPr>
            <w:r>
              <w:rPr>
                <w:rFonts w:ascii="Calibri" w:hAnsi="Calibri"/>
                <w:color w:val="000000"/>
              </w:rPr>
              <w:t>Preparing biogeochemical/stable isotope samples for oven drying; Securing samples for shipment</w:t>
            </w:r>
          </w:p>
        </w:tc>
        <w:tc>
          <w:tcPr>
            <w:tcW w:w="431" w:type="pct"/>
            <w:vAlign w:val="center"/>
          </w:tcPr>
          <w:p w14:paraId="76225D3A" w14:textId="77777777" w:rsidR="00293342" w:rsidRDefault="00293342" w:rsidP="005E05DB">
            <w:pPr>
              <w:pStyle w:val="NoSpacing"/>
              <w:rPr>
                <w:rFonts w:ascii="Calibri" w:hAnsi="Calibri" w:cs="Tahoma"/>
                <w:color w:val="000000"/>
                <w:sz w:val="16"/>
                <w:szCs w:val="16"/>
              </w:rPr>
            </w:pPr>
          </w:p>
        </w:tc>
        <w:tc>
          <w:tcPr>
            <w:tcW w:w="481" w:type="pct"/>
            <w:vAlign w:val="center"/>
          </w:tcPr>
          <w:p w14:paraId="1F5F7DA6" w14:textId="77777777" w:rsidR="00293342" w:rsidRDefault="00293342" w:rsidP="005E05DB">
            <w:pPr>
              <w:pStyle w:val="NoSpacing"/>
              <w:rPr>
                <w:rFonts w:ascii="Calibri" w:hAnsi="Calibri"/>
                <w:color w:val="000000"/>
              </w:rPr>
            </w:pPr>
          </w:p>
        </w:tc>
      </w:tr>
      <w:tr w:rsidR="007243E7" w:rsidRPr="000D69D2" w14:paraId="2EAD6818" w14:textId="77777777" w:rsidTr="00511B9A">
        <w:trPr>
          <w:cantSplit/>
        </w:trPr>
        <w:tc>
          <w:tcPr>
            <w:tcW w:w="5000" w:type="pct"/>
            <w:gridSpan w:val="6"/>
            <w:shd w:val="clear" w:color="auto" w:fill="D9D9D9" w:themeFill="background1" w:themeFillShade="D9"/>
            <w:vAlign w:val="center"/>
          </w:tcPr>
          <w:p w14:paraId="6FABD8E9" w14:textId="77777777" w:rsidR="00293342" w:rsidRPr="00881790" w:rsidRDefault="00293342" w:rsidP="005E05DB">
            <w:pPr>
              <w:pStyle w:val="NoSpacing"/>
              <w:keepNext/>
              <w:jc w:val="center"/>
              <w:rPr>
                <w:b/>
                <w:color w:val="000000" w:themeColor="text1"/>
              </w:rPr>
            </w:pPr>
            <w:r w:rsidRPr="00881790">
              <w:rPr>
                <w:b/>
                <w:color w:val="000000" w:themeColor="text1"/>
              </w:rPr>
              <w:t>Resources</w:t>
            </w:r>
          </w:p>
        </w:tc>
      </w:tr>
      <w:tr w:rsidR="007243E7" w:rsidRPr="00012EFC" w14:paraId="5E8B28D9" w14:textId="77777777" w:rsidTr="00511B9A">
        <w:trPr>
          <w:cantSplit/>
        </w:trPr>
        <w:tc>
          <w:tcPr>
            <w:tcW w:w="685" w:type="pct"/>
            <w:vAlign w:val="center"/>
          </w:tcPr>
          <w:p w14:paraId="4D7F2787" w14:textId="77777777" w:rsidR="00293342" w:rsidRDefault="00293342" w:rsidP="00B019A9">
            <w:pPr>
              <w:pStyle w:val="NoSpacing"/>
              <w:rPr>
                <w:rFonts w:ascii="Calibri" w:hAnsi="Calibri"/>
                <w:color w:val="000000"/>
              </w:rPr>
            </w:pPr>
            <w:r>
              <w:rPr>
                <w:rFonts w:ascii="Calibri" w:hAnsi="Calibri"/>
                <w:color w:val="000000"/>
              </w:rPr>
              <w:t>RD[05]</w:t>
            </w:r>
          </w:p>
        </w:tc>
        <w:tc>
          <w:tcPr>
            <w:tcW w:w="336" w:type="pct"/>
            <w:vAlign w:val="center"/>
          </w:tcPr>
          <w:p w14:paraId="221C3279" w14:textId="77777777" w:rsidR="00293342" w:rsidRDefault="00293342" w:rsidP="00B019A9">
            <w:pPr>
              <w:pStyle w:val="NoSpacing"/>
              <w:rPr>
                <w:rFonts w:ascii="Calibri" w:hAnsi="Calibri"/>
                <w:color w:val="000000"/>
              </w:rPr>
            </w:pPr>
            <w:r>
              <w:rPr>
                <w:rFonts w:ascii="Calibri" w:hAnsi="Calibri"/>
                <w:color w:val="000000"/>
              </w:rPr>
              <w:t>R</w:t>
            </w:r>
          </w:p>
        </w:tc>
        <w:tc>
          <w:tcPr>
            <w:tcW w:w="1218" w:type="pct"/>
            <w:vAlign w:val="center"/>
          </w:tcPr>
          <w:p w14:paraId="2EC909ED" w14:textId="77777777" w:rsidR="00293342" w:rsidRPr="00881790" w:rsidRDefault="00293342" w:rsidP="00B019A9">
            <w:pPr>
              <w:pStyle w:val="NoSpacing"/>
              <w:rPr>
                <w:rFonts w:ascii="Calibri" w:hAnsi="Calibri"/>
                <w:color w:val="000000" w:themeColor="text1"/>
              </w:rPr>
            </w:pPr>
            <w:r w:rsidRPr="00881790">
              <w:rPr>
                <w:rFonts w:ascii="Calibri" w:hAnsi="Calibri"/>
                <w:color w:val="000000" w:themeColor="text1"/>
              </w:rPr>
              <w:t>Lab datasheet</w:t>
            </w:r>
          </w:p>
        </w:tc>
        <w:tc>
          <w:tcPr>
            <w:tcW w:w="1847" w:type="pct"/>
            <w:vAlign w:val="center"/>
          </w:tcPr>
          <w:p w14:paraId="718E84E3" w14:textId="77777777" w:rsidR="00293342" w:rsidRDefault="00293342" w:rsidP="00B019A9">
            <w:pPr>
              <w:pStyle w:val="NoSpacing"/>
              <w:rPr>
                <w:rFonts w:ascii="Calibri" w:hAnsi="Calibri"/>
                <w:color w:val="000000"/>
              </w:rPr>
            </w:pPr>
            <w:r>
              <w:rPr>
                <w:rFonts w:ascii="Calibri" w:hAnsi="Calibri"/>
                <w:color w:val="000000"/>
              </w:rPr>
              <w:t>Record data</w:t>
            </w:r>
          </w:p>
        </w:tc>
        <w:tc>
          <w:tcPr>
            <w:tcW w:w="431" w:type="pct"/>
            <w:vAlign w:val="center"/>
          </w:tcPr>
          <w:p w14:paraId="038CF6B9"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w:t>
            </w:r>
          </w:p>
        </w:tc>
        <w:tc>
          <w:tcPr>
            <w:tcW w:w="481" w:type="pct"/>
            <w:vAlign w:val="center"/>
          </w:tcPr>
          <w:p w14:paraId="51E1CD3B" w14:textId="77777777" w:rsidR="00293342" w:rsidRDefault="00293342" w:rsidP="005E05DB">
            <w:pPr>
              <w:pStyle w:val="NoSpacing"/>
              <w:rPr>
                <w:rFonts w:ascii="Calibri" w:eastAsiaTheme="majorEastAsia" w:hAnsi="Calibri" w:cstheme="majorBidi"/>
                <w:b/>
                <w:iCs/>
                <w:caps/>
                <w:color w:val="000000"/>
                <w:szCs w:val="20"/>
              </w:rPr>
            </w:pPr>
            <w:r>
              <w:rPr>
                <w:rFonts w:ascii="Calibri" w:hAnsi="Calibri"/>
                <w:color w:val="000000"/>
              </w:rPr>
              <w:t>N</w:t>
            </w:r>
          </w:p>
        </w:tc>
      </w:tr>
    </w:tbl>
    <w:p w14:paraId="28673ED9" w14:textId="660B3834" w:rsidR="00C25605" w:rsidRDefault="00C25605" w:rsidP="005E05DB">
      <w:pPr>
        <w:rPr>
          <w:sz w:val="18"/>
          <w:lang w:eastAsia="ja-JP"/>
        </w:rPr>
      </w:pPr>
      <w:r>
        <w:rPr>
          <w:sz w:val="18"/>
          <w:lang w:eastAsia="ja-JP"/>
        </w:rPr>
        <w:t>R/S=Required/Suggested</w:t>
      </w:r>
    </w:p>
    <w:p w14:paraId="53AEE24D" w14:textId="77777777" w:rsidR="009D22E0" w:rsidRDefault="009D22E0" w:rsidP="00F9421F">
      <w:pPr>
        <w:pStyle w:val="Caption"/>
      </w:pPr>
      <w:r>
        <w:br w:type="page"/>
      </w:r>
    </w:p>
    <w:p w14:paraId="6B259E20" w14:textId="5CA13B8D" w:rsidR="00681CA2" w:rsidRPr="004A6BEE" w:rsidRDefault="00681CA2" w:rsidP="00F9421F">
      <w:pPr>
        <w:pStyle w:val="Caption"/>
      </w:pPr>
      <w:bookmarkStart w:id="45" w:name="_Toc307845578"/>
      <w:r w:rsidRPr="004A6BEE">
        <w:lastRenderedPageBreak/>
        <w:t>Table</w:t>
      </w:r>
      <w:r w:rsidR="00060B1A">
        <w:t xml:space="preserve"> 9</w:t>
      </w:r>
      <w:r w:rsidR="00A22B46" w:rsidRPr="00EB7703">
        <w:t>.</w:t>
      </w:r>
      <w:r w:rsidRPr="00315E1C">
        <w:t xml:space="preserve"> </w:t>
      </w:r>
      <w:r w:rsidRPr="002164ED">
        <w:t xml:space="preserve">Equipment list - </w:t>
      </w:r>
      <w:r w:rsidR="00315E1C">
        <w:t>S</w:t>
      </w:r>
      <w:r w:rsidRPr="002164ED">
        <w:t>oil pH measurement</w:t>
      </w:r>
      <w:r w:rsidR="00363217">
        <w:t>.</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86" w:type="dxa"/>
          <w:bottom w:w="58" w:type="dxa"/>
          <w:right w:w="86" w:type="dxa"/>
        </w:tblCellMar>
        <w:tblLook w:val="04A0" w:firstRow="1" w:lastRow="0" w:firstColumn="1" w:lastColumn="0" w:noHBand="0" w:noVBand="1"/>
      </w:tblPr>
      <w:tblGrid>
        <w:gridCol w:w="1195"/>
        <w:gridCol w:w="549"/>
        <w:gridCol w:w="2574"/>
        <w:gridCol w:w="3559"/>
        <w:gridCol w:w="822"/>
        <w:gridCol w:w="833"/>
      </w:tblGrid>
      <w:tr w:rsidR="00681CA2" w:rsidRPr="00012EFC" w14:paraId="52DB548A" w14:textId="77777777" w:rsidTr="00792202">
        <w:trPr>
          <w:cantSplit/>
          <w:trHeight w:val="1216"/>
          <w:tblHeader/>
        </w:trPr>
        <w:tc>
          <w:tcPr>
            <w:tcW w:w="627" w:type="pct"/>
            <w:shd w:val="clear" w:color="auto" w:fill="92D050"/>
            <w:vAlign w:val="center"/>
          </w:tcPr>
          <w:p w14:paraId="1D3027F0" w14:textId="77777777" w:rsidR="00681CA2" w:rsidRPr="00012EFC" w:rsidRDefault="00681CA2" w:rsidP="00681CA2">
            <w:pPr>
              <w:keepNext/>
              <w:spacing w:after="0" w:line="240" w:lineRule="auto"/>
              <w:rPr>
                <w:sz w:val="18"/>
                <w:szCs w:val="18"/>
              </w:rPr>
            </w:pPr>
            <w:r w:rsidRPr="00012EFC">
              <w:rPr>
                <w:b/>
                <w:bCs/>
              </w:rPr>
              <w:t>Item No.</w:t>
            </w:r>
          </w:p>
        </w:tc>
        <w:tc>
          <w:tcPr>
            <w:tcW w:w="288" w:type="pct"/>
            <w:shd w:val="clear" w:color="auto" w:fill="92D050"/>
            <w:vAlign w:val="center"/>
          </w:tcPr>
          <w:p w14:paraId="5B78F4D5" w14:textId="77777777" w:rsidR="00681CA2" w:rsidRPr="00012EFC" w:rsidRDefault="00681CA2" w:rsidP="00681CA2">
            <w:pPr>
              <w:keepNext/>
              <w:spacing w:after="0" w:line="240" w:lineRule="auto"/>
              <w:rPr>
                <w:b/>
                <w:bCs/>
              </w:rPr>
            </w:pPr>
            <w:r>
              <w:rPr>
                <w:b/>
                <w:bCs/>
              </w:rPr>
              <w:t>R/S</w:t>
            </w:r>
          </w:p>
        </w:tc>
        <w:tc>
          <w:tcPr>
            <w:tcW w:w="1350" w:type="pct"/>
            <w:shd w:val="clear" w:color="auto" w:fill="92D050"/>
            <w:vAlign w:val="center"/>
          </w:tcPr>
          <w:p w14:paraId="4A5576A1" w14:textId="77777777" w:rsidR="00681CA2" w:rsidRPr="00012EFC" w:rsidRDefault="00681CA2" w:rsidP="00681CA2">
            <w:pPr>
              <w:keepNext/>
              <w:spacing w:after="0" w:line="240" w:lineRule="auto"/>
              <w:rPr>
                <w:b/>
                <w:bCs/>
              </w:rPr>
            </w:pPr>
            <w:r w:rsidRPr="00012EFC">
              <w:rPr>
                <w:b/>
                <w:bCs/>
              </w:rPr>
              <w:t>Description</w:t>
            </w:r>
          </w:p>
        </w:tc>
        <w:tc>
          <w:tcPr>
            <w:tcW w:w="1867" w:type="pct"/>
            <w:shd w:val="clear" w:color="auto" w:fill="92D050"/>
            <w:vAlign w:val="center"/>
          </w:tcPr>
          <w:p w14:paraId="4BB4E3DE" w14:textId="77777777" w:rsidR="00681CA2" w:rsidRPr="00012EFC" w:rsidRDefault="00681CA2" w:rsidP="00681CA2">
            <w:pPr>
              <w:keepNext/>
              <w:spacing w:after="0" w:line="240" w:lineRule="auto"/>
              <w:rPr>
                <w:b/>
                <w:bCs/>
              </w:rPr>
            </w:pPr>
            <w:r w:rsidRPr="00012EFC">
              <w:rPr>
                <w:b/>
                <w:bCs/>
              </w:rPr>
              <w:t>Purpose</w:t>
            </w:r>
          </w:p>
        </w:tc>
        <w:tc>
          <w:tcPr>
            <w:tcW w:w="431" w:type="pct"/>
            <w:shd w:val="clear" w:color="auto" w:fill="92D050"/>
            <w:textDirection w:val="btLr"/>
            <w:vAlign w:val="center"/>
          </w:tcPr>
          <w:p w14:paraId="75968C45" w14:textId="77777777" w:rsidR="00681CA2" w:rsidRPr="00012EFC" w:rsidRDefault="00681CA2" w:rsidP="00681CA2">
            <w:pPr>
              <w:keepNext/>
              <w:spacing w:after="0" w:line="240" w:lineRule="auto"/>
              <w:ind w:left="113" w:right="113"/>
              <w:jc w:val="center"/>
              <w:rPr>
                <w:b/>
                <w:bCs/>
              </w:rPr>
            </w:pPr>
            <w:r w:rsidRPr="00012EFC">
              <w:rPr>
                <w:b/>
                <w:bCs/>
              </w:rPr>
              <w:t>Quantity</w:t>
            </w:r>
            <w:r>
              <w:rPr>
                <w:b/>
                <w:bCs/>
              </w:rPr>
              <w:t>*</w:t>
            </w:r>
          </w:p>
        </w:tc>
        <w:tc>
          <w:tcPr>
            <w:tcW w:w="437" w:type="pct"/>
            <w:shd w:val="clear" w:color="auto" w:fill="92D050"/>
            <w:textDirection w:val="btLr"/>
            <w:vAlign w:val="center"/>
          </w:tcPr>
          <w:p w14:paraId="2B901DFE" w14:textId="77777777" w:rsidR="00681CA2" w:rsidRPr="00012EFC" w:rsidRDefault="00681CA2" w:rsidP="00681CA2">
            <w:pPr>
              <w:keepNext/>
              <w:spacing w:after="0" w:line="240" w:lineRule="auto"/>
              <w:ind w:left="113" w:right="113"/>
              <w:jc w:val="center"/>
              <w:rPr>
                <w:b/>
                <w:bCs/>
              </w:rPr>
            </w:pPr>
            <w:r w:rsidRPr="00012EFC">
              <w:rPr>
                <w:b/>
                <w:bCs/>
              </w:rPr>
              <w:t>Special Handling</w:t>
            </w:r>
          </w:p>
        </w:tc>
      </w:tr>
      <w:tr w:rsidR="00681CA2" w:rsidRPr="000D69D2" w14:paraId="1B889441" w14:textId="77777777" w:rsidTr="00792202">
        <w:trPr>
          <w:cantSplit/>
        </w:trPr>
        <w:tc>
          <w:tcPr>
            <w:tcW w:w="5000" w:type="pct"/>
            <w:gridSpan w:val="6"/>
            <w:shd w:val="clear" w:color="auto" w:fill="D9D9D9" w:themeFill="background1" w:themeFillShade="D9"/>
            <w:vAlign w:val="center"/>
          </w:tcPr>
          <w:p w14:paraId="434725F9" w14:textId="77777777" w:rsidR="00681CA2" w:rsidRPr="000D69D2" w:rsidRDefault="00681CA2" w:rsidP="00681CA2">
            <w:pPr>
              <w:pStyle w:val="NoSpacing"/>
              <w:jc w:val="center"/>
              <w:rPr>
                <w:b/>
              </w:rPr>
            </w:pPr>
            <w:r w:rsidRPr="000D69D2">
              <w:rPr>
                <w:b/>
              </w:rPr>
              <w:t>Durable Items</w:t>
            </w:r>
          </w:p>
        </w:tc>
      </w:tr>
      <w:tr w:rsidR="00681CA2" w:rsidRPr="00012EFC" w14:paraId="749649C2" w14:textId="77777777" w:rsidTr="00792202">
        <w:trPr>
          <w:cantSplit/>
        </w:trPr>
        <w:tc>
          <w:tcPr>
            <w:tcW w:w="627" w:type="pct"/>
            <w:tcBorders>
              <w:top w:val="single" w:sz="4" w:space="0" w:color="auto"/>
              <w:left w:val="single" w:sz="4" w:space="0" w:color="auto"/>
              <w:bottom w:val="single" w:sz="4" w:space="0" w:color="auto"/>
              <w:right w:val="single" w:sz="4" w:space="0" w:color="auto"/>
            </w:tcBorders>
            <w:vAlign w:val="center"/>
          </w:tcPr>
          <w:p w14:paraId="61AC5070" w14:textId="77777777" w:rsidR="00681CA2" w:rsidRDefault="00681CA2" w:rsidP="00B019A9">
            <w:pPr>
              <w:pStyle w:val="NoSpacing"/>
            </w:pPr>
            <w:r>
              <w:t>MX100267</w:t>
            </w:r>
          </w:p>
        </w:tc>
        <w:tc>
          <w:tcPr>
            <w:tcW w:w="288" w:type="pct"/>
            <w:tcBorders>
              <w:top w:val="single" w:sz="4" w:space="0" w:color="auto"/>
              <w:left w:val="single" w:sz="4" w:space="0" w:color="auto"/>
              <w:bottom w:val="single" w:sz="4" w:space="0" w:color="auto"/>
              <w:right w:val="single" w:sz="4" w:space="0" w:color="auto"/>
            </w:tcBorders>
            <w:vAlign w:val="center"/>
          </w:tcPr>
          <w:p w14:paraId="2A96B5D3" w14:textId="77777777" w:rsidR="00681CA2" w:rsidRDefault="00681CA2" w:rsidP="00B019A9">
            <w:pPr>
              <w:pStyle w:val="NoSpacing"/>
            </w:pPr>
            <w:r>
              <w:t>R</w:t>
            </w:r>
          </w:p>
        </w:tc>
        <w:tc>
          <w:tcPr>
            <w:tcW w:w="1350" w:type="pct"/>
            <w:tcBorders>
              <w:top w:val="single" w:sz="4" w:space="0" w:color="auto"/>
              <w:left w:val="single" w:sz="4" w:space="0" w:color="auto"/>
              <w:bottom w:val="single" w:sz="4" w:space="0" w:color="auto"/>
              <w:right w:val="single" w:sz="4" w:space="0" w:color="auto"/>
            </w:tcBorders>
            <w:vAlign w:val="center"/>
          </w:tcPr>
          <w:p w14:paraId="72CA3106" w14:textId="77777777" w:rsidR="00681CA2" w:rsidRPr="00881790" w:rsidRDefault="00681CA2" w:rsidP="00B019A9">
            <w:pPr>
              <w:pStyle w:val="NoSpacing"/>
              <w:rPr>
                <w:color w:val="000000" w:themeColor="text1"/>
              </w:rPr>
            </w:pPr>
            <w:r w:rsidRPr="00881790">
              <w:rPr>
                <w:color w:val="000000" w:themeColor="text1"/>
              </w:rPr>
              <w:t>pH meter</w:t>
            </w:r>
          </w:p>
        </w:tc>
        <w:tc>
          <w:tcPr>
            <w:tcW w:w="1867" w:type="pct"/>
            <w:tcBorders>
              <w:top w:val="single" w:sz="4" w:space="0" w:color="auto"/>
              <w:left w:val="single" w:sz="4" w:space="0" w:color="auto"/>
              <w:bottom w:val="single" w:sz="4" w:space="0" w:color="auto"/>
              <w:right w:val="single" w:sz="4" w:space="0" w:color="auto"/>
            </w:tcBorders>
            <w:vAlign w:val="center"/>
          </w:tcPr>
          <w:p w14:paraId="51C7970F" w14:textId="77777777" w:rsidR="00681CA2" w:rsidRDefault="00681CA2" w:rsidP="00B019A9">
            <w:pPr>
              <w:pStyle w:val="NoSpacing"/>
            </w:pPr>
            <w:r>
              <w:t>Measure pH value of samples</w:t>
            </w:r>
          </w:p>
        </w:tc>
        <w:tc>
          <w:tcPr>
            <w:tcW w:w="431" w:type="pct"/>
            <w:tcBorders>
              <w:top w:val="single" w:sz="4" w:space="0" w:color="auto"/>
              <w:left w:val="single" w:sz="4" w:space="0" w:color="auto"/>
              <w:bottom w:val="single" w:sz="4" w:space="0" w:color="auto"/>
              <w:right w:val="single" w:sz="4" w:space="0" w:color="auto"/>
            </w:tcBorders>
            <w:vAlign w:val="center"/>
          </w:tcPr>
          <w:p w14:paraId="70FAF93B" w14:textId="77777777" w:rsidR="00681CA2" w:rsidRDefault="00681CA2" w:rsidP="005E05DB">
            <w:pPr>
              <w:pStyle w:val="NoSpacing"/>
            </w:pPr>
            <w:r>
              <w:t>1</w:t>
            </w:r>
          </w:p>
        </w:tc>
        <w:tc>
          <w:tcPr>
            <w:tcW w:w="437" w:type="pct"/>
            <w:tcBorders>
              <w:top w:val="single" w:sz="4" w:space="0" w:color="auto"/>
              <w:left w:val="single" w:sz="4" w:space="0" w:color="auto"/>
              <w:bottom w:val="single" w:sz="4" w:space="0" w:color="auto"/>
              <w:right w:val="single" w:sz="4" w:space="0" w:color="auto"/>
            </w:tcBorders>
            <w:vAlign w:val="center"/>
          </w:tcPr>
          <w:p w14:paraId="67384404" w14:textId="77777777" w:rsidR="00681CA2" w:rsidRDefault="00681CA2" w:rsidP="005E05DB">
            <w:pPr>
              <w:pStyle w:val="NoSpacing"/>
            </w:pPr>
            <w:r>
              <w:t>N</w:t>
            </w:r>
          </w:p>
        </w:tc>
      </w:tr>
      <w:tr w:rsidR="00681CA2" w:rsidRPr="00012EFC" w14:paraId="490C442F" w14:textId="77777777" w:rsidTr="00792202">
        <w:trPr>
          <w:cantSplit/>
        </w:trPr>
        <w:tc>
          <w:tcPr>
            <w:tcW w:w="627" w:type="pct"/>
            <w:tcBorders>
              <w:top w:val="single" w:sz="4" w:space="0" w:color="auto"/>
              <w:left w:val="single" w:sz="4" w:space="0" w:color="auto"/>
              <w:bottom w:val="single" w:sz="4" w:space="0" w:color="auto"/>
              <w:right w:val="single" w:sz="4" w:space="0" w:color="auto"/>
            </w:tcBorders>
            <w:vAlign w:val="center"/>
          </w:tcPr>
          <w:p w14:paraId="44987E6E" w14:textId="77777777" w:rsidR="00681CA2" w:rsidRDefault="00681CA2" w:rsidP="00B019A9">
            <w:pPr>
              <w:pStyle w:val="NoSpacing"/>
            </w:pPr>
            <w:r>
              <w:t>MX104770</w:t>
            </w:r>
          </w:p>
        </w:tc>
        <w:tc>
          <w:tcPr>
            <w:tcW w:w="288" w:type="pct"/>
            <w:tcBorders>
              <w:top w:val="single" w:sz="4" w:space="0" w:color="auto"/>
              <w:left w:val="single" w:sz="4" w:space="0" w:color="auto"/>
              <w:bottom w:val="single" w:sz="4" w:space="0" w:color="auto"/>
              <w:right w:val="single" w:sz="4" w:space="0" w:color="auto"/>
            </w:tcBorders>
            <w:vAlign w:val="center"/>
          </w:tcPr>
          <w:p w14:paraId="29370B78" w14:textId="77777777" w:rsidR="00681CA2" w:rsidRDefault="00681CA2" w:rsidP="00B019A9">
            <w:pPr>
              <w:pStyle w:val="NoSpacing"/>
            </w:pPr>
            <w:r>
              <w:t>S</w:t>
            </w:r>
          </w:p>
        </w:tc>
        <w:tc>
          <w:tcPr>
            <w:tcW w:w="1350" w:type="pct"/>
            <w:tcBorders>
              <w:top w:val="single" w:sz="4" w:space="0" w:color="auto"/>
              <w:left w:val="single" w:sz="4" w:space="0" w:color="auto"/>
              <w:bottom w:val="single" w:sz="4" w:space="0" w:color="auto"/>
              <w:right w:val="single" w:sz="4" w:space="0" w:color="auto"/>
            </w:tcBorders>
            <w:vAlign w:val="center"/>
          </w:tcPr>
          <w:p w14:paraId="3FBFB556" w14:textId="77777777" w:rsidR="00681CA2" w:rsidRPr="00881790" w:rsidRDefault="00681CA2" w:rsidP="00B019A9">
            <w:pPr>
              <w:pStyle w:val="NoSpacing"/>
              <w:rPr>
                <w:color w:val="000000" w:themeColor="text1"/>
              </w:rPr>
            </w:pPr>
            <w:r w:rsidRPr="00881790">
              <w:rPr>
                <w:color w:val="000000" w:themeColor="text1"/>
              </w:rPr>
              <w:t>Stir rod</w:t>
            </w:r>
          </w:p>
        </w:tc>
        <w:tc>
          <w:tcPr>
            <w:tcW w:w="1867" w:type="pct"/>
            <w:tcBorders>
              <w:top w:val="single" w:sz="4" w:space="0" w:color="auto"/>
              <w:left w:val="single" w:sz="4" w:space="0" w:color="auto"/>
              <w:bottom w:val="single" w:sz="4" w:space="0" w:color="auto"/>
              <w:right w:val="single" w:sz="4" w:space="0" w:color="auto"/>
            </w:tcBorders>
            <w:vAlign w:val="center"/>
          </w:tcPr>
          <w:p w14:paraId="389C8DAB" w14:textId="77777777" w:rsidR="00681CA2" w:rsidRDefault="00681CA2" w:rsidP="00B019A9">
            <w:pPr>
              <w:pStyle w:val="NoSpacing"/>
            </w:pPr>
            <w:r>
              <w:t>Mix pH samples</w:t>
            </w:r>
          </w:p>
        </w:tc>
        <w:tc>
          <w:tcPr>
            <w:tcW w:w="431" w:type="pct"/>
            <w:tcBorders>
              <w:top w:val="single" w:sz="4" w:space="0" w:color="auto"/>
              <w:left w:val="single" w:sz="4" w:space="0" w:color="auto"/>
              <w:bottom w:val="single" w:sz="4" w:space="0" w:color="auto"/>
              <w:right w:val="single" w:sz="4" w:space="0" w:color="auto"/>
            </w:tcBorders>
            <w:vAlign w:val="center"/>
          </w:tcPr>
          <w:p w14:paraId="68F3A266" w14:textId="77777777" w:rsidR="00681CA2" w:rsidRDefault="00681CA2" w:rsidP="005E05DB">
            <w:pPr>
              <w:pStyle w:val="NoSpacing"/>
            </w:pPr>
            <w:r>
              <w:t>1</w:t>
            </w:r>
          </w:p>
        </w:tc>
        <w:tc>
          <w:tcPr>
            <w:tcW w:w="437" w:type="pct"/>
            <w:tcBorders>
              <w:top w:val="single" w:sz="4" w:space="0" w:color="auto"/>
              <w:left w:val="single" w:sz="4" w:space="0" w:color="auto"/>
              <w:bottom w:val="single" w:sz="4" w:space="0" w:color="auto"/>
              <w:right w:val="single" w:sz="4" w:space="0" w:color="auto"/>
            </w:tcBorders>
            <w:vAlign w:val="center"/>
          </w:tcPr>
          <w:p w14:paraId="65AA159E" w14:textId="77777777" w:rsidR="00681CA2" w:rsidRDefault="00681CA2" w:rsidP="005E05DB">
            <w:pPr>
              <w:pStyle w:val="NoSpacing"/>
            </w:pPr>
            <w:r>
              <w:t>N</w:t>
            </w:r>
          </w:p>
        </w:tc>
      </w:tr>
      <w:tr w:rsidR="00681CA2" w:rsidRPr="00012EFC" w14:paraId="59B141BA" w14:textId="77777777" w:rsidTr="00792202">
        <w:trPr>
          <w:cantSplit/>
        </w:trPr>
        <w:tc>
          <w:tcPr>
            <w:tcW w:w="627" w:type="pct"/>
            <w:tcBorders>
              <w:top w:val="single" w:sz="4" w:space="0" w:color="auto"/>
              <w:left w:val="single" w:sz="4" w:space="0" w:color="auto"/>
              <w:bottom w:val="single" w:sz="4" w:space="0" w:color="auto"/>
              <w:right w:val="single" w:sz="4" w:space="0" w:color="auto"/>
            </w:tcBorders>
            <w:vAlign w:val="center"/>
          </w:tcPr>
          <w:p w14:paraId="76A0AD97" w14:textId="77777777" w:rsidR="00681CA2" w:rsidRDefault="00681CA2" w:rsidP="00B019A9">
            <w:pPr>
              <w:pStyle w:val="NoSpacing"/>
            </w:pPr>
            <w:r>
              <w:t>MX100570</w:t>
            </w:r>
          </w:p>
        </w:tc>
        <w:tc>
          <w:tcPr>
            <w:tcW w:w="288" w:type="pct"/>
            <w:tcBorders>
              <w:top w:val="single" w:sz="4" w:space="0" w:color="auto"/>
              <w:left w:val="single" w:sz="4" w:space="0" w:color="auto"/>
              <w:bottom w:val="single" w:sz="4" w:space="0" w:color="auto"/>
              <w:right w:val="single" w:sz="4" w:space="0" w:color="auto"/>
            </w:tcBorders>
            <w:vAlign w:val="center"/>
          </w:tcPr>
          <w:p w14:paraId="0D3076FD" w14:textId="77777777" w:rsidR="00681CA2" w:rsidRDefault="00681CA2" w:rsidP="00B019A9">
            <w:pPr>
              <w:pStyle w:val="NoSpacing"/>
            </w:pPr>
            <w:r>
              <w:t>S</w:t>
            </w:r>
          </w:p>
        </w:tc>
        <w:tc>
          <w:tcPr>
            <w:tcW w:w="1350" w:type="pct"/>
            <w:tcBorders>
              <w:top w:val="single" w:sz="4" w:space="0" w:color="auto"/>
              <w:left w:val="single" w:sz="4" w:space="0" w:color="auto"/>
              <w:bottom w:val="single" w:sz="4" w:space="0" w:color="auto"/>
              <w:right w:val="single" w:sz="4" w:space="0" w:color="auto"/>
            </w:tcBorders>
            <w:vAlign w:val="center"/>
          </w:tcPr>
          <w:p w14:paraId="1751886D" w14:textId="77777777" w:rsidR="00681CA2" w:rsidRPr="00881790" w:rsidRDefault="00681CA2" w:rsidP="00B019A9">
            <w:pPr>
              <w:pStyle w:val="NoSpacing"/>
              <w:rPr>
                <w:color w:val="000000" w:themeColor="text1"/>
              </w:rPr>
            </w:pPr>
            <w:r w:rsidRPr="00881790">
              <w:rPr>
                <w:color w:val="000000" w:themeColor="text1"/>
              </w:rPr>
              <w:t>Volumetric flask, 1 L</w:t>
            </w:r>
          </w:p>
        </w:tc>
        <w:tc>
          <w:tcPr>
            <w:tcW w:w="1867" w:type="pct"/>
            <w:tcBorders>
              <w:top w:val="single" w:sz="4" w:space="0" w:color="auto"/>
              <w:left w:val="single" w:sz="4" w:space="0" w:color="auto"/>
              <w:bottom w:val="single" w:sz="4" w:space="0" w:color="auto"/>
              <w:right w:val="single" w:sz="4" w:space="0" w:color="auto"/>
            </w:tcBorders>
            <w:vAlign w:val="center"/>
          </w:tcPr>
          <w:p w14:paraId="2DEB8023" w14:textId="77777777" w:rsidR="00681CA2" w:rsidRDefault="00681CA2" w:rsidP="00B019A9">
            <w:pPr>
              <w:pStyle w:val="NoSpacing"/>
            </w:pPr>
            <w:r>
              <w:t>Prepare calcium chloride solution for pH analysis</w:t>
            </w:r>
          </w:p>
        </w:tc>
        <w:tc>
          <w:tcPr>
            <w:tcW w:w="431" w:type="pct"/>
            <w:tcBorders>
              <w:top w:val="single" w:sz="4" w:space="0" w:color="auto"/>
              <w:left w:val="single" w:sz="4" w:space="0" w:color="auto"/>
              <w:bottom w:val="single" w:sz="4" w:space="0" w:color="auto"/>
              <w:right w:val="single" w:sz="4" w:space="0" w:color="auto"/>
            </w:tcBorders>
            <w:vAlign w:val="center"/>
          </w:tcPr>
          <w:p w14:paraId="3E9F7D95" w14:textId="77777777" w:rsidR="00681CA2" w:rsidRDefault="00681CA2" w:rsidP="005E05DB">
            <w:pPr>
              <w:pStyle w:val="NoSpacing"/>
            </w:pPr>
            <w:r>
              <w:t>1</w:t>
            </w:r>
          </w:p>
        </w:tc>
        <w:tc>
          <w:tcPr>
            <w:tcW w:w="437" w:type="pct"/>
            <w:tcBorders>
              <w:top w:val="single" w:sz="4" w:space="0" w:color="auto"/>
              <w:left w:val="single" w:sz="4" w:space="0" w:color="auto"/>
              <w:bottom w:val="single" w:sz="4" w:space="0" w:color="auto"/>
              <w:right w:val="single" w:sz="4" w:space="0" w:color="auto"/>
            </w:tcBorders>
            <w:vAlign w:val="center"/>
          </w:tcPr>
          <w:p w14:paraId="07A17FD2" w14:textId="77777777" w:rsidR="00681CA2" w:rsidRDefault="00681CA2" w:rsidP="005E05DB">
            <w:pPr>
              <w:pStyle w:val="NoSpacing"/>
            </w:pPr>
            <w:r>
              <w:t>N</w:t>
            </w:r>
          </w:p>
        </w:tc>
      </w:tr>
      <w:tr w:rsidR="00681CA2" w:rsidRPr="000D69D2" w14:paraId="4D921FCA" w14:textId="77777777" w:rsidTr="00792202">
        <w:trPr>
          <w:cantSplit/>
        </w:trPr>
        <w:tc>
          <w:tcPr>
            <w:tcW w:w="5000" w:type="pct"/>
            <w:gridSpan w:val="6"/>
            <w:shd w:val="clear" w:color="auto" w:fill="D9D9D9" w:themeFill="background1" w:themeFillShade="D9"/>
            <w:vAlign w:val="center"/>
          </w:tcPr>
          <w:p w14:paraId="00335D62" w14:textId="77777777" w:rsidR="00681CA2" w:rsidRPr="00881790" w:rsidRDefault="00681CA2" w:rsidP="00681CA2">
            <w:pPr>
              <w:pStyle w:val="NoSpacing"/>
              <w:jc w:val="center"/>
              <w:rPr>
                <w:b/>
                <w:color w:val="000000" w:themeColor="text1"/>
              </w:rPr>
            </w:pPr>
            <w:r w:rsidRPr="00881790">
              <w:rPr>
                <w:b/>
                <w:color w:val="000000" w:themeColor="text1"/>
              </w:rPr>
              <w:t>Consumable items</w:t>
            </w:r>
          </w:p>
        </w:tc>
      </w:tr>
      <w:tr w:rsidR="00681CA2" w:rsidRPr="00012EFC" w14:paraId="4DD03510" w14:textId="77777777" w:rsidTr="00792202">
        <w:trPr>
          <w:cantSplit/>
        </w:trPr>
        <w:tc>
          <w:tcPr>
            <w:tcW w:w="627" w:type="pct"/>
            <w:vAlign w:val="center"/>
          </w:tcPr>
          <w:p w14:paraId="79DA6225" w14:textId="77777777" w:rsidR="00681CA2" w:rsidRDefault="00681CA2" w:rsidP="00B019A9">
            <w:pPr>
              <w:pStyle w:val="NoSpacing"/>
            </w:pPr>
            <w:r>
              <w:t>MX105810</w:t>
            </w:r>
          </w:p>
        </w:tc>
        <w:tc>
          <w:tcPr>
            <w:tcW w:w="288" w:type="pct"/>
            <w:vAlign w:val="center"/>
          </w:tcPr>
          <w:p w14:paraId="49F424E5" w14:textId="77777777" w:rsidR="00681CA2" w:rsidRDefault="00681CA2" w:rsidP="00B019A9">
            <w:pPr>
              <w:pStyle w:val="NoSpacing"/>
            </w:pPr>
            <w:r>
              <w:t>R</w:t>
            </w:r>
          </w:p>
        </w:tc>
        <w:tc>
          <w:tcPr>
            <w:tcW w:w="1350" w:type="pct"/>
            <w:vAlign w:val="center"/>
          </w:tcPr>
          <w:p w14:paraId="36383DFB" w14:textId="77777777" w:rsidR="00681CA2" w:rsidRPr="00881790" w:rsidRDefault="00681CA2" w:rsidP="00B019A9">
            <w:pPr>
              <w:pStyle w:val="NoSpacing"/>
              <w:rPr>
                <w:color w:val="000000" w:themeColor="text1"/>
              </w:rPr>
            </w:pPr>
            <w:r w:rsidRPr="00881790">
              <w:rPr>
                <w:color w:val="000000" w:themeColor="text1"/>
              </w:rPr>
              <w:t>Calcium Chloride Dihydrate</w:t>
            </w:r>
          </w:p>
        </w:tc>
        <w:tc>
          <w:tcPr>
            <w:tcW w:w="1867" w:type="pct"/>
            <w:vAlign w:val="center"/>
          </w:tcPr>
          <w:p w14:paraId="26AEA964" w14:textId="77777777" w:rsidR="00681CA2" w:rsidRDefault="00681CA2" w:rsidP="00B019A9">
            <w:pPr>
              <w:pStyle w:val="NoSpacing"/>
            </w:pPr>
            <w:r>
              <w:t>pH analysis</w:t>
            </w:r>
          </w:p>
        </w:tc>
        <w:tc>
          <w:tcPr>
            <w:tcW w:w="431" w:type="pct"/>
            <w:vAlign w:val="center"/>
          </w:tcPr>
          <w:p w14:paraId="15A527B0" w14:textId="77777777" w:rsidR="00681CA2" w:rsidRDefault="00681CA2" w:rsidP="005E05DB">
            <w:pPr>
              <w:pStyle w:val="NoSpacing"/>
            </w:pPr>
            <w:r>
              <w:t>2.94 g</w:t>
            </w:r>
          </w:p>
        </w:tc>
        <w:tc>
          <w:tcPr>
            <w:tcW w:w="437" w:type="pct"/>
            <w:vAlign w:val="center"/>
          </w:tcPr>
          <w:p w14:paraId="7BF053EA" w14:textId="77777777" w:rsidR="00681CA2" w:rsidRDefault="00681CA2" w:rsidP="005E05DB">
            <w:pPr>
              <w:pStyle w:val="NoSpacing"/>
            </w:pPr>
            <w:r>
              <w:t>N</w:t>
            </w:r>
          </w:p>
        </w:tc>
      </w:tr>
      <w:tr w:rsidR="00681CA2" w:rsidRPr="00012EFC" w14:paraId="68DFD538" w14:textId="77777777" w:rsidTr="00792202">
        <w:trPr>
          <w:cantSplit/>
        </w:trPr>
        <w:tc>
          <w:tcPr>
            <w:tcW w:w="627" w:type="pct"/>
            <w:vAlign w:val="center"/>
          </w:tcPr>
          <w:p w14:paraId="479086CC" w14:textId="77777777" w:rsidR="00681CA2" w:rsidRDefault="00681CA2" w:rsidP="00B019A9">
            <w:pPr>
              <w:pStyle w:val="NoSpacing"/>
            </w:pPr>
            <w:r>
              <w:t>MX105811</w:t>
            </w:r>
          </w:p>
        </w:tc>
        <w:tc>
          <w:tcPr>
            <w:tcW w:w="288" w:type="pct"/>
            <w:vAlign w:val="center"/>
          </w:tcPr>
          <w:p w14:paraId="0E900DBD" w14:textId="77777777" w:rsidR="00681CA2" w:rsidRDefault="00681CA2" w:rsidP="00B019A9">
            <w:pPr>
              <w:pStyle w:val="NoSpacing"/>
            </w:pPr>
            <w:r>
              <w:t>R</w:t>
            </w:r>
          </w:p>
        </w:tc>
        <w:tc>
          <w:tcPr>
            <w:tcW w:w="1350" w:type="pct"/>
            <w:vAlign w:val="center"/>
          </w:tcPr>
          <w:p w14:paraId="476BC607" w14:textId="77777777" w:rsidR="00681CA2" w:rsidRPr="00881790" w:rsidRDefault="00681CA2" w:rsidP="00B019A9">
            <w:pPr>
              <w:pStyle w:val="NoSpacing"/>
              <w:rPr>
                <w:color w:val="000000" w:themeColor="text1"/>
              </w:rPr>
            </w:pPr>
            <w:r w:rsidRPr="00881790">
              <w:rPr>
                <w:color w:val="000000" w:themeColor="text1"/>
              </w:rPr>
              <w:t>Calcium Hydroxide</w:t>
            </w:r>
          </w:p>
        </w:tc>
        <w:tc>
          <w:tcPr>
            <w:tcW w:w="1867" w:type="pct"/>
            <w:vAlign w:val="center"/>
          </w:tcPr>
          <w:p w14:paraId="0C98E77E" w14:textId="77777777" w:rsidR="00681CA2" w:rsidRDefault="00681CA2" w:rsidP="00B019A9">
            <w:pPr>
              <w:pStyle w:val="NoSpacing"/>
            </w:pPr>
            <w:r>
              <w:t>Adjust pH of CaCl</w:t>
            </w:r>
            <w:r>
              <w:rPr>
                <w:vertAlign w:val="subscript"/>
              </w:rPr>
              <w:t>2</w:t>
            </w:r>
          </w:p>
        </w:tc>
        <w:tc>
          <w:tcPr>
            <w:tcW w:w="431" w:type="pct"/>
            <w:vAlign w:val="center"/>
          </w:tcPr>
          <w:p w14:paraId="60F5844B" w14:textId="77777777" w:rsidR="00681CA2" w:rsidRDefault="00681CA2" w:rsidP="005E05DB">
            <w:pPr>
              <w:pStyle w:val="NoSpacing"/>
            </w:pPr>
            <w:r>
              <w:t>1 ml</w:t>
            </w:r>
          </w:p>
        </w:tc>
        <w:tc>
          <w:tcPr>
            <w:tcW w:w="437" w:type="pct"/>
            <w:vAlign w:val="center"/>
          </w:tcPr>
          <w:p w14:paraId="45E121F0" w14:textId="77777777" w:rsidR="00681CA2" w:rsidRDefault="00681CA2" w:rsidP="005E05DB">
            <w:pPr>
              <w:pStyle w:val="NoSpacing"/>
            </w:pPr>
            <w:r>
              <w:t>N</w:t>
            </w:r>
          </w:p>
        </w:tc>
      </w:tr>
      <w:tr w:rsidR="00681CA2" w:rsidRPr="00012EFC" w14:paraId="53E1ECF7" w14:textId="77777777" w:rsidTr="00881790">
        <w:trPr>
          <w:cantSplit/>
        </w:trPr>
        <w:tc>
          <w:tcPr>
            <w:tcW w:w="627" w:type="pct"/>
            <w:vAlign w:val="center"/>
          </w:tcPr>
          <w:p w14:paraId="6E03A7CC" w14:textId="77777777" w:rsidR="00681CA2" w:rsidRDefault="00681CA2" w:rsidP="00B019A9">
            <w:pPr>
              <w:pStyle w:val="NoSpacing"/>
              <w:rPr>
                <w:color w:val="9C0006"/>
              </w:rPr>
            </w:pPr>
            <w:r>
              <w:rPr>
                <w:color w:val="9C0006"/>
              </w:rPr>
              <w:t> </w:t>
            </w:r>
          </w:p>
        </w:tc>
        <w:tc>
          <w:tcPr>
            <w:tcW w:w="288" w:type="pct"/>
            <w:vAlign w:val="center"/>
          </w:tcPr>
          <w:p w14:paraId="1D4930E0" w14:textId="77777777" w:rsidR="00681CA2" w:rsidRDefault="00681CA2" w:rsidP="00B019A9">
            <w:pPr>
              <w:pStyle w:val="NoSpacing"/>
            </w:pPr>
            <w:r>
              <w:t>S</w:t>
            </w:r>
          </w:p>
        </w:tc>
        <w:tc>
          <w:tcPr>
            <w:tcW w:w="1350" w:type="pct"/>
            <w:shd w:val="clear" w:color="auto" w:fill="auto"/>
            <w:vAlign w:val="center"/>
          </w:tcPr>
          <w:p w14:paraId="1BE4CD48" w14:textId="77777777" w:rsidR="00681CA2" w:rsidRPr="00881790" w:rsidRDefault="00681CA2" w:rsidP="00B019A9">
            <w:pPr>
              <w:pStyle w:val="NoSpacing"/>
              <w:rPr>
                <w:color w:val="000000" w:themeColor="text1"/>
              </w:rPr>
            </w:pPr>
            <w:r w:rsidRPr="00881790">
              <w:rPr>
                <w:color w:val="000000" w:themeColor="text1"/>
              </w:rPr>
              <w:t>Cup 50-100 mL</w:t>
            </w:r>
          </w:p>
        </w:tc>
        <w:tc>
          <w:tcPr>
            <w:tcW w:w="1867" w:type="pct"/>
            <w:vAlign w:val="center"/>
          </w:tcPr>
          <w:p w14:paraId="33A3F6B5" w14:textId="77777777" w:rsidR="00681CA2" w:rsidRDefault="00681CA2" w:rsidP="00B019A9">
            <w:pPr>
              <w:pStyle w:val="NoSpacing"/>
            </w:pPr>
            <w:r>
              <w:t>pH analysis</w:t>
            </w:r>
          </w:p>
        </w:tc>
        <w:tc>
          <w:tcPr>
            <w:tcW w:w="431" w:type="pct"/>
            <w:vAlign w:val="center"/>
          </w:tcPr>
          <w:p w14:paraId="343C5665" w14:textId="77777777" w:rsidR="00681CA2" w:rsidRPr="00881790" w:rsidRDefault="00681CA2" w:rsidP="005E05DB">
            <w:pPr>
              <w:pStyle w:val="NoSpacing"/>
            </w:pPr>
            <w:r w:rsidRPr="00881790">
              <w:t>50 (+)</w:t>
            </w:r>
          </w:p>
        </w:tc>
        <w:tc>
          <w:tcPr>
            <w:tcW w:w="437" w:type="pct"/>
            <w:vAlign w:val="center"/>
          </w:tcPr>
          <w:p w14:paraId="09CB35F7" w14:textId="77777777" w:rsidR="00681CA2" w:rsidRDefault="00681CA2" w:rsidP="005E05DB">
            <w:pPr>
              <w:pStyle w:val="NoSpacing"/>
            </w:pPr>
            <w:r>
              <w:t>N</w:t>
            </w:r>
          </w:p>
        </w:tc>
      </w:tr>
      <w:tr w:rsidR="00681CA2" w:rsidRPr="00012EFC" w14:paraId="00CA8E96" w14:textId="77777777" w:rsidTr="00792202">
        <w:trPr>
          <w:cantSplit/>
        </w:trPr>
        <w:tc>
          <w:tcPr>
            <w:tcW w:w="627" w:type="pct"/>
            <w:vAlign w:val="center"/>
          </w:tcPr>
          <w:p w14:paraId="4792F015" w14:textId="77777777" w:rsidR="00681CA2" w:rsidRDefault="00681CA2" w:rsidP="00B019A9">
            <w:pPr>
              <w:pStyle w:val="NoSpacing"/>
            </w:pPr>
          </w:p>
        </w:tc>
        <w:tc>
          <w:tcPr>
            <w:tcW w:w="288" w:type="pct"/>
            <w:vAlign w:val="center"/>
          </w:tcPr>
          <w:p w14:paraId="6B112F3E" w14:textId="77777777" w:rsidR="00681CA2" w:rsidRDefault="00681CA2" w:rsidP="00B019A9">
            <w:pPr>
              <w:pStyle w:val="NoSpacing"/>
            </w:pPr>
          </w:p>
        </w:tc>
        <w:tc>
          <w:tcPr>
            <w:tcW w:w="1350" w:type="pct"/>
            <w:vAlign w:val="center"/>
          </w:tcPr>
          <w:p w14:paraId="0D4E40A8" w14:textId="76019DC3" w:rsidR="00681CA2" w:rsidRPr="00881790" w:rsidRDefault="00681CA2" w:rsidP="00B019A9">
            <w:pPr>
              <w:pStyle w:val="NoSpacing"/>
              <w:rPr>
                <w:color w:val="000000" w:themeColor="text1"/>
              </w:rPr>
            </w:pPr>
            <w:r w:rsidRPr="00881790">
              <w:rPr>
                <w:color w:val="000000" w:themeColor="text1"/>
              </w:rPr>
              <w:t>Deionized</w:t>
            </w:r>
            <w:r w:rsidR="00195288" w:rsidRPr="00881790">
              <w:rPr>
                <w:color w:val="000000" w:themeColor="text1"/>
              </w:rPr>
              <w:t>/distilled</w:t>
            </w:r>
            <w:r w:rsidRPr="00881790">
              <w:rPr>
                <w:color w:val="000000" w:themeColor="text1"/>
              </w:rPr>
              <w:t xml:space="preserve"> water</w:t>
            </w:r>
          </w:p>
        </w:tc>
        <w:tc>
          <w:tcPr>
            <w:tcW w:w="1867" w:type="pct"/>
            <w:vAlign w:val="center"/>
          </w:tcPr>
          <w:p w14:paraId="0E132C80" w14:textId="77777777" w:rsidR="00681CA2" w:rsidRDefault="00681CA2" w:rsidP="00B019A9">
            <w:pPr>
              <w:pStyle w:val="NoSpacing"/>
            </w:pPr>
            <w:r>
              <w:t>Rinse pH meter electrode</w:t>
            </w:r>
          </w:p>
        </w:tc>
        <w:tc>
          <w:tcPr>
            <w:tcW w:w="431" w:type="pct"/>
            <w:vAlign w:val="center"/>
          </w:tcPr>
          <w:p w14:paraId="109ED836" w14:textId="77777777" w:rsidR="00681CA2" w:rsidRDefault="00681CA2" w:rsidP="005E05DB">
            <w:pPr>
              <w:pStyle w:val="NoSpacing"/>
              <w:rPr>
                <w:rFonts w:ascii="Tahoma" w:hAnsi="Tahoma" w:cs="Tahoma"/>
                <w:sz w:val="16"/>
                <w:szCs w:val="16"/>
              </w:rPr>
            </w:pPr>
          </w:p>
        </w:tc>
        <w:tc>
          <w:tcPr>
            <w:tcW w:w="437" w:type="pct"/>
            <w:vAlign w:val="center"/>
          </w:tcPr>
          <w:p w14:paraId="38D93B73" w14:textId="77777777" w:rsidR="00681CA2" w:rsidRDefault="00681CA2" w:rsidP="005E05DB">
            <w:pPr>
              <w:pStyle w:val="NoSpacing"/>
              <w:rPr>
                <w:rFonts w:ascii="Tahoma" w:hAnsi="Tahoma" w:cs="Tahoma"/>
                <w:sz w:val="16"/>
                <w:szCs w:val="16"/>
              </w:rPr>
            </w:pPr>
          </w:p>
        </w:tc>
      </w:tr>
      <w:tr w:rsidR="00681CA2" w:rsidRPr="00012EFC" w14:paraId="026035F8" w14:textId="77777777" w:rsidTr="00792202">
        <w:trPr>
          <w:cantSplit/>
        </w:trPr>
        <w:tc>
          <w:tcPr>
            <w:tcW w:w="627" w:type="pct"/>
            <w:vAlign w:val="center"/>
          </w:tcPr>
          <w:p w14:paraId="75CCC1DE" w14:textId="77777777" w:rsidR="00681CA2" w:rsidRDefault="00681CA2" w:rsidP="00B019A9">
            <w:pPr>
              <w:pStyle w:val="NoSpacing"/>
            </w:pPr>
            <w:r>
              <w:t>MX100213</w:t>
            </w:r>
          </w:p>
        </w:tc>
        <w:tc>
          <w:tcPr>
            <w:tcW w:w="288" w:type="pct"/>
            <w:vAlign w:val="center"/>
          </w:tcPr>
          <w:p w14:paraId="4B365663" w14:textId="77777777" w:rsidR="00681CA2" w:rsidRDefault="00681CA2" w:rsidP="00B019A9">
            <w:pPr>
              <w:pStyle w:val="NoSpacing"/>
            </w:pPr>
          </w:p>
        </w:tc>
        <w:tc>
          <w:tcPr>
            <w:tcW w:w="1350" w:type="pct"/>
            <w:vAlign w:val="center"/>
          </w:tcPr>
          <w:p w14:paraId="7E9CF931" w14:textId="77777777" w:rsidR="00681CA2" w:rsidRPr="00881790" w:rsidRDefault="00681CA2" w:rsidP="00B019A9">
            <w:pPr>
              <w:pStyle w:val="NoSpacing"/>
              <w:rPr>
                <w:color w:val="000000" w:themeColor="text1"/>
              </w:rPr>
            </w:pPr>
            <w:r w:rsidRPr="00881790">
              <w:rPr>
                <w:color w:val="000000" w:themeColor="text1"/>
              </w:rPr>
              <w:t>Ethanol, 190 proof (95%)</w:t>
            </w:r>
          </w:p>
        </w:tc>
        <w:tc>
          <w:tcPr>
            <w:tcW w:w="1867" w:type="pct"/>
            <w:vAlign w:val="center"/>
          </w:tcPr>
          <w:p w14:paraId="6710B5D9" w14:textId="77777777" w:rsidR="00681CA2" w:rsidRDefault="00681CA2" w:rsidP="00B019A9">
            <w:pPr>
              <w:pStyle w:val="NoSpacing"/>
            </w:pPr>
            <w:r>
              <w:t>Prepare work area</w:t>
            </w:r>
          </w:p>
        </w:tc>
        <w:tc>
          <w:tcPr>
            <w:tcW w:w="431" w:type="pct"/>
            <w:vAlign w:val="center"/>
          </w:tcPr>
          <w:p w14:paraId="071D3900" w14:textId="77777777" w:rsidR="00681CA2" w:rsidRDefault="00681CA2" w:rsidP="005E05DB">
            <w:pPr>
              <w:pStyle w:val="NoSpacing"/>
              <w:rPr>
                <w:rFonts w:ascii="Tahoma" w:hAnsi="Tahoma" w:cs="Tahoma"/>
                <w:sz w:val="16"/>
                <w:szCs w:val="16"/>
              </w:rPr>
            </w:pPr>
          </w:p>
        </w:tc>
        <w:tc>
          <w:tcPr>
            <w:tcW w:w="437" w:type="pct"/>
            <w:vAlign w:val="center"/>
          </w:tcPr>
          <w:p w14:paraId="07206F73" w14:textId="77777777" w:rsidR="00681CA2" w:rsidRDefault="00681CA2" w:rsidP="005E05DB">
            <w:pPr>
              <w:pStyle w:val="NoSpacing"/>
              <w:rPr>
                <w:rFonts w:ascii="Tahoma" w:hAnsi="Tahoma" w:cs="Tahoma"/>
                <w:sz w:val="16"/>
                <w:szCs w:val="16"/>
              </w:rPr>
            </w:pPr>
          </w:p>
        </w:tc>
      </w:tr>
      <w:tr w:rsidR="00681CA2" w:rsidRPr="00012EFC" w14:paraId="269F2AA2" w14:textId="77777777" w:rsidTr="00792202">
        <w:trPr>
          <w:cantSplit/>
        </w:trPr>
        <w:tc>
          <w:tcPr>
            <w:tcW w:w="627" w:type="pct"/>
            <w:vAlign w:val="center"/>
          </w:tcPr>
          <w:p w14:paraId="40031E7F" w14:textId="77777777" w:rsidR="00681CA2" w:rsidRDefault="00681CA2" w:rsidP="00B019A9">
            <w:pPr>
              <w:pStyle w:val="NoSpacing"/>
            </w:pPr>
            <w:r>
              <w:t>MX105812</w:t>
            </w:r>
          </w:p>
        </w:tc>
        <w:tc>
          <w:tcPr>
            <w:tcW w:w="288" w:type="pct"/>
            <w:vAlign w:val="center"/>
          </w:tcPr>
          <w:p w14:paraId="52B5B8D7" w14:textId="77777777" w:rsidR="00681CA2" w:rsidRDefault="00681CA2" w:rsidP="00B019A9">
            <w:pPr>
              <w:pStyle w:val="NoSpacing"/>
            </w:pPr>
            <w:r>
              <w:t>R</w:t>
            </w:r>
          </w:p>
        </w:tc>
        <w:tc>
          <w:tcPr>
            <w:tcW w:w="1350" w:type="pct"/>
            <w:vAlign w:val="center"/>
          </w:tcPr>
          <w:p w14:paraId="2081049F" w14:textId="77777777" w:rsidR="00681CA2" w:rsidRPr="00881790" w:rsidRDefault="00681CA2" w:rsidP="00B019A9">
            <w:pPr>
              <w:pStyle w:val="NoSpacing"/>
              <w:rPr>
                <w:color w:val="000000" w:themeColor="text1"/>
              </w:rPr>
            </w:pPr>
            <w:r w:rsidRPr="00881790">
              <w:rPr>
                <w:color w:val="000000" w:themeColor="text1"/>
              </w:rPr>
              <w:t>Hydrogen Chloride</w:t>
            </w:r>
          </w:p>
        </w:tc>
        <w:tc>
          <w:tcPr>
            <w:tcW w:w="1867" w:type="pct"/>
            <w:vAlign w:val="center"/>
          </w:tcPr>
          <w:p w14:paraId="109B0C8D" w14:textId="77777777" w:rsidR="00681CA2" w:rsidRDefault="00681CA2" w:rsidP="00B019A9">
            <w:pPr>
              <w:pStyle w:val="NoSpacing"/>
            </w:pPr>
            <w:r>
              <w:t>Adjust pH of CaCl</w:t>
            </w:r>
            <w:r>
              <w:rPr>
                <w:vertAlign w:val="subscript"/>
              </w:rPr>
              <w:t>2</w:t>
            </w:r>
          </w:p>
        </w:tc>
        <w:tc>
          <w:tcPr>
            <w:tcW w:w="431" w:type="pct"/>
            <w:vAlign w:val="center"/>
          </w:tcPr>
          <w:p w14:paraId="273D26F6" w14:textId="77777777" w:rsidR="00681CA2" w:rsidRDefault="00681CA2" w:rsidP="005E05DB">
            <w:pPr>
              <w:pStyle w:val="NoSpacing"/>
            </w:pPr>
            <w:r>
              <w:t>1 ml</w:t>
            </w:r>
          </w:p>
        </w:tc>
        <w:tc>
          <w:tcPr>
            <w:tcW w:w="437" w:type="pct"/>
            <w:vAlign w:val="center"/>
          </w:tcPr>
          <w:p w14:paraId="700C6582" w14:textId="77777777" w:rsidR="00681CA2" w:rsidRDefault="00681CA2" w:rsidP="005E05DB">
            <w:pPr>
              <w:pStyle w:val="NoSpacing"/>
            </w:pPr>
            <w:r>
              <w:t>N</w:t>
            </w:r>
          </w:p>
        </w:tc>
      </w:tr>
      <w:tr w:rsidR="00681CA2" w:rsidRPr="00012EFC" w14:paraId="6A514E6D" w14:textId="77777777" w:rsidTr="00792202">
        <w:trPr>
          <w:cantSplit/>
        </w:trPr>
        <w:tc>
          <w:tcPr>
            <w:tcW w:w="627" w:type="pct"/>
            <w:vAlign w:val="center"/>
          </w:tcPr>
          <w:p w14:paraId="43334CD0" w14:textId="77777777" w:rsidR="00681CA2" w:rsidRDefault="00681CA2" w:rsidP="00B019A9">
            <w:pPr>
              <w:pStyle w:val="NoSpacing"/>
            </w:pPr>
            <w:r>
              <w:t>MX100642</w:t>
            </w:r>
          </w:p>
        </w:tc>
        <w:tc>
          <w:tcPr>
            <w:tcW w:w="288" w:type="pct"/>
            <w:vAlign w:val="center"/>
          </w:tcPr>
          <w:p w14:paraId="221697BD" w14:textId="77777777" w:rsidR="00681CA2" w:rsidRDefault="00681CA2" w:rsidP="00B019A9">
            <w:pPr>
              <w:pStyle w:val="NoSpacing"/>
            </w:pPr>
          </w:p>
        </w:tc>
        <w:tc>
          <w:tcPr>
            <w:tcW w:w="1350" w:type="pct"/>
            <w:vAlign w:val="center"/>
          </w:tcPr>
          <w:p w14:paraId="57C7EEC6" w14:textId="77777777" w:rsidR="00681CA2" w:rsidRPr="00881790" w:rsidRDefault="00681CA2" w:rsidP="00B019A9">
            <w:pPr>
              <w:pStyle w:val="NoSpacing"/>
              <w:rPr>
                <w:color w:val="000000" w:themeColor="text1"/>
              </w:rPr>
            </w:pPr>
            <w:r w:rsidRPr="00881790">
              <w:rPr>
                <w:color w:val="000000" w:themeColor="text1"/>
              </w:rPr>
              <w:t>Low lint wipe</w:t>
            </w:r>
          </w:p>
        </w:tc>
        <w:tc>
          <w:tcPr>
            <w:tcW w:w="1867" w:type="pct"/>
            <w:vAlign w:val="center"/>
          </w:tcPr>
          <w:p w14:paraId="2C1FF5DA" w14:textId="77777777" w:rsidR="00681CA2" w:rsidRDefault="00681CA2" w:rsidP="00B019A9">
            <w:pPr>
              <w:pStyle w:val="NoSpacing"/>
            </w:pPr>
            <w:r>
              <w:t>Dry pH meter electrode</w:t>
            </w:r>
          </w:p>
        </w:tc>
        <w:tc>
          <w:tcPr>
            <w:tcW w:w="431" w:type="pct"/>
            <w:vAlign w:val="center"/>
          </w:tcPr>
          <w:p w14:paraId="61277074" w14:textId="77777777" w:rsidR="00681CA2" w:rsidRDefault="00681CA2" w:rsidP="005E05DB">
            <w:pPr>
              <w:pStyle w:val="NoSpacing"/>
              <w:rPr>
                <w:rFonts w:ascii="Tahoma" w:hAnsi="Tahoma" w:cs="Tahoma"/>
                <w:sz w:val="16"/>
                <w:szCs w:val="16"/>
              </w:rPr>
            </w:pPr>
          </w:p>
        </w:tc>
        <w:tc>
          <w:tcPr>
            <w:tcW w:w="437" w:type="pct"/>
            <w:vAlign w:val="center"/>
          </w:tcPr>
          <w:p w14:paraId="4111FE30" w14:textId="77777777" w:rsidR="00681CA2" w:rsidRDefault="00681CA2" w:rsidP="005E05DB">
            <w:pPr>
              <w:pStyle w:val="NoSpacing"/>
              <w:rPr>
                <w:rFonts w:ascii="Tahoma" w:hAnsi="Tahoma" w:cs="Tahoma"/>
                <w:sz w:val="16"/>
                <w:szCs w:val="16"/>
              </w:rPr>
            </w:pPr>
          </w:p>
        </w:tc>
      </w:tr>
      <w:tr w:rsidR="00681CA2" w:rsidRPr="00012EFC" w14:paraId="70F25F6C" w14:textId="77777777" w:rsidTr="00792202">
        <w:trPr>
          <w:cantSplit/>
        </w:trPr>
        <w:tc>
          <w:tcPr>
            <w:tcW w:w="627" w:type="pct"/>
            <w:vAlign w:val="center"/>
          </w:tcPr>
          <w:p w14:paraId="4C3AA761" w14:textId="77777777" w:rsidR="00681CA2" w:rsidRDefault="00681CA2" w:rsidP="00B019A9">
            <w:pPr>
              <w:pStyle w:val="NoSpacing"/>
            </w:pPr>
          </w:p>
        </w:tc>
        <w:tc>
          <w:tcPr>
            <w:tcW w:w="288" w:type="pct"/>
            <w:vAlign w:val="center"/>
          </w:tcPr>
          <w:p w14:paraId="013410C7" w14:textId="77777777" w:rsidR="00681CA2" w:rsidRDefault="00681CA2" w:rsidP="00B019A9">
            <w:pPr>
              <w:pStyle w:val="NoSpacing"/>
            </w:pPr>
            <w:r>
              <w:t>R</w:t>
            </w:r>
          </w:p>
        </w:tc>
        <w:tc>
          <w:tcPr>
            <w:tcW w:w="1350" w:type="pct"/>
            <w:vAlign w:val="center"/>
          </w:tcPr>
          <w:p w14:paraId="45746248" w14:textId="77777777" w:rsidR="00681CA2" w:rsidRPr="00881790" w:rsidRDefault="00681CA2" w:rsidP="00B019A9">
            <w:pPr>
              <w:pStyle w:val="NoSpacing"/>
              <w:rPr>
                <w:color w:val="000000" w:themeColor="text1"/>
              </w:rPr>
            </w:pPr>
            <w:r w:rsidRPr="00881790">
              <w:rPr>
                <w:color w:val="000000" w:themeColor="text1"/>
              </w:rPr>
              <w:t>Nitrile gloves, powderless</w:t>
            </w:r>
          </w:p>
        </w:tc>
        <w:tc>
          <w:tcPr>
            <w:tcW w:w="1867" w:type="pct"/>
            <w:vAlign w:val="center"/>
          </w:tcPr>
          <w:p w14:paraId="1CEB42A5" w14:textId="77777777" w:rsidR="00681CA2" w:rsidRDefault="00681CA2" w:rsidP="00B019A9">
            <w:pPr>
              <w:pStyle w:val="NoSpacing"/>
            </w:pPr>
            <w:r>
              <w:t>Prevent contamination of soil samples</w:t>
            </w:r>
          </w:p>
        </w:tc>
        <w:tc>
          <w:tcPr>
            <w:tcW w:w="431" w:type="pct"/>
            <w:vAlign w:val="center"/>
          </w:tcPr>
          <w:p w14:paraId="086874C2" w14:textId="77777777" w:rsidR="00681CA2" w:rsidRDefault="00681CA2" w:rsidP="005E05DB">
            <w:pPr>
              <w:pStyle w:val="NoSpacing"/>
            </w:pPr>
            <w:r>
              <w:t>1 box</w:t>
            </w:r>
          </w:p>
        </w:tc>
        <w:tc>
          <w:tcPr>
            <w:tcW w:w="437" w:type="pct"/>
            <w:vAlign w:val="center"/>
          </w:tcPr>
          <w:p w14:paraId="2A53EE86" w14:textId="77777777" w:rsidR="00681CA2" w:rsidRDefault="00681CA2" w:rsidP="005E05DB">
            <w:pPr>
              <w:pStyle w:val="NoSpacing"/>
            </w:pPr>
            <w:r>
              <w:t>N</w:t>
            </w:r>
          </w:p>
        </w:tc>
      </w:tr>
      <w:tr w:rsidR="00681CA2" w:rsidRPr="00012EFC" w14:paraId="0A2D888C" w14:textId="77777777" w:rsidTr="00792202">
        <w:trPr>
          <w:cantSplit/>
        </w:trPr>
        <w:tc>
          <w:tcPr>
            <w:tcW w:w="627" w:type="pct"/>
            <w:vAlign w:val="center"/>
          </w:tcPr>
          <w:p w14:paraId="1D439CC9" w14:textId="77777777" w:rsidR="00681CA2" w:rsidRDefault="00681CA2" w:rsidP="00B019A9">
            <w:pPr>
              <w:pStyle w:val="NoSpacing"/>
            </w:pPr>
            <w:r>
              <w:t>MX100583</w:t>
            </w:r>
            <w:r>
              <w:br/>
              <w:t>MX100584</w:t>
            </w:r>
            <w:r>
              <w:br/>
              <w:t>MX100052</w:t>
            </w:r>
          </w:p>
        </w:tc>
        <w:tc>
          <w:tcPr>
            <w:tcW w:w="288" w:type="pct"/>
            <w:vAlign w:val="center"/>
          </w:tcPr>
          <w:p w14:paraId="45E289BC" w14:textId="77777777" w:rsidR="00681CA2" w:rsidRDefault="00681CA2" w:rsidP="00B019A9">
            <w:pPr>
              <w:pStyle w:val="NoSpacing"/>
            </w:pPr>
            <w:r>
              <w:t>R</w:t>
            </w:r>
          </w:p>
        </w:tc>
        <w:tc>
          <w:tcPr>
            <w:tcW w:w="1350" w:type="pct"/>
            <w:vAlign w:val="center"/>
          </w:tcPr>
          <w:p w14:paraId="1ECACC69" w14:textId="77777777" w:rsidR="00681CA2" w:rsidRPr="00881790" w:rsidRDefault="00681CA2" w:rsidP="00B019A9">
            <w:pPr>
              <w:pStyle w:val="NoSpacing"/>
              <w:rPr>
                <w:color w:val="000000" w:themeColor="text1"/>
              </w:rPr>
            </w:pPr>
            <w:r w:rsidRPr="00881790">
              <w:rPr>
                <w:color w:val="000000" w:themeColor="text1"/>
              </w:rPr>
              <w:t>pH buffer (4, 7, 10)</w:t>
            </w:r>
          </w:p>
        </w:tc>
        <w:tc>
          <w:tcPr>
            <w:tcW w:w="1867" w:type="pct"/>
            <w:vAlign w:val="center"/>
          </w:tcPr>
          <w:p w14:paraId="6510AD30" w14:textId="77777777" w:rsidR="00681CA2" w:rsidRDefault="00681CA2" w:rsidP="00B019A9">
            <w:pPr>
              <w:pStyle w:val="NoSpacing"/>
            </w:pPr>
            <w:r>
              <w:t>Calibrate pH meter</w:t>
            </w:r>
          </w:p>
        </w:tc>
        <w:tc>
          <w:tcPr>
            <w:tcW w:w="431" w:type="pct"/>
            <w:vAlign w:val="center"/>
          </w:tcPr>
          <w:p w14:paraId="4BD0EA7F" w14:textId="77777777" w:rsidR="00681CA2" w:rsidRDefault="00681CA2" w:rsidP="005E05DB">
            <w:pPr>
              <w:pStyle w:val="NoSpacing"/>
              <w:rPr>
                <w:rFonts w:eastAsiaTheme="majorEastAsia" w:cstheme="majorBidi"/>
                <w:b/>
                <w:bCs/>
                <w:caps/>
                <w:szCs w:val="28"/>
              </w:rPr>
            </w:pPr>
            <w:r>
              <w:t>1</w:t>
            </w:r>
          </w:p>
        </w:tc>
        <w:tc>
          <w:tcPr>
            <w:tcW w:w="437" w:type="pct"/>
            <w:vAlign w:val="center"/>
          </w:tcPr>
          <w:p w14:paraId="28C0DEBC" w14:textId="77777777" w:rsidR="00681CA2" w:rsidRDefault="00681CA2" w:rsidP="005E05DB">
            <w:pPr>
              <w:pStyle w:val="NoSpacing"/>
            </w:pPr>
            <w:r>
              <w:t>N</w:t>
            </w:r>
          </w:p>
        </w:tc>
      </w:tr>
      <w:tr w:rsidR="00681CA2" w:rsidRPr="00012EFC" w14:paraId="2E383ECE" w14:textId="77777777" w:rsidTr="00792202">
        <w:trPr>
          <w:cantSplit/>
        </w:trPr>
        <w:tc>
          <w:tcPr>
            <w:tcW w:w="627" w:type="pct"/>
            <w:vAlign w:val="center"/>
          </w:tcPr>
          <w:p w14:paraId="0FDC29D2" w14:textId="77777777" w:rsidR="00681CA2" w:rsidRDefault="00681CA2" w:rsidP="00B019A9">
            <w:pPr>
              <w:pStyle w:val="NoSpacing"/>
            </w:pPr>
            <w:r>
              <w:t>MX100689</w:t>
            </w:r>
            <w:r>
              <w:br/>
              <w:t>MX100690</w:t>
            </w:r>
          </w:p>
        </w:tc>
        <w:tc>
          <w:tcPr>
            <w:tcW w:w="288" w:type="pct"/>
            <w:vAlign w:val="center"/>
          </w:tcPr>
          <w:p w14:paraId="0C3D114B" w14:textId="77777777" w:rsidR="00681CA2" w:rsidRDefault="00681CA2" w:rsidP="00B019A9">
            <w:pPr>
              <w:pStyle w:val="NoSpacing"/>
            </w:pPr>
            <w:r>
              <w:t>R</w:t>
            </w:r>
          </w:p>
        </w:tc>
        <w:tc>
          <w:tcPr>
            <w:tcW w:w="1350" w:type="pct"/>
            <w:vAlign w:val="center"/>
          </w:tcPr>
          <w:p w14:paraId="1DCD1FF9" w14:textId="77777777" w:rsidR="00681CA2" w:rsidRPr="00881790" w:rsidRDefault="00681CA2" w:rsidP="00B019A9">
            <w:pPr>
              <w:pStyle w:val="NoSpacing"/>
              <w:rPr>
                <w:color w:val="000000" w:themeColor="text1"/>
              </w:rPr>
            </w:pPr>
            <w:r w:rsidRPr="00881790">
              <w:rPr>
                <w:color w:val="000000" w:themeColor="text1"/>
              </w:rPr>
              <w:t>Weigh boat, large or small</w:t>
            </w:r>
          </w:p>
        </w:tc>
        <w:tc>
          <w:tcPr>
            <w:tcW w:w="1867" w:type="pct"/>
            <w:vAlign w:val="center"/>
          </w:tcPr>
          <w:p w14:paraId="61504FFF" w14:textId="77777777" w:rsidR="00681CA2" w:rsidRDefault="00681CA2" w:rsidP="00B019A9">
            <w:pPr>
              <w:pStyle w:val="NoSpacing"/>
            </w:pPr>
            <w:r>
              <w:t>Weigh subsample for pH measurement</w:t>
            </w:r>
          </w:p>
        </w:tc>
        <w:tc>
          <w:tcPr>
            <w:tcW w:w="431" w:type="pct"/>
            <w:vAlign w:val="center"/>
          </w:tcPr>
          <w:p w14:paraId="6119E0D9" w14:textId="77777777" w:rsidR="00681CA2" w:rsidRDefault="00681CA2" w:rsidP="005E05DB">
            <w:pPr>
              <w:pStyle w:val="NoSpacing"/>
            </w:pPr>
            <w:r>
              <w:t>50 (+)</w:t>
            </w:r>
          </w:p>
        </w:tc>
        <w:tc>
          <w:tcPr>
            <w:tcW w:w="437" w:type="pct"/>
            <w:vAlign w:val="center"/>
          </w:tcPr>
          <w:p w14:paraId="38D3BE4C" w14:textId="77777777" w:rsidR="00681CA2" w:rsidRDefault="00681CA2" w:rsidP="005E05DB">
            <w:pPr>
              <w:pStyle w:val="NoSpacing"/>
            </w:pPr>
            <w:r>
              <w:t>N</w:t>
            </w:r>
          </w:p>
        </w:tc>
      </w:tr>
      <w:tr w:rsidR="00681CA2" w:rsidRPr="000D69D2" w14:paraId="068CC3F3" w14:textId="77777777" w:rsidTr="00792202">
        <w:trPr>
          <w:cantSplit/>
          <w:trHeight w:val="307"/>
        </w:trPr>
        <w:tc>
          <w:tcPr>
            <w:tcW w:w="5000" w:type="pct"/>
            <w:gridSpan w:val="6"/>
            <w:shd w:val="clear" w:color="auto" w:fill="D9D9D9" w:themeFill="background1" w:themeFillShade="D9"/>
            <w:vAlign w:val="center"/>
          </w:tcPr>
          <w:p w14:paraId="3ECE2C78" w14:textId="77777777" w:rsidR="00681CA2" w:rsidRPr="00881790" w:rsidRDefault="00681CA2" w:rsidP="005E05DB">
            <w:pPr>
              <w:pStyle w:val="NoSpacing"/>
              <w:keepNext/>
              <w:jc w:val="center"/>
              <w:rPr>
                <w:b/>
                <w:color w:val="000000" w:themeColor="text1"/>
              </w:rPr>
            </w:pPr>
            <w:r w:rsidRPr="00881790">
              <w:rPr>
                <w:b/>
                <w:color w:val="000000" w:themeColor="text1"/>
              </w:rPr>
              <w:t>Resources</w:t>
            </w:r>
          </w:p>
        </w:tc>
      </w:tr>
      <w:tr w:rsidR="00681CA2" w:rsidRPr="00012EFC" w14:paraId="7DDF703D" w14:textId="77777777" w:rsidTr="00792202">
        <w:trPr>
          <w:cantSplit/>
        </w:trPr>
        <w:tc>
          <w:tcPr>
            <w:tcW w:w="627" w:type="pct"/>
            <w:vAlign w:val="center"/>
          </w:tcPr>
          <w:p w14:paraId="6145F846" w14:textId="77777777" w:rsidR="00681CA2" w:rsidRDefault="00681CA2" w:rsidP="00B019A9">
            <w:pPr>
              <w:pStyle w:val="NoSpacing"/>
            </w:pPr>
            <w:r>
              <w:t>RD[05]</w:t>
            </w:r>
          </w:p>
        </w:tc>
        <w:tc>
          <w:tcPr>
            <w:tcW w:w="288" w:type="pct"/>
            <w:vAlign w:val="center"/>
          </w:tcPr>
          <w:p w14:paraId="54527BB5" w14:textId="77777777" w:rsidR="00681CA2" w:rsidRDefault="00681CA2" w:rsidP="00B019A9">
            <w:pPr>
              <w:pStyle w:val="NoSpacing"/>
            </w:pPr>
            <w:r>
              <w:t>R</w:t>
            </w:r>
          </w:p>
        </w:tc>
        <w:tc>
          <w:tcPr>
            <w:tcW w:w="1350" w:type="pct"/>
            <w:vAlign w:val="center"/>
          </w:tcPr>
          <w:p w14:paraId="7B60A644" w14:textId="77777777" w:rsidR="00681CA2" w:rsidRPr="00881790" w:rsidRDefault="00681CA2" w:rsidP="00B019A9">
            <w:pPr>
              <w:pStyle w:val="NoSpacing"/>
              <w:rPr>
                <w:color w:val="000000" w:themeColor="text1"/>
              </w:rPr>
            </w:pPr>
            <w:r w:rsidRPr="00881790">
              <w:rPr>
                <w:color w:val="000000" w:themeColor="text1"/>
              </w:rPr>
              <w:t>Lab datasheet</w:t>
            </w:r>
          </w:p>
        </w:tc>
        <w:tc>
          <w:tcPr>
            <w:tcW w:w="1867" w:type="pct"/>
            <w:vAlign w:val="center"/>
          </w:tcPr>
          <w:p w14:paraId="45D784E6" w14:textId="77777777" w:rsidR="00681CA2" w:rsidRDefault="00681CA2" w:rsidP="00B019A9">
            <w:pPr>
              <w:pStyle w:val="NoSpacing"/>
            </w:pPr>
            <w:r>
              <w:t>Record data</w:t>
            </w:r>
          </w:p>
        </w:tc>
        <w:tc>
          <w:tcPr>
            <w:tcW w:w="431" w:type="pct"/>
            <w:vAlign w:val="center"/>
          </w:tcPr>
          <w:p w14:paraId="781251AE" w14:textId="77777777" w:rsidR="00681CA2" w:rsidRDefault="00681CA2" w:rsidP="005E05DB">
            <w:pPr>
              <w:pStyle w:val="NoSpacing"/>
            </w:pPr>
            <w:r>
              <w:t>---</w:t>
            </w:r>
          </w:p>
        </w:tc>
        <w:tc>
          <w:tcPr>
            <w:tcW w:w="437" w:type="pct"/>
            <w:vAlign w:val="center"/>
          </w:tcPr>
          <w:p w14:paraId="71D47027" w14:textId="77777777" w:rsidR="00681CA2" w:rsidRDefault="00681CA2" w:rsidP="005E05DB">
            <w:pPr>
              <w:pStyle w:val="NoSpacing"/>
            </w:pPr>
            <w:r>
              <w:t>N</w:t>
            </w:r>
          </w:p>
        </w:tc>
      </w:tr>
    </w:tbl>
    <w:p w14:paraId="422A6AE2" w14:textId="50E49BBC" w:rsidR="009A6C6E" w:rsidRDefault="00014458" w:rsidP="00BD7E8E">
      <w:pPr>
        <w:rPr>
          <w:sz w:val="18"/>
          <w:lang w:eastAsia="ja-JP"/>
        </w:rPr>
      </w:pPr>
      <w:r>
        <w:rPr>
          <w:sz w:val="18"/>
          <w:lang w:eastAsia="ja-JP"/>
        </w:rPr>
        <w:t xml:space="preserve">R/S=Required/Suggested. Suggested </w:t>
      </w:r>
      <w:r w:rsidRPr="00551498">
        <w:rPr>
          <w:sz w:val="18"/>
          <w:lang w:eastAsia="ja-JP"/>
        </w:rPr>
        <w:t>indicates that a suitable alternative is acceptable</w:t>
      </w:r>
    </w:p>
    <w:p w14:paraId="0C2DFD3B" w14:textId="7362BE36" w:rsidR="009A6C6E" w:rsidRDefault="009A6C6E">
      <w:pPr>
        <w:rPr>
          <w:sz w:val="18"/>
          <w:lang w:eastAsia="ja-JP"/>
        </w:rPr>
      </w:pPr>
    </w:p>
    <w:p w14:paraId="6F9BC91E" w14:textId="44256C47" w:rsidR="00933037" w:rsidRDefault="00933037" w:rsidP="00F9421F">
      <w:pPr>
        <w:pStyle w:val="Caption"/>
      </w:pPr>
      <w:bookmarkStart w:id="46" w:name="_Toc307845579"/>
      <w:r w:rsidRPr="4227594D">
        <w:lastRenderedPageBreak/>
        <w:t xml:space="preserve">Table </w:t>
      </w:r>
      <w:r w:rsidR="00060B1A">
        <w:t>10</w:t>
      </w:r>
      <w:r w:rsidRPr="33B58398">
        <w:t>.</w:t>
      </w:r>
      <w:r>
        <w:t xml:space="preserve"> Equipment List - Laboratory </w:t>
      </w:r>
      <w:r w:rsidR="00363217">
        <w:t>processing of s</w:t>
      </w:r>
      <w:r>
        <w:t xml:space="preserve">oils for </w:t>
      </w:r>
      <w:r w:rsidR="00363217">
        <w:t>m</w:t>
      </w:r>
      <w:r>
        <w:t xml:space="preserve">easuring pH at </w:t>
      </w:r>
      <w:r w:rsidR="00363217">
        <w:t>one s</w:t>
      </w:r>
      <w:r>
        <w:t>ite.</w:t>
      </w:r>
      <w:bookmarkEnd w:id="46"/>
    </w:p>
    <w:tbl>
      <w:tblPr>
        <w:tblW w:w="4937" w:type="pct"/>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63"/>
        <w:gridCol w:w="629"/>
        <w:gridCol w:w="1709"/>
        <w:gridCol w:w="2910"/>
        <w:gridCol w:w="1260"/>
        <w:gridCol w:w="719"/>
        <w:gridCol w:w="871"/>
      </w:tblGrid>
      <w:tr w:rsidR="007243E7" w:rsidRPr="00012EFC" w14:paraId="3752A900" w14:textId="50D79B6D" w:rsidTr="00E929A9">
        <w:trPr>
          <w:cantSplit/>
          <w:trHeight w:val="1027"/>
          <w:tblHeader/>
        </w:trPr>
        <w:tc>
          <w:tcPr>
            <w:tcW w:w="1262" w:type="dxa"/>
            <w:shd w:val="clear" w:color="auto" w:fill="92D050"/>
            <w:vAlign w:val="center"/>
          </w:tcPr>
          <w:p w14:paraId="6911E50D" w14:textId="1F815D85" w:rsidR="00C25605" w:rsidRPr="00012EFC" w:rsidRDefault="00C25605" w:rsidP="00887409">
            <w:pPr>
              <w:rPr>
                <w:sz w:val="18"/>
                <w:szCs w:val="18"/>
              </w:rPr>
            </w:pPr>
            <w:r w:rsidRPr="00012EFC">
              <w:rPr>
                <w:b/>
                <w:bCs/>
              </w:rPr>
              <w:t>Item No.</w:t>
            </w:r>
          </w:p>
        </w:tc>
        <w:tc>
          <w:tcPr>
            <w:tcW w:w="629" w:type="dxa"/>
            <w:shd w:val="clear" w:color="auto" w:fill="92D050"/>
            <w:vAlign w:val="center"/>
          </w:tcPr>
          <w:p w14:paraId="6E8D1456" w14:textId="720C5E0D" w:rsidR="00C25605" w:rsidRPr="00012EFC" w:rsidRDefault="00C25605" w:rsidP="00887409">
            <w:pPr>
              <w:rPr>
                <w:b/>
                <w:bCs/>
              </w:rPr>
            </w:pPr>
            <w:r>
              <w:rPr>
                <w:b/>
                <w:bCs/>
              </w:rPr>
              <w:t>R/S</w:t>
            </w:r>
          </w:p>
        </w:tc>
        <w:tc>
          <w:tcPr>
            <w:tcW w:w="1709" w:type="dxa"/>
            <w:shd w:val="clear" w:color="auto" w:fill="92D050"/>
            <w:vAlign w:val="center"/>
          </w:tcPr>
          <w:p w14:paraId="355227AC" w14:textId="7278BDF3" w:rsidR="00C25605" w:rsidRPr="00012EFC" w:rsidRDefault="00C25605" w:rsidP="00887409">
            <w:pPr>
              <w:rPr>
                <w:b/>
                <w:bCs/>
              </w:rPr>
            </w:pPr>
            <w:r w:rsidRPr="00012EFC">
              <w:rPr>
                <w:b/>
                <w:bCs/>
              </w:rPr>
              <w:t>Description</w:t>
            </w:r>
          </w:p>
        </w:tc>
        <w:tc>
          <w:tcPr>
            <w:tcW w:w="2910" w:type="dxa"/>
            <w:shd w:val="clear" w:color="auto" w:fill="92D050"/>
            <w:vAlign w:val="center"/>
          </w:tcPr>
          <w:p w14:paraId="2BC8B1D9" w14:textId="59E4BEB0" w:rsidR="00C25605" w:rsidRPr="00012EFC" w:rsidRDefault="00C25605" w:rsidP="00887409">
            <w:pPr>
              <w:rPr>
                <w:rFonts w:eastAsiaTheme="majorEastAsia" w:cstheme="majorBidi"/>
                <w:b/>
                <w:bCs/>
                <w:caps/>
                <w:szCs w:val="28"/>
              </w:rPr>
            </w:pPr>
            <w:r w:rsidRPr="00012EFC">
              <w:rPr>
                <w:b/>
                <w:bCs/>
              </w:rPr>
              <w:t>Purpose</w:t>
            </w:r>
          </w:p>
        </w:tc>
        <w:tc>
          <w:tcPr>
            <w:tcW w:w="1260" w:type="dxa"/>
            <w:shd w:val="clear" w:color="auto" w:fill="92D050"/>
            <w:vAlign w:val="center"/>
          </w:tcPr>
          <w:p w14:paraId="4D5BACCB" w14:textId="064BB297" w:rsidR="00C25605" w:rsidRPr="00012EFC" w:rsidRDefault="00C25605" w:rsidP="00887409">
            <w:pPr>
              <w:rPr>
                <w:rFonts w:eastAsiaTheme="majorEastAsia" w:cstheme="majorBidi"/>
                <w:b/>
                <w:bCs/>
                <w:caps/>
                <w:szCs w:val="28"/>
              </w:rPr>
            </w:pPr>
            <w:r w:rsidRPr="00012EFC">
              <w:rPr>
                <w:b/>
                <w:bCs/>
              </w:rPr>
              <w:t>Conditions Used</w:t>
            </w:r>
          </w:p>
        </w:tc>
        <w:tc>
          <w:tcPr>
            <w:tcW w:w="719" w:type="dxa"/>
            <w:shd w:val="clear" w:color="auto" w:fill="92D050"/>
            <w:tcMar>
              <w:top w:w="0" w:type="dxa"/>
              <w:left w:w="0" w:type="dxa"/>
              <w:bottom w:w="0" w:type="dxa"/>
              <w:right w:w="0" w:type="dxa"/>
            </w:tcMar>
            <w:textDirection w:val="btLr"/>
            <w:vAlign w:val="center"/>
          </w:tcPr>
          <w:p w14:paraId="5100D537" w14:textId="5A05D49B" w:rsidR="00C25605" w:rsidRPr="00012EFC" w:rsidRDefault="00C25605" w:rsidP="00EB7703">
            <w:pPr>
              <w:jc w:val="center"/>
              <w:rPr>
                <w:rFonts w:eastAsiaTheme="majorEastAsia" w:cstheme="majorBidi"/>
                <w:b/>
                <w:bCs/>
                <w:caps/>
                <w:szCs w:val="28"/>
              </w:rPr>
            </w:pPr>
            <w:r w:rsidRPr="00012EFC">
              <w:rPr>
                <w:b/>
                <w:bCs/>
              </w:rPr>
              <w:t>Quantity</w:t>
            </w:r>
          </w:p>
        </w:tc>
        <w:tc>
          <w:tcPr>
            <w:tcW w:w="871" w:type="dxa"/>
            <w:shd w:val="clear" w:color="auto" w:fill="92D050"/>
            <w:tcMar>
              <w:top w:w="0" w:type="dxa"/>
              <w:left w:w="0" w:type="dxa"/>
              <w:bottom w:w="0" w:type="dxa"/>
              <w:right w:w="0" w:type="dxa"/>
            </w:tcMar>
            <w:textDirection w:val="btLr"/>
          </w:tcPr>
          <w:p w14:paraId="28008748" w14:textId="7CDAFD57" w:rsidR="00C25605" w:rsidRPr="00012EFC" w:rsidRDefault="00C25605" w:rsidP="00EB7703">
            <w:pPr>
              <w:jc w:val="center"/>
              <w:rPr>
                <w:b/>
                <w:bCs/>
              </w:rPr>
            </w:pPr>
            <w:r w:rsidRPr="00012EFC">
              <w:rPr>
                <w:b/>
                <w:bCs/>
              </w:rPr>
              <w:t>Special Handling</w:t>
            </w:r>
          </w:p>
        </w:tc>
      </w:tr>
      <w:tr w:rsidR="007243E7" w:rsidRPr="00012EFC" w14:paraId="66321ED5" w14:textId="65EF56F5" w:rsidTr="00EB7703">
        <w:trPr>
          <w:cantSplit/>
          <w:trHeight w:val="388"/>
        </w:trPr>
        <w:tc>
          <w:tcPr>
            <w:tcW w:w="9360" w:type="dxa"/>
            <w:gridSpan w:val="7"/>
            <w:shd w:val="clear" w:color="auto" w:fill="D9D9D9" w:themeFill="background1" w:themeFillShade="D9"/>
          </w:tcPr>
          <w:p w14:paraId="792A48A7" w14:textId="48746396" w:rsidR="00C25605" w:rsidRPr="00014458" w:rsidRDefault="00C25605" w:rsidP="00887409">
            <w:pPr>
              <w:rPr>
                <w:b/>
              </w:rPr>
            </w:pPr>
            <w:r w:rsidRPr="00014458">
              <w:rPr>
                <w:rFonts w:ascii="Calibri" w:eastAsia="Times New Roman" w:hAnsi="Calibri" w:cs="Times New Roman"/>
                <w:b/>
                <w:i/>
              </w:rPr>
              <w:t>Durable Items</w:t>
            </w:r>
          </w:p>
        </w:tc>
      </w:tr>
      <w:tr w:rsidR="007243E7" w:rsidRPr="00012EFC" w14:paraId="335B64C0" w14:textId="07DE9436" w:rsidTr="00EB7703">
        <w:trPr>
          <w:cantSplit/>
        </w:trPr>
        <w:tc>
          <w:tcPr>
            <w:tcW w:w="1262" w:type="dxa"/>
            <w:vAlign w:val="center"/>
          </w:tcPr>
          <w:p w14:paraId="2BD5CE70" w14:textId="6449FD41" w:rsidR="00C25605" w:rsidRPr="00E70A2D" w:rsidRDefault="00C25605" w:rsidP="00887409">
            <w:pPr>
              <w:rPr>
                <w:rFonts w:ascii="Calibri" w:eastAsia="Times New Roman" w:hAnsi="Calibri" w:cs="Times New Roman"/>
                <w:color w:val="000000"/>
              </w:rPr>
            </w:pPr>
            <w:r w:rsidRPr="008E16F5">
              <w:rPr>
                <w:rFonts w:ascii="Calibri" w:eastAsia="Times New Roman" w:hAnsi="Calibri" w:cs="Times New Roman"/>
                <w:color w:val="000000"/>
              </w:rPr>
              <w:t>MX103208</w:t>
            </w:r>
          </w:p>
        </w:tc>
        <w:tc>
          <w:tcPr>
            <w:tcW w:w="629" w:type="dxa"/>
            <w:vAlign w:val="center"/>
          </w:tcPr>
          <w:p w14:paraId="445D583C" w14:textId="703895CE" w:rsidR="00C25605" w:rsidRPr="002A3909" w:rsidRDefault="00C25605" w:rsidP="00887409">
            <w:r w:rsidRPr="00EB7703">
              <w:t>R</w:t>
            </w:r>
          </w:p>
        </w:tc>
        <w:tc>
          <w:tcPr>
            <w:tcW w:w="1709" w:type="dxa"/>
            <w:vAlign w:val="center"/>
          </w:tcPr>
          <w:p w14:paraId="4C0EBC74" w14:textId="0AE80CFC" w:rsidR="00C25605" w:rsidRPr="002A3909" w:rsidRDefault="00C25605" w:rsidP="00887409">
            <w:r w:rsidRPr="00EB7703">
              <w:t>Sieves</w:t>
            </w:r>
          </w:p>
        </w:tc>
        <w:tc>
          <w:tcPr>
            <w:tcW w:w="2910" w:type="dxa"/>
            <w:vAlign w:val="center"/>
          </w:tcPr>
          <w:p w14:paraId="6C6092FE" w14:textId="52141C94" w:rsidR="00C25605" w:rsidRPr="00012EFC" w:rsidRDefault="00C25605">
            <w:r>
              <w:t xml:space="preserve">Sorting soil particles to </w:t>
            </w:r>
            <w:r w:rsidRPr="00030834">
              <w:t>2mm</w:t>
            </w:r>
          </w:p>
        </w:tc>
        <w:tc>
          <w:tcPr>
            <w:tcW w:w="1260" w:type="dxa"/>
            <w:vAlign w:val="center"/>
          </w:tcPr>
          <w:p w14:paraId="4FF406D8" w14:textId="5B5D2774" w:rsidR="00C25605" w:rsidRPr="00012EFC" w:rsidRDefault="00C25605" w:rsidP="00887409">
            <w:r>
              <w:t>All</w:t>
            </w:r>
          </w:p>
        </w:tc>
        <w:tc>
          <w:tcPr>
            <w:tcW w:w="719" w:type="dxa"/>
            <w:vAlign w:val="center"/>
          </w:tcPr>
          <w:p w14:paraId="5FB76DF3" w14:textId="0D45F834" w:rsidR="00C25605" w:rsidRPr="002A3909" w:rsidRDefault="00C25605" w:rsidP="00887409">
            <w:r w:rsidRPr="00EB7703">
              <w:t>1 set</w:t>
            </w:r>
          </w:p>
        </w:tc>
        <w:tc>
          <w:tcPr>
            <w:tcW w:w="871" w:type="dxa"/>
            <w:vAlign w:val="center"/>
          </w:tcPr>
          <w:p w14:paraId="1B01E92F" w14:textId="18FA9DCE" w:rsidR="00C25605" w:rsidRPr="002A3909" w:rsidRDefault="00C25605" w:rsidP="00887409">
            <w:r w:rsidRPr="00EB7703">
              <w:t>N</w:t>
            </w:r>
          </w:p>
        </w:tc>
      </w:tr>
      <w:tr w:rsidR="007243E7" w:rsidRPr="00012EFC" w14:paraId="0B56CBDF" w14:textId="41A64AB5" w:rsidTr="00EB7703">
        <w:trPr>
          <w:cantSplit/>
        </w:trPr>
        <w:tc>
          <w:tcPr>
            <w:tcW w:w="1262" w:type="dxa"/>
            <w:vAlign w:val="center"/>
          </w:tcPr>
          <w:p w14:paraId="5434E7D3" w14:textId="392A0802" w:rsidR="00C25605" w:rsidRDefault="00C25605" w:rsidP="00887409">
            <w:pPr>
              <w:rPr>
                <w:rFonts w:ascii="Tahoma" w:hAnsi="Tahoma" w:cs="Tahoma"/>
                <w:sz w:val="16"/>
                <w:szCs w:val="16"/>
                <w:lang w:eastAsia="ja-JP"/>
              </w:rPr>
            </w:pPr>
          </w:p>
        </w:tc>
        <w:tc>
          <w:tcPr>
            <w:tcW w:w="629" w:type="dxa"/>
            <w:vAlign w:val="center"/>
          </w:tcPr>
          <w:p w14:paraId="0CAE6DD6" w14:textId="441F663A" w:rsidR="00C25605" w:rsidRPr="00B14092" w:rsidRDefault="00C25605" w:rsidP="00887409">
            <w:pPr>
              <w:rPr>
                <w:color w:val="FF0000"/>
              </w:rPr>
            </w:pPr>
            <w:r>
              <w:t>R</w:t>
            </w:r>
          </w:p>
        </w:tc>
        <w:tc>
          <w:tcPr>
            <w:tcW w:w="1709" w:type="dxa"/>
            <w:vAlign w:val="center"/>
          </w:tcPr>
          <w:p w14:paraId="1AB8589A" w14:textId="6AAA6659" w:rsidR="00C25605" w:rsidRDefault="00C25605" w:rsidP="00887409">
            <w:pPr>
              <w:rPr>
                <w:lang w:eastAsia="ja-JP"/>
              </w:rPr>
            </w:pPr>
            <w:r>
              <w:rPr>
                <w:lang w:eastAsia="ja-JP"/>
              </w:rPr>
              <w:t>pH meter</w:t>
            </w:r>
          </w:p>
        </w:tc>
        <w:tc>
          <w:tcPr>
            <w:tcW w:w="2910" w:type="dxa"/>
            <w:vAlign w:val="center"/>
          </w:tcPr>
          <w:p w14:paraId="2D2BC5B7" w14:textId="0008160E" w:rsidR="00C25605" w:rsidRPr="00012EFC" w:rsidRDefault="00C25605" w:rsidP="00887409">
            <w:r>
              <w:t>Reading pH value of samples</w:t>
            </w:r>
          </w:p>
        </w:tc>
        <w:tc>
          <w:tcPr>
            <w:tcW w:w="1260" w:type="dxa"/>
            <w:vAlign w:val="center"/>
          </w:tcPr>
          <w:p w14:paraId="034CD90C" w14:textId="08C3DA9D" w:rsidR="00C25605" w:rsidRPr="00012EFC" w:rsidRDefault="00C25605" w:rsidP="00887409">
            <w:r>
              <w:t>All</w:t>
            </w:r>
          </w:p>
        </w:tc>
        <w:tc>
          <w:tcPr>
            <w:tcW w:w="719" w:type="dxa"/>
            <w:vAlign w:val="center"/>
          </w:tcPr>
          <w:p w14:paraId="362F537D" w14:textId="7689BBAD" w:rsidR="00C25605" w:rsidRDefault="00C25605" w:rsidP="00887409">
            <w:r>
              <w:t>1</w:t>
            </w:r>
          </w:p>
        </w:tc>
        <w:tc>
          <w:tcPr>
            <w:tcW w:w="871" w:type="dxa"/>
            <w:vAlign w:val="center"/>
          </w:tcPr>
          <w:p w14:paraId="50A2A9BE" w14:textId="018E9EC6" w:rsidR="00C25605" w:rsidRDefault="00C25605" w:rsidP="00887409">
            <w:r>
              <w:t>N</w:t>
            </w:r>
          </w:p>
        </w:tc>
      </w:tr>
      <w:tr w:rsidR="007243E7" w:rsidRPr="00012EFC" w14:paraId="526F8A6F" w14:textId="25F92751" w:rsidTr="00EB7703">
        <w:trPr>
          <w:cantSplit/>
        </w:trPr>
        <w:tc>
          <w:tcPr>
            <w:tcW w:w="1262" w:type="dxa"/>
            <w:vAlign w:val="center"/>
          </w:tcPr>
          <w:p w14:paraId="1BD7E86E" w14:textId="2715F128" w:rsidR="00C25605" w:rsidRPr="00E70A2D" w:rsidRDefault="00C25605" w:rsidP="00887409">
            <w:pPr>
              <w:rPr>
                <w:rFonts w:ascii="Calibri" w:eastAsia="Times New Roman" w:hAnsi="Calibri" w:cs="Times New Roman"/>
                <w:color w:val="000000"/>
                <w:sz w:val="16"/>
                <w:szCs w:val="16"/>
              </w:rPr>
            </w:pPr>
          </w:p>
        </w:tc>
        <w:tc>
          <w:tcPr>
            <w:tcW w:w="629" w:type="dxa"/>
            <w:vAlign w:val="center"/>
          </w:tcPr>
          <w:p w14:paraId="44FC8333" w14:textId="6E0B4C1D" w:rsidR="00C25605" w:rsidRPr="00B14092" w:rsidRDefault="00C25605" w:rsidP="00887409">
            <w:pPr>
              <w:rPr>
                <w:color w:val="FF0000"/>
              </w:rPr>
            </w:pPr>
            <w:r w:rsidRPr="00B14092">
              <w:t>S</w:t>
            </w:r>
          </w:p>
        </w:tc>
        <w:tc>
          <w:tcPr>
            <w:tcW w:w="1709" w:type="dxa"/>
            <w:vAlign w:val="center"/>
          </w:tcPr>
          <w:p w14:paraId="2642210F" w14:textId="73F41A40" w:rsidR="00C25605" w:rsidRPr="005C1BF8" w:rsidRDefault="00C25605" w:rsidP="00887409">
            <w:r>
              <w:t xml:space="preserve">Cafeteria trays </w:t>
            </w:r>
          </w:p>
        </w:tc>
        <w:tc>
          <w:tcPr>
            <w:tcW w:w="2910" w:type="dxa"/>
            <w:vAlign w:val="center"/>
          </w:tcPr>
          <w:p w14:paraId="51FAF4A5" w14:textId="748ED933" w:rsidR="00C25605" w:rsidRPr="00012EFC" w:rsidRDefault="00C25605" w:rsidP="00887409">
            <w:r>
              <w:t>Holding soil subsamples</w:t>
            </w:r>
          </w:p>
        </w:tc>
        <w:tc>
          <w:tcPr>
            <w:tcW w:w="1260" w:type="dxa"/>
            <w:vAlign w:val="center"/>
          </w:tcPr>
          <w:p w14:paraId="238840A0" w14:textId="5F69FA34" w:rsidR="00C25605" w:rsidRPr="00012EFC" w:rsidRDefault="00C25605" w:rsidP="00887409">
            <w:r>
              <w:t>All</w:t>
            </w:r>
          </w:p>
        </w:tc>
        <w:tc>
          <w:tcPr>
            <w:tcW w:w="719" w:type="dxa"/>
            <w:vAlign w:val="center"/>
          </w:tcPr>
          <w:p w14:paraId="3D23F611" w14:textId="2FADD6C5" w:rsidR="00C25605" w:rsidRDefault="00C25605" w:rsidP="00887409">
            <w:r>
              <w:t>4 (+)</w:t>
            </w:r>
          </w:p>
        </w:tc>
        <w:tc>
          <w:tcPr>
            <w:tcW w:w="871" w:type="dxa"/>
            <w:vAlign w:val="center"/>
          </w:tcPr>
          <w:p w14:paraId="27A3D001" w14:textId="33D6B34D" w:rsidR="00C25605" w:rsidRDefault="00C25605" w:rsidP="00887409">
            <w:r>
              <w:t>N</w:t>
            </w:r>
          </w:p>
        </w:tc>
      </w:tr>
      <w:tr w:rsidR="007243E7" w:rsidRPr="00012EFC" w14:paraId="020336B3" w14:textId="7B33C50C" w:rsidTr="00EB7703">
        <w:trPr>
          <w:cantSplit/>
        </w:trPr>
        <w:tc>
          <w:tcPr>
            <w:tcW w:w="1262" w:type="dxa"/>
            <w:vAlign w:val="center"/>
          </w:tcPr>
          <w:p w14:paraId="1C1E9686" w14:textId="50B92A2B" w:rsidR="00C25605" w:rsidRDefault="00C25605" w:rsidP="00887409">
            <w:pPr>
              <w:rPr>
                <w:rFonts w:ascii="Tahoma" w:hAnsi="Tahoma" w:cs="Tahoma"/>
                <w:sz w:val="16"/>
                <w:szCs w:val="16"/>
                <w:lang w:eastAsia="ja-JP"/>
              </w:rPr>
            </w:pPr>
          </w:p>
        </w:tc>
        <w:tc>
          <w:tcPr>
            <w:tcW w:w="629" w:type="dxa"/>
            <w:vAlign w:val="center"/>
          </w:tcPr>
          <w:p w14:paraId="5C81501F" w14:textId="3D66CE58" w:rsidR="00C25605" w:rsidRPr="00B14092" w:rsidRDefault="00C25605" w:rsidP="00887409">
            <w:pPr>
              <w:rPr>
                <w:color w:val="FF0000"/>
              </w:rPr>
            </w:pPr>
            <w:r w:rsidRPr="00B14092">
              <w:t>S</w:t>
            </w:r>
          </w:p>
        </w:tc>
        <w:tc>
          <w:tcPr>
            <w:tcW w:w="1709" w:type="dxa"/>
            <w:vAlign w:val="center"/>
          </w:tcPr>
          <w:p w14:paraId="67EB8D00" w14:textId="1F65D2A2" w:rsidR="00C25605" w:rsidRDefault="00C25605" w:rsidP="00887409">
            <w:pPr>
              <w:rPr>
                <w:lang w:eastAsia="ja-JP"/>
              </w:rPr>
            </w:pPr>
            <w:r>
              <w:rPr>
                <w:lang w:eastAsia="ja-JP"/>
              </w:rPr>
              <w:t>2 liter glass volumetric</w:t>
            </w:r>
          </w:p>
        </w:tc>
        <w:tc>
          <w:tcPr>
            <w:tcW w:w="2910" w:type="dxa"/>
            <w:vAlign w:val="center"/>
          </w:tcPr>
          <w:p w14:paraId="528D2DBD" w14:textId="7577DDFF" w:rsidR="00C25605" w:rsidRPr="00012EFC" w:rsidRDefault="00C25605" w:rsidP="00887409">
            <w:r>
              <w:t>Preparing solution calcium chloride solution for pH analysis</w:t>
            </w:r>
          </w:p>
        </w:tc>
        <w:tc>
          <w:tcPr>
            <w:tcW w:w="1260" w:type="dxa"/>
            <w:vAlign w:val="center"/>
          </w:tcPr>
          <w:p w14:paraId="0D20855A" w14:textId="3025CE7A" w:rsidR="00C25605" w:rsidRPr="00012EFC" w:rsidRDefault="00C25605" w:rsidP="00887409">
            <w:r>
              <w:t>All</w:t>
            </w:r>
          </w:p>
        </w:tc>
        <w:tc>
          <w:tcPr>
            <w:tcW w:w="719" w:type="dxa"/>
            <w:vAlign w:val="center"/>
          </w:tcPr>
          <w:p w14:paraId="33A8916E" w14:textId="7DC5A7F8" w:rsidR="00C25605" w:rsidRDefault="00C25605" w:rsidP="00887409">
            <w:r>
              <w:t>1</w:t>
            </w:r>
          </w:p>
        </w:tc>
        <w:tc>
          <w:tcPr>
            <w:tcW w:w="871" w:type="dxa"/>
            <w:vAlign w:val="center"/>
          </w:tcPr>
          <w:p w14:paraId="64E00A97" w14:textId="313716BE" w:rsidR="00C25605" w:rsidRDefault="00C25605" w:rsidP="00887409">
            <w:r>
              <w:t>N</w:t>
            </w:r>
          </w:p>
        </w:tc>
      </w:tr>
      <w:tr w:rsidR="007243E7" w:rsidRPr="00012EFC" w14:paraId="32A5B8A5" w14:textId="3210B60F" w:rsidTr="00EB7703">
        <w:trPr>
          <w:cantSplit/>
        </w:trPr>
        <w:tc>
          <w:tcPr>
            <w:tcW w:w="1262" w:type="dxa"/>
            <w:vAlign w:val="center"/>
          </w:tcPr>
          <w:p w14:paraId="50561D76" w14:textId="54932330" w:rsidR="00C25605" w:rsidRDefault="00C25605" w:rsidP="00887409">
            <w:pPr>
              <w:rPr>
                <w:rFonts w:ascii="Tahoma" w:hAnsi="Tahoma" w:cs="Tahoma"/>
                <w:sz w:val="16"/>
                <w:szCs w:val="16"/>
                <w:lang w:eastAsia="ja-JP"/>
              </w:rPr>
            </w:pPr>
          </w:p>
        </w:tc>
        <w:tc>
          <w:tcPr>
            <w:tcW w:w="629" w:type="dxa"/>
            <w:vAlign w:val="center"/>
          </w:tcPr>
          <w:p w14:paraId="12B506B2" w14:textId="143EA2DA" w:rsidR="00C25605" w:rsidRPr="00B14092" w:rsidRDefault="00C25605" w:rsidP="00887409">
            <w:r w:rsidRPr="00B14092">
              <w:t>S</w:t>
            </w:r>
          </w:p>
        </w:tc>
        <w:tc>
          <w:tcPr>
            <w:tcW w:w="1709" w:type="dxa"/>
            <w:vAlign w:val="center"/>
          </w:tcPr>
          <w:p w14:paraId="45CEA871" w14:textId="36F294F1" w:rsidR="00C25605" w:rsidRDefault="00C25605" w:rsidP="00887409">
            <w:pPr>
              <w:rPr>
                <w:lang w:eastAsia="ja-JP"/>
              </w:rPr>
            </w:pPr>
            <w:r>
              <w:rPr>
                <w:lang w:eastAsia="ja-JP"/>
              </w:rPr>
              <w:t>Stir rod</w:t>
            </w:r>
          </w:p>
        </w:tc>
        <w:tc>
          <w:tcPr>
            <w:tcW w:w="2910" w:type="dxa"/>
            <w:vAlign w:val="center"/>
          </w:tcPr>
          <w:p w14:paraId="2420BF5C" w14:textId="68131F74" w:rsidR="00C25605" w:rsidRPr="00012EFC" w:rsidRDefault="00C25605" w:rsidP="00887409">
            <w:r>
              <w:t>Mixing pH samples</w:t>
            </w:r>
          </w:p>
        </w:tc>
        <w:tc>
          <w:tcPr>
            <w:tcW w:w="1260" w:type="dxa"/>
            <w:vAlign w:val="center"/>
          </w:tcPr>
          <w:p w14:paraId="1759EAC4" w14:textId="6DC110B3" w:rsidR="00C25605" w:rsidRPr="00012EFC" w:rsidRDefault="00C25605" w:rsidP="00887409">
            <w:r>
              <w:t>All</w:t>
            </w:r>
          </w:p>
        </w:tc>
        <w:tc>
          <w:tcPr>
            <w:tcW w:w="719" w:type="dxa"/>
            <w:vAlign w:val="center"/>
          </w:tcPr>
          <w:p w14:paraId="6F901979" w14:textId="03AFE95D" w:rsidR="00C25605" w:rsidRDefault="00C25605" w:rsidP="00887409">
            <w:r>
              <w:t>1</w:t>
            </w:r>
          </w:p>
        </w:tc>
        <w:tc>
          <w:tcPr>
            <w:tcW w:w="871" w:type="dxa"/>
            <w:vAlign w:val="center"/>
          </w:tcPr>
          <w:p w14:paraId="062E209C" w14:textId="04919313" w:rsidR="00C25605" w:rsidRDefault="00C25605" w:rsidP="00887409">
            <w:pPr>
              <w:rPr>
                <w:rFonts w:eastAsiaTheme="majorEastAsia" w:cstheme="majorBidi"/>
                <w:b/>
                <w:bCs/>
                <w:caps/>
                <w:szCs w:val="28"/>
              </w:rPr>
            </w:pPr>
            <w:r>
              <w:t>N</w:t>
            </w:r>
          </w:p>
        </w:tc>
      </w:tr>
      <w:tr w:rsidR="007243E7" w:rsidRPr="00012EFC" w14:paraId="6EC9DE26" w14:textId="5E5E48E7" w:rsidTr="00EB7703">
        <w:trPr>
          <w:cantSplit/>
          <w:trHeight w:val="325"/>
        </w:trPr>
        <w:tc>
          <w:tcPr>
            <w:tcW w:w="9360" w:type="dxa"/>
            <w:gridSpan w:val="7"/>
            <w:shd w:val="clear" w:color="auto" w:fill="D9D9D9" w:themeFill="background1" w:themeFillShade="D9"/>
          </w:tcPr>
          <w:p w14:paraId="1AA95FB8" w14:textId="7AE10778" w:rsidR="00C25605" w:rsidRPr="00014458" w:rsidRDefault="00C25605" w:rsidP="00887409">
            <w:pPr>
              <w:rPr>
                <w:b/>
              </w:rPr>
            </w:pPr>
            <w:r w:rsidRPr="00014458">
              <w:rPr>
                <w:rFonts w:ascii="Calibri" w:eastAsia="Times New Roman" w:hAnsi="Calibri" w:cs="Times New Roman"/>
                <w:b/>
                <w:i/>
              </w:rPr>
              <w:t>Consumable Items</w:t>
            </w:r>
          </w:p>
        </w:tc>
      </w:tr>
      <w:tr w:rsidR="007243E7" w:rsidRPr="00012EFC" w14:paraId="138ECFF5" w14:textId="58E101F0" w:rsidTr="00EB7703">
        <w:trPr>
          <w:cantSplit/>
        </w:trPr>
        <w:tc>
          <w:tcPr>
            <w:tcW w:w="1262" w:type="dxa"/>
          </w:tcPr>
          <w:p w14:paraId="515C3C82" w14:textId="62464BC6" w:rsidR="00C25605" w:rsidRPr="00E70A2D" w:rsidRDefault="00C25605" w:rsidP="00887409">
            <w:pPr>
              <w:rPr>
                <w:rFonts w:ascii="Calibri" w:eastAsia="Times New Roman" w:hAnsi="Calibri" w:cs="Times New Roman"/>
              </w:rPr>
            </w:pPr>
            <w:r>
              <w:rPr>
                <w:rFonts w:ascii="Calibri" w:eastAsia="Times New Roman" w:hAnsi="Calibri" w:cs="Times New Roman"/>
              </w:rPr>
              <w:t>MX100645</w:t>
            </w:r>
            <w:r>
              <w:rPr>
                <w:rFonts w:ascii="Calibri" w:eastAsia="Times New Roman" w:hAnsi="Calibri" w:cs="Times New Roman"/>
              </w:rPr>
              <w:br/>
              <w:t>MX100646</w:t>
            </w:r>
            <w:r>
              <w:rPr>
                <w:rFonts w:ascii="Calibri" w:eastAsia="Times New Roman" w:hAnsi="Calibri" w:cs="Times New Roman"/>
              </w:rPr>
              <w:br/>
            </w:r>
            <w:r w:rsidRPr="008E16F5">
              <w:rPr>
                <w:rFonts w:ascii="Calibri" w:eastAsia="Times New Roman" w:hAnsi="Calibri" w:cs="Times New Roman"/>
              </w:rPr>
              <w:t>MX100647</w:t>
            </w:r>
            <w:r>
              <w:rPr>
                <w:rFonts w:ascii="Calibri" w:eastAsia="Times New Roman" w:hAnsi="Calibri" w:cs="Times New Roman"/>
              </w:rPr>
              <w:br/>
            </w:r>
            <w:r w:rsidRPr="008E16F5">
              <w:rPr>
                <w:rFonts w:ascii="Calibri" w:eastAsia="Times New Roman" w:hAnsi="Calibri" w:cs="Times New Roman"/>
              </w:rPr>
              <w:t>MX100644</w:t>
            </w:r>
          </w:p>
        </w:tc>
        <w:tc>
          <w:tcPr>
            <w:tcW w:w="629" w:type="dxa"/>
            <w:vAlign w:val="center"/>
          </w:tcPr>
          <w:p w14:paraId="5A8A25DC" w14:textId="504044D4" w:rsidR="00C25605" w:rsidRPr="002A3909" w:rsidRDefault="00C25605" w:rsidP="00887409">
            <w:r w:rsidRPr="00EB7703">
              <w:t>R</w:t>
            </w:r>
          </w:p>
        </w:tc>
        <w:tc>
          <w:tcPr>
            <w:tcW w:w="1709" w:type="dxa"/>
            <w:vAlign w:val="center"/>
          </w:tcPr>
          <w:p w14:paraId="00DB5293" w14:textId="4AFC07AB" w:rsidR="00C25605" w:rsidRPr="002A3909" w:rsidRDefault="00C25605" w:rsidP="00887409">
            <w:r w:rsidRPr="00EB7703">
              <w:t>Powderless gloves</w:t>
            </w:r>
          </w:p>
        </w:tc>
        <w:tc>
          <w:tcPr>
            <w:tcW w:w="2910" w:type="dxa"/>
            <w:vAlign w:val="center"/>
          </w:tcPr>
          <w:p w14:paraId="78FB8939" w14:textId="5A4D6A98" w:rsidR="00C25605" w:rsidRPr="00012EFC" w:rsidRDefault="00C25605" w:rsidP="00887409">
            <w:r>
              <w:t>Preventing sample contamination</w:t>
            </w:r>
          </w:p>
        </w:tc>
        <w:tc>
          <w:tcPr>
            <w:tcW w:w="1260" w:type="dxa"/>
            <w:vAlign w:val="center"/>
          </w:tcPr>
          <w:p w14:paraId="64CC35E9" w14:textId="68E1BABA" w:rsidR="00C25605" w:rsidRPr="00012EFC" w:rsidRDefault="00C25605" w:rsidP="00887409">
            <w:r>
              <w:t>All</w:t>
            </w:r>
          </w:p>
        </w:tc>
        <w:tc>
          <w:tcPr>
            <w:tcW w:w="719" w:type="dxa"/>
            <w:vAlign w:val="center"/>
          </w:tcPr>
          <w:p w14:paraId="093D07BC" w14:textId="4B8B9A10" w:rsidR="00C25605" w:rsidRPr="002A3909" w:rsidRDefault="00C25605" w:rsidP="00887409">
            <w:r w:rsidRPr="00EB7703">
              <w:t>1 box</w:t>
            </w:r>
          </w:p>
        </w:tc>
        <w:tc>
          <w:tcPr>
            <w:tcW w:w="871" w:type="dxa"/>
            <w:vAlign w:val="center"/>
          </w:tcPr>
          <w:p w14:paraId="055E73D8" w14:textId="7CB62A0C" w:rsidR="00C25605" w:rsidRPr="005C1BF8" w:rsidRDefault="00C25605" w:rsidP="00887409">
            <w:r>
              <w:rPr>
                <w:i/>
              </w:rPr>
              <w:t>N</w:t>
            </w:r>
          </w:p>
        </w:tc>
      </w:tr>
      <w:tr w:rsidR="007243E7" w:rsidRPr="00012EFC" w14:paraId="13CFFD16" w14:textId="14DEE9D5" w:rsidTr="00EB7703">
        <w:trPr>
          <w:cantSplit/>
        </w:trPr>
        <w:tc>
          <w:tcPr>
            <w:tcW w:w="1262" w:type="dxa"/>
          </w:tcPr>
          <w:p w14:paraId="68CC9D1A" w14:textId="61ADC6A5" w:rsidR="00C25605" w:rsidRPr="00E70A2D" w:rsidRDefault="00C25605" w:rsidP="00887409">
            <w:pPr>
              <w:rPr>
                <w:rFonts w:ascii="Calibri" w:eastAsia="Times New Roman" w:hAnsi="Calibri" w:cs="Times New Roman"/>
                <w:color w:val="000000"/>
              </w:rPr>
            </w:pPr>
            <w:r w:rsidRPr="008E16F5">
              <w:rPr>
                <w:rFonts w:ascii="Calibri" w:eastAsia="Times New Roman" w:hAnsi="Calibri" w:cs="Times New Roman"/>
                <w:color w:val="000000"/>
              </w:rPr>
              <w:t>MX105089</w:t>
            </w:r>
          </w:p>
        </w:tc>
        <w:tc>
          <w:tcPr>
            <w:tcW w:w="629" w:type="dxa"/>
            <w:vAlign w:val="center"/>
          </w:tcPr>
          <w:p w14:paraId="0CB3EA01" w14:textId="43C895BD" w:rsidR="00C25605" w:rsidRPr="00B14092" w:rsidRDefault="00C25605" w:rsidP="00887409">
            <w:pPr>
              <w:rPr>
                <w:color w:val="FF0000"/>
              </w:rPr>
            </w:pPr>
            <w:r>
              <w:t>R</w:t>
            </w:r>
          </w:p>
        </w:tc>
        <w:tc>
          <w:tcPr>
            <w:tcW w:w="1709" w:type="dxa"/>
            <w:vAlign w:val="center"/>
          </w:tcPr>
          <w:p w14:paraId="6D24EFFE" w14:textId="1148A016" w:rsidR="00C25605" w:rsidRPr="005C1BF8" w:rsidRDefault="00C25605" w:rsidP="00887409">
            <w:r w:rsidRPr="005C1BF8">
              <w:t xml:space="preserve">Paper </w:t>
            </w:r>
            <w:r>
              <w:t xml:space="preserve">(e.g., “lunch”) </w:t>
            </w:r>
            <w:r w:rsidRPr="005C1BF8">
              <w:t>bags</w:t>
            </w:r>
          </w:p>
        </w:tc>
        <w:tc>
          <w:tcPr>
            <w:tcW w:w="2910" w:type="dxa"/>
            <w:vAlign w:val="center"/>
          </w:tcPr>
          <w:p w14:paraId="3D17D5FD" w14:textId="60C891F0" w:rsidR="00C25605" w:rsidRPr="00012EFC" w:rsidRDefault="00C25605" w:rsidP="00887409">
            <w:r>
              <w:t>Air-drying soil subsamples</w:t>
            </w:r>
          </w:p>
        </w:tc>
        <w:tc>
          <w:tcPr>
            <w:tcW w:w="1260" w:type="dxa"/>
            <w:vAlign w:val="center"/>
          </w:tcPr>
          <w:p w14:paraId="56792858" w14:textId="7B85E69B" w:rsidR="00C25605" w:rsidRPr="00012EFC" w:rsidRDefault="00C25605" w:rsidP="00887409">
            <w:r>
              <w:t>All</w:t>
            </w:r>
          </w:p>
        </w:tc>
        <w:tc>
          <w:tcPr>
            <w:tcW w:w="719" w:type="dxa"/>
            <w:vAlign w:val="center"/>
          </w:tcPr>
          <w:p w14:paraId="010DA538" w14:textId="475F6C26" w:rsidR="00C25605" w:rsidRPr="005C1BF8" w:rsidRDefault="00C25605" w:rsidP="00887409">
            <w:r>
              <w:t>50</w:t>
            </w:r>
          </w:p>
        </w:tc>
        <w:tc>
          <w:tcPr>
            <w:tcW w:w="871" w:type="dxa"/>
            <w:vAlign w:val="center"/>
          </w:tcPr>
          <w:p w14:paraId="03880261" w14:textId="42F22DB1" w:rsidR="00C25605" w:rsidRPr="005C1BF8" w:rsidRDefault="00C25605" w:rsidP="00887409">
            <w:r>
              <w:t>N</w:t>
            </w:r>
          </w:p>
        </w:tc>
      </w:tr>
      <w:tr w:rsidR="007243E7" w:rsidRPr="00012EFC" w14:paraId="607993D3" w14:textId="37F0FE33" w:rsidTr="00EB7703">
        <w:trPr>
          <w:cantSplit/>
        </w:trPr>
        <w:tc>
          <w:tcPr>
            <w:tcW w:w="1262" w:type="dxa"/>
          </w:tcPr>
          <w:p w14:paraId="2D2CFCA8" w14:textId="3C8EA7D0" w:rsidR="00C25605" w:rsidRPr="00E70A2D" w:rsidRDefault="00C25605" w:rsidP="00887409">
            <w:pPr>
              <w:rPr>
                <w:rFonts w:ascii="Calibri" w:eastAsia="Times New Roman" w:hAnsi="Calibri" w:cs="Times New Roman"/>
                <w:color w:val="000000"/>
              </w:rPr>
            </w:pPr>
            <w:r w:rsidRPr="00291FF7">
              <w:rPr>
                <w:rFonts w:ascii="Calibri" w:eastAsia="Times New Roman" w:hAnsi="Calibri" w:cs="Times New Roman"/>
                <w:color w:val="000000"/>
              </w:rPr>
              <w:t>MX105810</w:t>
            </w:r>
          </w:p>
        </w:tc>
        <w:tc>
          <w:tcPr>
            <w:tcW w:w="629" w:type="dxa"/>
            <w:vAlign w:val="center"/>
          </w:tcPr>
          <w:p w14:paraId="31E5946D" w14:textId="7ADBFD4D" w:rsidR="00C25605" w:rsidRPr="00000B81" w:rsidRDefault="00C25605" w:rsidP="00887409">
            <w:r w:rsidRPr="00000B81">
              <w:t>R</w:t>
            </w:r>
          </w:p>
        </w:tc>
        <w:tc>
          <w:tcPr>
            <w:tcW w:w="1709" w:type="dxa"/>
            <w:vAlign w:val="center"/>
          </w:tcPr>
          <w:p w14:paraId="4F7BEC05" w14:textId="386A14A3" w:rsidR="00C25605" w:rsidRDefault="00C25605" w:rsidP="00887409">
            <w:pPr>
              <w:rPr>
                <w:lang w:eastAsia="ja-JP"/>
              </w:rPr>
            </w:pPr>
            <w:r>
              <w:rPr>
                <w:lang w:eastAsia="ja-JP"/>
              </w:rPr>
              <w:t>CaCl</w:t>
            </w:r>
            <w:r w:rsidRPr="00D119F4">
              <w:rPr>
                <w:vertAlign w:val="subscript"/>
                <w:lang w:eastAsia="ja-JP"/>
              </w:rPr>
              <w:t>2</w:t>
            </w:r>
            <w:r>
              <w:rPr>
                <w:lang w:eastAsia="ja-JP"/>
              </w:rPr>
              <w:t>·2H</w:t>
            </w:r>
            <w:r w:rsidRPr="00D119F4">
              <w:rPr>
                <w:vertAlign w:val="subscript"/>
                <w:lang w:eastAsia="ja-JP"/>
              </w:rPr>
              <w:t>2</w:t>
            </w:r>
            <w:r>
              <w:rPr>
                <w:lang w:eastAsia="ja-JP"/>
              </w:rPr>
              <w:t>0</w:t>
            </w:r>
          </w:p>
        </w:tc>
        <w:tc>
          <w:tcPr>
            <w:tcW w:w="2910" w:type="dxa"/>
            <w:vAlign w:val="center"/>
          </w:tcPr>
          <w:p w14:paraId="601A4E29" w14:textId="05D2E50D" w:rsidR="00C25605" w:rsidRPr="00012EFC" w:rsidRDefault="00C25605" w:rsidP="00887409">
            <w:r>
              <w:t>pH analysis</w:t>
            </w:r>
          </w:p>
        </w:tc>
        <w:tc>
          <w:tcPr>
            <w:tcW w:w="1260" w:type="dxa"/>
            <w:vAlign w:val="center"/>
          </w:tcPr>
          <w:p w14:paraId="6C356CA2" w14:textId="3AB4C817" w:rsidR="00C25605" w:rsidRPr="00012EFC" w:rsidRDefault="00C25605" w:rsidP="00887409">
            <w:pPr>
              <w:rPr>
                <w:rFonts w:eastAsiaTheme="majorEastAsia" w:cstheme="majorBidi"/>
                <w:b/>
                <w:bCs/>
                <w:caps/>
                <w:szCs w:val="28"/>
              </w:rPr>
            </w:pPr>
            <w:r>
              <w:t>All</w:t>
            </w:r>
          </w:p>
        </w:tc>
        <w:tc>
          <w:tcPr>
            <w:tcW w:w="719" w:type="dxa"/>
            <w:vAlign w:val="center"/>
          </w:tcPr>
          <w:p w14:paraId="589578B6" w14:textId="22E3D3B5" w:rsidR="00C25605" w:rsidRDefault="00C25605" w:rsidP="00887409">
            <w:r>
              <w:t>2.94 g</w:t>
            </w:r>
          </w:p>
        </w:tc>
        <w:tc>
          <w:tcPr>
            <w:tcW w:w="871" w:type="dxa"/>
            <w:vAlign w:val="center"/>
          </w:tcPr>
          <w:p w14:paraId="7944D3AD" w14:textId="6B9760C7" w:rsidR="00C25605" w:rsidRDefault="00C25605" w:rsidP="00887409">
            <w:r>
              <w:t>N</w:t>
            </w:r>
          </w:p>
        </w:tc>
      </w:tr>
      <w:tr w:rsidR="007243E7" w:rsidRPr="00012EFC" w14:paraId="60209118" w14:textId="6CC218C8" w:rsidTr="00EB7703">
        <w:trPr>
          <w:cantSplit/>
        </w:trPr>
        <w:tc>
          <w:tcPr>
            <w:tcW w:w="1262" w:type="dxa"/>
          </w:tcPr>
          <w:p w14:paraId="3328E8C9" w14:textId="2DF10234" w:rsidR="00C25605" w:rsidRDefault="00C25605" w:rsidP="00887409">
            <w:pPr>
              <w:rPr>
                <w:lang w:eastAsia="ja-JP"/>
              </w:rPr>
            </w:pPr>
            <w:r w:rsidRPr="00FE012E">
              <w:rPr>
                <w:rFonts w:ascii="Calibri" w:eastAsia="Times New Roman" w:hAnsi="Calibri" w:cs="Times New Roman"/>
                <w:color w:val="000000"/>
              </w:rPr>
              <w:t>MX100308</w:t>
            </w:r>
          </w:p>
        </w:tc>
        <w:tc>
          <w:tcPr>
            <w:tcW w:w="629" w:type="dxa"/>
            <w:vAlign w:val="center"/>
          </w:tcPr>
          <w:p w14:paraId="43772669" w14:textId="7C4B506D" w:rsidR="00C25605" w:rsidRPr="00000B81" w:rsidRDefault="00C25605" w:rsidP="00887409">
            <w:r w:rsidRPr="00000B81">
              <w:t>R</w:t>
            </w:r>
          </w:p>
        </w:tc>
        <w:tc>
          <w:tcPr>
            <w:tcW w:w="1709" w:type="dxa"/>
            <w:vAlign w:val="center"/>
          </w:tcPr>
          <w:p w14:paraId="4D09573F" w14:textId="26D224AC" w:rsidR="00C25605" w:rsidRDefault="00C25605" w:rsidP="00887409">
            <w:pPr>
              <w:rPr>
                <w:lang w:eastAsia="ja-JP"/>
              </w:rPr>
            </w:pPr>
            <w:r>
              <w:rPr>
                <w:lang w:eastAsia="ja-JP"/>
              </w:rPr>
              <w:t>Deionized water</w:t>
            </w:r>
          </w:p>
        </w:tc>
        <w:tc>
          <w:tcPr>
            <w:tcW w:w="2910" w:type="dxa"/>
            <w:vAlign w:val="center"/>
          </w:tcPr>
          <w:p w14:paraId="7A64E233" w14:textId="3DBB25C4" w:rsidR="00C25605" w:rsidRPr="00012EFC" w:rsidRDefault="00C25605" w:rsidP="00887409">
            <w:r>
              <w:t>pH analysis</w:t>
            </w:r>
          </w:p>
        </w:tc>
        <w:tc>
          <w:tcPr>
            <w:tcW w:w="1260" w:type="dxa"/>
            <w:vAlign w:val="center"/>
          </w:tcPr>
          <w:p w14:paraId="0B46C853" w14:textId="7A75812A" w:rsidR="00C25605" w:rsidRPr="00012EFC" w:rsidRDefault="00C25605" w:rsidP="00887409">
            <w:r>
              <w:t>All</w:t>
            </w:r>
          </w:p>
        </w:tc>
        <w:tc>
          <w:tcPr>
            <w:tcW w:w="719" w:type="dxa"/>
            <w:vAlign w:val="center"/>
          </w:tcPr>
          <w:p w14:paraId="357FCD21" w14:textId="7503FA20" w:rsidR="00C25605" w:rsidRDefault="00C25605" w:rsidP="00887409">
            <w:r>
              <w:t>---</w:t>
            </w:r>
          </w:p>
        </w:tc>
        <w:tc>
          <w:tcPr>
            <w:tcW w:w="871" w:type="dxa"/>
            <w:vAlign w:val="center"/>
          </w:tcPr>
          <w:p w14:paraId="02ED2E94" w14:textId="6B42B681" w:rsidR="00C25605" w:rsidRDefault="00C25605" w:rsidP="00887409">
            <w:r>
              <w:t>N</w:t>
            </w:r>
          </w:p>
        </w:tc>
      </w:tr>
      <w:tr w:rsidR="007243E7" w:rsidRPr="00012EFC" w14:paraId="44D5066A" w14:textId="29E7638B" w:rsidTr="00EB7703">
        <w:trPr>
          <w:cantSplit/>
        </w:trPr>
        <w:tc>
          <w:tcPr>
            <w:tcW w:w="1262" w:type="dxa"/>
          </w:tcPr>
          <w:p w14:paraId="5C6B41CD" w14:textId="007F2F24" w:rsidR="00C25605" w:rsidRPr="00E70A2D" w:rsidRDefault="00C25605" w:rsidP="00887409">
            <w:pPr>
              <w:rPr>
                <w:rFonts w:ascii="Calibri" w:eastAsia="Times New Roman" w:hAnsi="Calibri" w:cs="Times New Roman"/>
                <w:color w:val="000000"/>
              </w:rPr>
            </w:pPr>
            <w:r w:rsidRPr="00291FF7">
              <w:rPr>
                <w:rFonts w:ascii="Calibri" w:eastAsia="Times New Roman" w:hAnsi="Calibri" w:cs="Times New Roman"/>
                <w:color w:val="000000"/>
              </w:rPr>
              <w:lastRenderedPageBreak/>
              <w:t>MX105812</w:t>
            </w:r>
          </w:p>
        </w:tc>
        <w:tc>
          <w:tcPr>
            <w:tcW w:w="629" w:type="dxa"/>
            <w:vAlign w:val="center"/>
          </w:tcPr>
          <w:p w14:paraId="19C83E86" w14:textId="7B80307F" w:rsidR="00C25605" w:rsidRPr="00000B81" w:rsidRDefault="00C25605" w:rsidP="00887409">
            <w:r w:rsidRPr="00000B81">
              <w:t>R</w:t>
            </w:r>
          </w:p>
        </w:tc>
        <w:tc>
          <w:tcPr>
            <w:tcW w:w="1709" w:type="dxa"/>
            <w:vAlign w:val="center"/>
          </w:tcPr>
          <w:p w14:paraId="3213677B" w14:textId="211B0DA7" w:rsidR="00C25605" w:rsidRDefault="00C25605" w:rsidP="00887409">
            <w:pPr>
              <w:rPr>
                <w:lang w:eastAsia="ja-JP"/>
              </w:rPr>
            </w:pPr>
            <w:r>
              <w:rPr>
                <w:lang w:eastAsia="ja-JP"/>
              </w:rPr>
              <w:t>HCl</w:t>
            </w:r>
          </w:p>
        </w:tc>
        <w:tc>
          <w:tcPr>
            <w:tcW w:w="2910" w:type="dxa"/>
            <w:vAlign w:val="center"/>
          </w:tcPr>
          <w:p w14:paraId="2D75BA7E" w14:textId="3E5DFFE7" w:rsidR="00C25605" w:rsidRPr="00012EFC" w:rsidRDefault="00C25605" w:rsidP="00887409">
            <w:r>
              <w:t>Adjusting pH of CaCl</w:t>
            </w:r>
            <w:r w:rsidRPr="00030834">
              <w:rPr>
                <w:vertAlign w:val="subscript"/>
              </w:rPr>
              <w:t>2</w:t>
            </w:r>
          </w:p>
        </w:tc>
        <w:tc>
          <w:tcPr>
            <w:tcW w:w="1260" w:type="dxa"/>
            <w:vAlign w:val="center"/>
          </w:tcPr>
          <w:p w14:paraId="18804154" w14:textId="249E1C19" w:rsidR="00C25605" w:rsidRPr="00012EFC" w:rsidRDefault="00C25605" w:rsidP="00887409">
            <w:r>
              <w:t>If solution is too basic</w:t>
            </w:r>
          </w:p>
        </w:tc>
        <w:tc>
          <w:tcPr>
            <w:tcW w:w="719" w:type="dxa"/>
            <w:vAlign w:val="center"/>
          </w:tcPr>
          <w:p w14:paraId="0B56E6EC" w14:textId="452FE810" w:rsidR="00C25605" w:rsidRDefault="00C25605" w:rsidP="00887409">
            <w:r>
              <w:t>1 ml</w:t>
            </w:r>
          </w:p>
        </w:tc>
        <w:tc>
          <w:tcPr>
            <w:tcW w:w="871" w:type="dxa"/>
            <w:vAlign w:val="center"/>
          </w:tcPr>
          <w:p w14:paraId="1FE59014" w14:textId="7B1A2CE8" w:rsidR="00C25605" w:rsidRDefault="00C25605" w:rsidP="00887409">
            <w:r>
              <w:t>N</w:t>
            </w:r>
          </w:p>
        </w:tc>
      </w:tr>
      <w:tr w:rsidR="007243E7" w:rsidRPr="00012EFC" w14:paraId="0AC698E8" w14:textId="0F6E630A" w:rsidTr="00EB7703">
        <w:trPr>
          <w:cantSplit/>
        </w:trPr>
        <w:tc>
          <w:tcPr>
            <w:tcW w:w="1262" w:type="dxa"/>
          </w:tcPr>
          <w:p w14:paraId="3B63DE5C" w14:textId="603E2AEE" w:rsidR="00C25605" w:rsidRPr="00E70A2D" w:rsidRDefault="00C25605" w:rsidP="00887409">
            <w:pPr>
              <w:rPr>
                <w:rFonts w:ascii="Calibri" w:eastAsia="Times New Roman" w:hAnsi="Calibri" w:cs="Times New Roman"/>
                <w:color w:val="000000"/>
              </w:rPr>
            </w:pPr>
            <w:r w:rsidRPr="00291FF7">
              <w:rPr>
                <w:rFonts w:ascii="Calibri" w:eastAsia="Times New Roman" w:hAnsi="Calibri" w:cs="Times New Roman"/>
                <w:color w:val="000000"/>
              </w:rPr>
              <w:t>MX105811</w:t>
            </w:r>
          </w:p>
        </w:tc>
        <w:tc>
          <w:tcPr>
            <w:tcW w:w="629" w:type="dxa"/>
            <w:vAlign w:val="center"/>
          </w:tcPr>
          <w:p w14:paraId="01563EB3" w14:textId="7E9F416C" w:rsidR="00C25605" w:rsidRPr="00000B81" w:rsidRDefault="00C25605" w:rsidP="00887409">
            <w:r w:rsidRPr="00000B81">
              <w:t>R</w:t>
            </w:r>
          </w:p>
        </w:tc>
        <w:tc>
          <w:tcPr>
            <w:tcW w:w="1709" w:type="dxa"/>
            <w:vAlign w:val="center"/>
          </w:tcPr>
          <w:p w14:paraId="64B0133F" w14:textId="444EB22A" w:rsidR="00C25605" w:rsidRDefault="00C25605" w:rsidP="00887409">
            <w:pPr>
              <w:rPr>
                <w:lang w:eastAsia="ja-JP"/>
              </w:rPr>
            </w:pPr>
            <w:r>
              <w:t>Ca(OH)</w:t>
            </w:r>
            <w:r w:rsidRPr="00D119F4">
              <w:rPr>
                <w:vertAlign w:val="subscript"/>
              </w:rPr>
              <w:t>2</w:t>
            </w:r>
          </w:p>
        </w:tc>
        <w:tc>
          <w:tcPr>
            <w:tcW w:w="2910" w:type="dxa"/>
            <w:vAlign w:val="center"/>
          </w:tcPr>
          <w:p w14:paraId="51DF36E5" w14:textId="52325E31" w:rsidR="00C25605" w:rsidRPr="00012EFC" w:rsidRDefault="00C25605" w:rsidP="00887409">
            <w:r>
              <w:t>Adjusting pH of CaCl</w:t>
            </w:r>
            <w:r w:rsidRPr="00030834">
              <w:rPr>
                <w:vertAlign w:val="subscript"/>
              </w:rPr>
              <w:t>2</w:t>
            </w:r>
          </w:p>
        </w:tc>
        <w:tc>
          <w:tcPr>
            <w:tcW w:w="1260" w:type="dxa"/>
            <w:vAlign w:val="center"/>
          </w:tcPr>
          <w:p w14:paraId="7B49E0C8" w14:textId="4DD247CF" w:rsidR="00C25605" w:rsidRPr="00012EFC" w:rsidRDefault="00C25605" w:rsidP="00887409">
            <w:r>
              <w:t>If solution is too acidic</w:t>
            </w:r>
          </w:p>
        </w:tc>
        <w:tc>
          <w:tcPr>
            <w:tcW w:w="719" w:type="dxa"/>
            <w:vAlign w:val="center"/>
          </w:tcPr>
          <w:p w14:paraId="5C414095" w14:textId="4CD127FF" w:rsidR="00C25605" w:rsidRDefault="00C25605" w:rsidP="00887409">
            <w:r>
              <w:t>1 ml</w:t>
            </w:r>
          </w:p>
        </w:tc>
        <w:tc>
          <w:tcPr>
            <w:tcW w:w="871" w:type="dxa"/>
            <w:vAlign w:val="center"/>
          </w:tcPr>
          <w:p w14:paraId="4E576B92" w14:textId="65113D5A" w:rsidR="00C25605" w:rsidRDefault="00C25605" w:rsidP="00887409">
            <w:r>
              <w:t>N</w:t>
            </w:r>
          </w:p>
        </w:tc>
      </w:tr>
      <w:tr w:rsidR="007243E7" w:rsidRPr="00012EFC" w14:paraId="4848B78E" w14:textId="66D261B2" w:rsidTr="00EB7703">
        <w:trPr>
          <w:cantSplit/>
        </w:trPr>
        <w:tc>
          <w:tcPr>
            <w:tcW w:w="1262" w:type="dxa"/>
          </w:tcPr>
          <w:p w14:paraId="7FE4C016" w14:textId="75DFE73B" w:rsidR="00C25605" w:rsidRPr="00E70A2D" w:rsidRDefault="00C25605" w:rsidP="00887409">
            <w:pPr>
              <w:rPr>
                <w:rFonts w:ascii="Calibri" w:eastAsia="Times New Roman" w:hAnsi="Calibri" w:cs="Times New Roman"/>
                <w:color w:val="000000"/>
              </w:rPr>
            </w:pPr>
            <w:r w:rsidRPr="00291FF7">
              <w:rPr>
                <w:rFonts w:ascii="Calibri" w:eastAsia="Times New Roman" w:hAnsi="Calibri" w:cs="Times New Roman"/>
                <w:color w:val="000000"/>
              </w:rPr>
              <w:t>MX100583</w:t>
            </w:r>
            <w:r>
              <w:rPr>
                <w:rFonts w:ascii="Calibri" w:eastAsia="Times New Roman" w:hAnsi="Calibri" w:cs="Times New Roman"/>
                <w:color w:val="000000"/>
              </w:rPr>
              <w:br/>
            </w:r>
            <w:r w:rsidRPr="00291FF7">
              <w:rPr>
                <w:rFonts w:ascii="Calibri" w:eastAsia="Times New Roman" w:hAnsi="Calibri" w:cs="Times New Roman"/>
                <w:color w:val="000000"/>
              </w:rPr>
              <w:t>MX100584</w:t>
            </w:r>
            <w:r>
              <w:rPr>
                <w:rFonts w:ascii="Calibri" w:eastAsia="Times New Roman" w:hAnsi="Calibri" w:cs="Times New Roman"/>
                <w:color w:val="000000"/>
              </w:rPr>
              <w:br/>
            </w:r>
            <w:r w:rsidRPr="00291FF7">
              <w:rPr>
                <w:rFonts w:ascii="Calibri" w:eastAsia="Times New Roman" w:hAnsi="Calibri" w:cs="Times New Roman"/>
                <w:color w:val="000000"/>
              </w:rPr>
              <w:t>MX100052</w:t>
            </w:r>
          </w:p>
        </w:tc>
        <w:tc>
          <w:tcPr>
            <w:tcW w:w="629" w:type="dxa"/>
            <w:vAlign w:val="center"/>
          </w:tcPr>
          <w:p w14:paraId="05AA1AF6" w14:textId="5FB8229A" w:rsidR="00C25605" w:rsidRPr="00000B81" w:rsidRDefault="00C25605" w:rsidP="00887409">
            <w:r w:rsidRPr="00000B81">
              <w:t>R</w:t>
            </w:r>
          </w:p>
        </w:tc>
        <w:tc>
          <w:tcPr>
            <w:tcW w:w="1709" w:type="dxa"/>
            <w:vAlign w:val="center"/>
          </w:tcPr>
          <w:p w14:paraId="69D8F25B" w14:textId="4770E962" w:rsidR="00C25605" w:rsidRDefault="00C25605" w:rsidP="00887409">
            <w:pPr>
              <w:rPr>
                <w:lang w:eastAsia="ja-JP"/>
              </w:rPr>
            </w:pPr>
            <w:r>
              <w:rPr>
                <w:lang w:eastAsia="ja-JP"/>
              </w:rPr>
              <w:t>pH buffers (4, 7, 10)</w:t>
            </w:r>
          </w:p>
        </w:tc>
        <w:tc>
          <w:tcPr>
            <w:tcW w:w="2910" w:type="dxa"/>
            <w:vAlign w:val="center"/>
          </w:tcPr>
          <w:p w14:paraId="42D68698" w14:textId="56488967" w:rsidR="00C25605" w:rsidRPr="00012EFC" w:rsidRDefault="00C25605" w:rsidP="00887409">
            <w:r>
              <w:t>Calibrating pH meter</w:t>
            </w:r>
          </w:p>
        </w:tc>
        <w:tc>
          <w:tcPr>
            <w:tcW w:w="1260" w:type="dxa"/>
            <w:vAlign w:val="center"/>
          </w:tcPr>
          <w:p w14:paraId="3AF64086" w14:textId="29DBB0B2" w:rsidR="00C25605" w:rsidRPr="00012EFC" w:rsidRDefault="00C25605" w:rsidP="00887409">
            <w:r>
              <w:t>All</w:t>
            </w:r>
          </w:p>
        </w:tc>
        <w:tc>
          <w:tcPr>
            <w:tcW w:w="719" w:type="dxa"/>
            <w:vAlign w:val="center"/>
          </w:tcPr>
          <w:p w14:paraId="14161D37" w14:textId="3012DAFC" w:rsidR="00C25605" w:rsidRDefault="00C25605" w:rsidP="00887409">
            <w:r>
              <w:t>1</w:t>
            </w:r>
          </w:p>
        </w:tc>
        <w:tc>
          <w:tcPr>
            <w:tcW w:w="871" w:type="dxa"/>
            <w:vAlign w:val="center"/>
          </w:tcPr>
          <w:p w14:paraId="2F6B73DD" w14:textId="4B084EA0" w:rsidR="00C25605" w:rsidRDefault="00C25605" w:rsidP="00887409">
            <w:r>
              <w:t>N</w:t>
            </w:r>
          </w:p>
        </w:tc>
      </w:tr>
      <w:tr w:rsidR="007243E7" w:rsidRPr="00012EFC" w14:paraId="6F0B7C37" w14:textId="60E171F7" w:rsidTr="00EB7703">
        <w:trPr>
          <w:cantSplit/>
        </w:trPr>
        <w:tc>
          <w:tcPr>
            <w:tcW w:w="1262" w:type="dxa"/>
          </w:tcPr>
          <w:p w14:paraId="28B6AD5C" w14:textId="2CFCAF06" w:rsidR="00C25605" w:rsidRDefault="00C25605" w:rsidP="00887409">
            <w:pPr>
              <w:rPr>
                <w:lang w:eastAsia="ja-JP"/>
              </w:rPr>
            </w:pPr>
            <w:r>
              <w:t>RD[05]</w:t>
            </w:r>
          </w:p>
        </w:tc>
        <w:tc>
          <w:tcPr>
            <w:tcW w:w="629" w:type="dxa"/>
            <w:vAlign w:val="center"/>
          </w:tcPr>
          <w:p w14:paraId="0325760C" w14:textId="67789744" w:rsidR="00C25605" w:rsidRPr="00000B81" w:rsidRDefault="00C25605" w:rsidP="00887409">
            <w:r w:rsidRPr="00000B81">
              <w:t>R</w:t>
            </w:r>
          </w:p>
        </w:tc>
        <w:tc>
          <w:tcPr>
            <w:tcW w:w="1709" w:type="dxa"/>
            <w:vAlign w:val="center"/>
          </w:tcPr>
          <w:p w14:paraId="4F2E52BF" w14:textId="4F563270" w:rsidR="00C25605" w:rsidRDefault="00C25605" w:rsidP="00887409">
            <w:pPr>
              <w:rPr>
                <w:lang w:eastAsia="ja-JP"/>
              </w:rPr>
            </w:pPr>
            <w:r>
              <w:rPr>
                <w:lang w:eastAsia="ja-JP"/>
              </w:rPr>
              <w:t>Physical copy of datasheets</w:t>
            </w:r>
          </w:p>
        </w:tc>
        <w:tc>
          <w:tcPr>
            <w:tcW w:w="2910" w:type="dxa"/>
            <w:vAlign w:val="center"/>
          </w:tcPr>
          <w:p w14:paraId="3F293F8F" w14:textId="194B48E7" w:rsidR="00C25605" w:rsidRPr="00012EFC" w:rsidRDefault="00C25605" w:rsidP="00887409">
            <w:pPr>
              <w:rPr>
                <w:rFonts w:eastAsiaTheme="majorEastAsia" w:cstheme="majorBidi"/>
                <w:b/>
                <w:bCs/>
                <w:caps/>
                <w:szCs w:val="28"/>
              </w:rPr>
            </w:pPr>
            <w:r>
              <w:t>Data entry</w:t>
            </w:r>
          </w:p>
        </w:tc>
        <w:tc>
          <w:tcPr>
            <w:tcW w:w="1260" w:type="dxa"/>
            <w:vAlign w:val="center"/>
          </w:tcPr>
          <w:p w14:paraId="2C781715" w14:textId="2CD1C41E" w:rsidR="00C25605" w:rsidRPr="00012EFC" w:rsidRDefault="00C25605" w:rsidP="00887409">
            <w:pPr>
              <w:rPr>
                <w:rFonts w:eastAsiaTheme="majorEastAsia" w:cstheme="majorBidi"/>
                <w:b/>
                <w:bCs/>
                <w:caps/>
                <w:szCs w:val="28"/>
              </w:rPr>
            </w:pPr>
            <w:r>
              <w:t>All</w:t>
            </w:r>
          </w:p>
        </w:tc>
        <w:tc>
          <w:tcPr>
            <w:tcW w:w="719" w:type="dxa"/>
            <w:vAlign w:val="center"/>
          </w:tcPr>
          <w:p w14:paraId="161A5B12" w14:textId="4E37BCF8" w:rsidR="00C25605" w:rsidRDefault="00C25605" w:rsidP="00887409">
            <w:r>
              <w:t>---</w:t>
            </w:r>
          </w:p>
        </w:tc>
        <w:tc>
          <w:tcPr>
            <w:tcW w:w="871" w:type="dxa"/>
            <w:vAlign w:val="center"/>
          </w:tcPr>
          <w:p w14:paraId="0C247E3C" w14:textId="3D7BC890" w:rsidR="00C25605" w:rsidRDefault="00C25605" w:rsidP="00887409">
            <w:r>
              <w:t>N</w:t>
            </w:r>
          </w:p>
        </w:tc>
      </w:tr>
      <w:tr w:rsidR="007243E7" w:rsidRPr="00012EFC" w14:paraId="2A2D161B" w14:textId="5F833BD8" w:rsidTr="00EB7703">
        <w:trPr>
          <w:cantSplit/>
        </w:trPr>
        <w:tc>
          <w:tcPr>
            <w:tcW w:w="1262" w:type="dxa"/>
          </w:tcPr>
          <w:p w14:paraId="26A94191" w14:textId="752AD78B" w:rsidR="00C25605" w:rsidRDefault="00C25605" w:rsidP="00887409">
            <w:pPr>
              <w:rPr>
                <w:rFonts w:ascii="Tahoma" w:hAnsi="Tahoma" w:cs="Tahoma"/>
                <w:sz w:val="16"/>
                <w:szCs w:val="16"/>
              </w:rPr>
            </w:pPr>
          </w:p>
        </w:tc>
        <w:tc>
          <w:tcPr>
            <w:tcW w:w="629" w:type="dxa"/>
            <w:vAlign w:val="center"/>
          </w:tcPr>
          <w:p w14:paraId="46452D9E" w14:textId="01229BFD" w:rsidR="00C25605" w:rsidRPr="00000B81" w:rsidRDefault="00C25605" w:rsidP="00887409">
            <w:r w:rsidRPr="00000B81">
              <w:t>S</w:t>
            </w:r>
          </w:p>
        </w:tc>
        <w:tc>
          <w:tcPr>
            <w:tcW w:w="1709" w:type="dxa"/>
            <w:vAlign w:val="center"/>
          </w:tcPr>
          <w:p w14:paraId="66F3ED59" w14:textId="16D47337" w:rsidR="00C25605" w:rsidRPr="005C1BF8" w:rsidRDefault="00C25605" w:rsidP="00887409">
            <w:r>
              <w:t>50-100 mL cups</w:t>
            </w:r>
          </w:p>
        </w:tc>
        <w:tc>
          <w:tcPr>
            <w:tcW w:w="2910" w:type="dxa"/>
            <w:vAlign w:val="center"/>
          </w:tcPr>
          <w:p w14:paraId="36E55F33" w14:textId="23EB3770" w:rsidR="00C25605" w:rsidRPr="00012EFC" w:rsidRDefault="00C25605" w:rsidP="00887409">
            <w:r>
              <w:t>pH analysis</w:t>
            </w:r>
          </w:p>
        </w:tc>
        <w:tc>
          <w:tcPr>
            <w:tcW w:w="1260" w:type="dxa"/>
            <w:vAlign w:val="center"/>
          </w:tcPr>
          <w:p w14:paraId="188208A3" w14:textId="396358F7" w:rsidR="00C25605" w:rsidRPr="00012EFC" w:rsidRDefault="00C25605" w:rsidP="00887409">
            <w:r>
              <w:t>All</w:t>
            </w:r>
          </w:p>
        </w:tc>
        <w:tc>
          <w:tcPr>
            <w:tcW w:w="719" w:type="dxa"/>
            <w:vAlign w:val="center"/>
          </w:tcPr>
          <w:p w14:paraId="4F921846" w14:textId="7125DDCC" w:rsidR="00C25605" w:rsidRDefault="00C25605" w:rsidP="00887409">
            <w:r>
              <w:t>50 (+)</w:t>
            </w:r>
          </w:p>
        </w:tc>
        <w:tc>
          <w:tcPr>
            <w:tcW w:w="871" w:type="dxa"/>
            <w:vAlign w:val="center"/>
          </w:tcPr>
          <w:p w14:paraId="32BA2513" w14:textId="1BD907B7" w:rsidR="00C25605" w:rsidRDefault="00C25605" w:rsidP="00887409">
            <w:r>
              <w:t>N</w:t>
            </w:r>
          </w:p>
        </w:tc>
      </w:tr>
    </w:tbl>
    <w:p w14:paraId="1EB5D93C" w14:textId="3DCAEC5C" w:rsidR="00C25605" w:rsidRDefault="00C25605" w:rsidP="00397059">
      <w:pPr>
        <w:rPr>
          <w:sz w:val="18"/>
          <w:lang w:eastAsia="ja-JP"/>
        </w:rPr>
      </w:pPr>
      <w:r>
        <w:rPr>
          <w:sz w:val="18"/>
          <w:lang w:eastAsia="ja-JP"/>
        </w:rPr>
        <w:t xml:space="preserve">R/S=Required/Suggested. Suggested </w:t>
      </w:r>
      <w:r w:rsidRPr="00551498">
        <w:rPr>
          <w:sz w:val="18"/>
          <w:lang w:eastAsia="ja-JP"/>
        </w:rPr>
        <w:t>indicates that a suitable alternative is acceptable (e.g. field datasheets unless PDA is available)</w:t>
      </w:r>
    </w:p>
    <w:p w14:paraId="36F53ECD" w14:textId="653CEDCF" w:rsidR="00C25605" w:rsidRPr="00C25605" w:rsidRDefault="00C25605"/>
    <w:p w14:paraId="6F8E3EA6" w14:textId="77777777" w:rsidR="0054262A" w:rsidRDefault="0054262A" w:rsidP="00887409">
      <w:pPr>
        <w:rPr>
          <w:b/>
          <w:sz w:val="20"/>
          <w:szCs w:val="20"/>
        </w:rPr>
      </w:pPr>
    </w:p>
    <w:p w14:paraId="23D31F88" w14:textId="77777777" w:rsidR="002A3909" w:rsidRDefault="002A3909">
      <w:pPr>
        <w:rPr>
          <w:b/>
          <w:bCs/>
          <w:sz w:val="20"/>
          <w:szCs w:val="20"/>
        </w:rPr>
      </w:pPr>
      <w:r>
        <w:br w:type="page"/>
      </w:r>
    </w:p>
    <w:p w14:paraId="106207DD" w14:textId="757C5A37" w:rsidR="00933037" w:rsidRDefault="00933037" w:rsidP="00F9421F">
      <w:pPr>
        <w:pStyle w:val="Caption"/>
      </w:pPr>
      <w:bookmarkStart w:id="47" w:name="_Toc307845580"/>
      <w:r w:rsidRPr="4227594D">
        <w:lastRenderedPageBreak/>
        <w:t xml:space="preserve">Table </w:t>
      </w:r>
      <w:r w:rsidR="00060B1A">
        <w:t>11</w:t>
      </w:r>
      <w:r w:rsidRPr="33B58398">
        <w:t xml:space="preserve">. </w:t>
      </w:r>
      <w:r>
        <w:t xml:space="preserve">Equipment List – Laboratory </w:t>
      </w:r>
      <w:r w:rsidR="00363217">
        <w:t>p</w:t>
      </w:r>
      <w:r>
        <w:t xml:space="preserve">rocessing of </w:t>
      </w:r>
      <w:r w:rsidR="00363217">
        <w:t>s</w:t>
      </w:r>
      <w:r>
        <w:t xml:space="preserve">oils for N </w:t>
      </w:r>
      <w:r w:rsidR="00363217">
        <w:t>t</w:t>
      </w:r>
      <w:r>
        <w:t xml:space="preserve">ransformations at </w:t>
      </w:r>
      <w:r w:rsidR="00363217">
        <w:t>o</w:t>
      </w:r>
      <w:r>
        <w:t xml:space="preserve">ne </w:t>
      </w:r>
      <w:r w:rsidR="00363217">
        <w:t>s</w:t>
      </w:r>
      <w:r>
        <w:t>ite.</w:t>
      </w:r>
      <w:bookmarkEnd w:id="47"/>
    </w:p>
    <w:tbl>
      <w:tblPr>
        <w:tblW w:w="4880" w:type="pct"/>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86" w:type="dxa"/>
          <w:bottom w:w="29" w:type="dxa"/>
          <w:right w:w="86" w:type="dxa"/>
        </w:tblCellMar>
        <w:tblLook w:val="04A0" w:firstRow="1" w:lastRow="0" w:firstColumn="1" w:lastColumn="0" w:noHBand="0" w:noVBand="1"/>
      </w:tblPr>
      <w:tblGrid>
        <w:gridCol w:w="1220"/>
        <w:gridCol w:w="655"/>
        <w:gridCol w:w="1704"/>
        <w:gridCol w:w="2860"/>
        <w:gridCol w:w="1253"/>
        <w:gridCol w:w="715"/>
        <w:gridCol w:w="896"/>
      </w:tblGrid>
      <w:tr w:rsidR="000963FA" w:rsidRPr="00012EFC" w14:paraId="5C26BCA6" w14:textId="3EB327FE" w:rsidTr="00EB7703">
        <w:trPr>
          <w:cantSplit/>
          <w:trHeight w:val="1250"/>
          <w:tblHeader/>
        </w:trPr>
        <w:tc>
          <w:tcPr>
            <w:tcW w:w="1227" w:type="dxa"/>
            <w:shd w:val="clear" w:color="auto" w:fill="92D050"/>
            <w:vAlign w:val="center"/>
          </w:tcPr>
          <w:p w14:paraId="2BC3F2E4" w14:textId="64EAF528" w:rsidR="009A6C6E" w:rsidRPr="00012EFC" w:rsidRDefault="009A6C6E" w:rsidP="00887409">
            <w:pPr>
              <w:rPr>
                <w:sz w:val="18"/>
                <w:szCs w:val="18"/>
              </w:rPr>
            </w:pPr>
            <w:r w:rsidRPr="00012EFC">
              <w:rPr>
                <w:b/>
                <w:bCs/>
              </w:rPr>
              <w:t>Item No.</w:t>
            </w:r>
          </w:p>
        </w:tc>
        <w:tc>
          <w:tcPr>
            <w:tcW w:w="658" w:type="dxa"/>
            <w:shd w:val="clear" w:color="auto" w:fill="92D050"/>
            <w:vAlign w:val="center"/>
          </w:tcPr>
          <w:p w14:paraId="1749D14C" w14:textId="4066A93F" w:rsidR="009A6C6E" w:rsidRPr="00012EFC" w:rsidRDefault="009A6C6E" w:rsidP="00887409">
            <w:pPr>
              <w:rPr>
                <w:b/>
                <w:bCs/>
              </w:rPr>
            </w:pPr>
            <w:r>
              <w:rPr>
                <w:b/>
                <w:bCs/>
              </w:rPr>
              <w:t>R/S</w:t>
            </w:r>
          </w:p>
        </w:tc>
        <w:tc>
          <w:tcPr>
            <w:tcW w:w="1715" w:type="dxa"/>
            <w:shd w:val="clear" w:color="auto" w:fill="92D050"/>
            <w:vAlign w:val="center"/>
          </w:tcPr>
          <w:p w14:paraId="40D80AFF" w14:textId="32D40D4C" w:rsidR="009A6C6E" w:rsidRPr="00012EFC" w:rsidRDefault="009A6C6E" w:rsidP="00887409">
            <w:pPr>
              <w:rPr>
                <w:b/>
                <w:bCs/>
              </w:rPr>
            </w:pPr>
            <w:r w:rsidRPr="00012EFC">
              <w:rPr>
                <w:b/>
                <w:bCs/>
              </w:rPr>
              <w:t>Description</w:t>
            </w:r>
          </w:p>
        </w:tc>
        <w:tc>
          <w:tcPr>
            <w:tcW w:w="2879" w:type="dxa"/>
            <w:shd w:val="clear" w:color="auto" w:fill="92D050"/>
            <w:vAlign w:val="center"/>
          </w:tcPr>
          <w:p w14:paraId="3B2AAD75" w14:textId="323D0C0A" w:rsidR="009A6C6E" w:rsidRPr="00012EFC" w:rsidRDefault="009A6C6E" w:rsidP="00887409">
            <w:pPr>
              <w:rPr>
                <w:rFonts w:eastAsiaTheme="majorEastAsia" w:cstheme="majorBidi"/>
                <w:b/>
                <w:bCs/>
                <w:caps/>
                <w:szCs w:val="28"/>
              </w:rPr>
            </w:pPr>
            <w:r w:rsidRPr="00012EFC">
              <w:rPr>
                <w:b/>
                <w:bCs/>
              </w:rPr>
              <w:t>Purpose</w:t>
            </w:r>
          </w:p>
        </w:tc>
        <w:tc>
          <w:tcPr>
            <w:tcW w:w="1261" w:type="dxa"/>
            <w:shd w:val="clear" w:color="auto" w:fill="92D050"/>
            <w:vAlign w:val="center"/>
          </w:tcPr>
          <w:p w14:paraId="6F4D2CA8" w14:textId="08ABF0C1" w:rsidR="009A6C6E" w:rsidRPr="00012EFC" w:rsidRDefault="009A6C6E" w:rsidP="00887409">
            <w:pPr>
              <w:rPr>
                <w:rFonts w:eastAsiaTheme="majorEastAsia" w:cstheme="majorBidi"/>
                <w:b/>
                <w:bCs/>
                <w:caps/>
                <w:szCs w:val="28"/>
              </w:rPr>
            </w:pPr>
            <w:r w:rsidRPr="00012EFC">
              <w:rPr>
                <w:b/>
                <w:bCs/>
              </w:rPr>
              <w:t>Conditions Used</w:t>
            </w:r>
          </w:p>
        </w:tc>
        <w:tc>
          <w:tcPr>
            <w:tcW w:w="719" w:type="dxa"/>
            <w:shd w:val="clear" w:color="auto" w:fill="92D050"/>
            <w:textDirection w:val="btLr"/>
            <w:vAlign w:val="center"/>
          </w:tcPr>
          <w:p w14:paraId="7EB709FC" w14:textId="74B2B50B" w:rsidR="009A6C6E" w:rsidRPr="00012EFC" w:rsidRDefault="009A6C6E" w:rsidP="00887409">
            <w:pPr>
              <w:rPr>
                <w:rFonts w:eastAsiaTheme="majorEastAsia" w:cstheme="majorBidi"/>
                <w:b/>
                <w:bCs/>
                <w:caps/>
                <w:szCs w:val="28"/>
              </w:rPr>
            </w:pPr>
            <w:r w:rsidRPr="00012EFC">
              <w:rPr>
                <w:b/>
                <w:bCs/>
              </w:rPr>
              <w:t>Quantity</w:t>
            </w:r>
          </w:p>
        </w:tc>
        <w:tc>
          <w:tcPr>
            <w:tcW w:w="901" w:type="dxa"/>
            <w:shd w:val="clear" w:color="auto" w:fill="92D050"/>
            <w:textDirection w:val="btLr"/>
            <w:vAlign w:val="center"/>
          </w:tcPr>
          <w:p w14:paraId="4F070A66" w14:textId="3649A94B" w:rsidR="009A6C6E" w:rsidRPr="00012EFC" w:rsidRDefault="009A6C6E" w:rsidP="00887409">
            <w:pPr>
              <w:rPr>
                <w:rFonts w:eastAsiaTheme="majorEastAsia" w:cstheme="majorBidi"/>
                <w:b/>
                <w:bCs/>
                <w:caps/>
                <w:szCs w:val="28"/>
              </w:rPr>
            </w:pPr>
            <w:r w:rsidRPr="00012EFC">
              <w:rPr>
                <w:b/>
                <w:bCs/>
              </w:rPr>
              <w:t>Special Handling</w:t>
            </w:r>
          </w:p>
        </w:tc>
      </w:tr>
      <w:tr w:rsidR="000963FA" w:rsidRPr="00012EFC" w14:paraId="0E123F4B" w14:textId="6D3E5B23" w:rsidTr="00EB7703">
        <w:tc>
          <w:tcPr>
            <w:tcW w:w="9360" w:type="dxa"/>
            <w:gridSpan w:val="7"/>
            <w:shd w:val="clear" w:color="auto" w:fill="D9D9D9" w:themeFill="background1" w:themeFillShade="D9"/>
            <w:vAlign w:val="center"/>
          </w:tcPr>
          <w:p w14:paraId="2A07F36C" w14:textId="1DDB14EB" w:rsidR="009A6C6E" w:rsidRPr="009A6C6E" w:rsidRDefault="009A6C6E" w:rsidP="00887409">
            <w:pPr>
              <w:rPr>
                <w:b/>
              </w:rPr>
            </w:pPr>
            <w:r w:rsidRPr="009A6C6E">
              <w:rPr>
                <w:b/>
              </w:rPr>
              <w:t>Durable Items</w:t>
            </w:r>
          </w:p>
        </w:tc>
      </w:tr>
      <w:tr w:rsidR="000963FA" w:rsidRPr="00012EFC" w14:paraId="6B8C0C7E" w14:textId="11F25FC5" w:rsidTr="00EB7703">
        <w:trPr>
          <w:trHeight w:val="1047"/>
        </w:trPr>
        <w:tc>
          <w:tcPr>
            <w:tcW w:w="1227" w:type="dxa"/>
            <w:vAlign w:val="center"/>
          </w:tcPr>
          <w:p w14:paraId="55202517" w14:textId="047C7C4F" w:rsidR="009A6C6E" w:rsidRPr="00012EFC" w:rsidRDefault="006A0503" w:rsidP="00887409">
            <w:pPr>
              <w:rPr>
                <w:rFonts w:ascii="Tahoma" w:hAnsi="Tahoma" w:cs="Tahoma"/>
                <w:sz w:val="16"/>
                <w:szCs w:val="16"/>
              </w:rPr>
            </w:pPr>
            <w:r>
              <w:t>MX100391</w:t>
            </w:r>
          </w:p>
        </w:tc>
        <w:tc>
          <w:tcPr>
            <w:tcW w:w="658" w:type="dxa"/>
            <w:vAlign w:val="center"/>
          </w:tcPr>
          <w:p w14:paraId="4D3BB5B4" w14:textId="43552062" w:rsidR="009A6C6E" w:rsidRPr="00012EFC" w:rsidRDefault="009A6C6E" w:rsidP="00887409">
            <w:r>
              <w:t>R</w:t>
            </w:r>
          </w:p>
        </w:tc>
        <w:tc>
          <w:tcPr>
            <w:tcW w:w="1715" w:type="dxa"/>
            <w:vAlign w:val="center"/>
          </w:tcPr>
          <w:p w14:paraId="2336A611" w14:textId="36B98398" w:rsidR="009A6C6E" w:rsidRPr="00012EFC" w:rsidRDefault="009A6C6E" w:rsidP="00887409">
            <w:r>
              <w:t>Graduated cylinder (150</w:t>
            </w:r>
            <w:r w:rsidR="006A0503">
              <w:t>-250</w:t>
            </w:r>
            <w:r>
              <w:t xml:space="preserve"> ml)</w:t>
            </w:r>
          </w:p>
        </w:tc>
        <w:tc>
          <w:tcPr>
            <w:tcW w:w="2879" w:type="dxa"/>
            <w:vAlign w:val="center"/>
          </w:tcPr>
          <w:p w14:paraId="028DA94E" w14:textId="0B5DC0F8" w:rsidR="009A6C6E" w:rsidRPr="00012EFC" w:rsidRDefault="009A6C6E" w:rsidP="00887409">
            <w:pPr>
              <w:rPr>
                <w:rFonts w:eastAsiaTheme="majorEastAsia" w:cstheme="majorBidi"/>
                <w:b/>
                <w:bCs/>
                <w:caps/>
                <w:szCs w:val="28"/>
              </w:rPr>
            </w:pPr>
            <w:r>
              <w:t>Measuring aliquot of KCl</w:t>
            </w:r>
          </w:p>
        </w:tc>
        <w:tc>
          <w:tcPr>
            <w:tcW w:w="1261" w:type="dxa"/>
            <w:vAlign w:val="center"/>
          </w:tcPr>
          <w:p w14:paraId="0FA4C19F" w14:textId="44C04EDA" w:rsidR="009A6C6E" w:rsidRPr="00012EFC" w:rsidRDefault="009A6C6E" w:rsidP="00887409">
            <w:pPr>
              <w:rPr>
                <w:rFonts w:eastAsiaTheme="majorEastAsia" w:cstheme="majorBidi"/>
                <w:b/>
                <w:bCs/>
                <w:caps/>
                <w:szCs w:val="28"/>
              </w:rPr>
            </w:pPr>
            <w:r w:rsidRPr="00012EFC">
              <w:t>All</w:t>
            </w:r>
          </w:p>
        </w:tc>
        <w:tc>
          <w:tcPr>
            <w:tcW w:w="719" w:type="dxa"/>
            <w:vAlign w:val="center"/>
          </w:tcPr>
          <w:p w14:paraId="3EA4B1A7" w14:textId="62420171" w:rsidR="009A6C6E" w:rsidRPr="00012EFC" w:rsidRDefault="009A6C6E" w:rsidP="00887409">
            <w:pPr>
              <w:rPr>
                <w:rFonts w:eastAsiaTheme="majorEastAsia" w:cstheme="majorBidi"/>
                <w:b/>
                <w:bCs/>
                <w:caps/>
                <w:szCs w:val="28"/>
              </w:rPr>
            </w:pPr>
            <w:r>
              <w:t>1</w:t>
            </w:r>
          </w:p>
        </w:tc>
        <w:tc>
          <w:tcPr>
            <w:tcW w:w="901" w:type="dxa"/>
            <w:vAlign w:val="center"/>
          </w:tcPr>
          <w:p w14:paraId="4F4029AF" w14:textId="01825F05" w:rsidR="009A6C6E" w:rsidRPr="00012EFC" w:rsidRDefault="009A6C6E" w:rsidP="00887409">
            <w:pPr>
              <w:rPr>
                <w:rFonts w:eastAsiaTheme="majorEastAsia" w:cstheme="majorBidi"/>
                <w:b/>
                <w:bCs/>
                <w:caps/>
                <w:szCs w:val="28"/>
              </w:rPr>
            </w:pPr>
            <w:r w:rsidRPr="00012EFC">
              <w:t>N</w:t>
            </w:r>
          </w:p>
        </w:tc>
      </w:tr>
      <w:tr w:rsidR="000963FA" w:rsidRPr="00012EFC" w14:paraId="37397A46" w14:textId="66AA3523" w:rsidTr="00EB7703">
        <w:tc>
          <w:tcPr>
            <w:tcW w:w="1227" w:type="dxa"/>
            <w:vAlign w:val="center"/>
          </w:tcPr>
          <w:p w14:paraId="76C82984" w14:textId="3E4D2FC4" w:rsidR="009A6C6E" w:rsidRDefault="009A6C6E" w:rsidP="00887409">
            <w:pPr>
              <w:rPr>
                <w:rFonts w:ascii="Calibri" w:eastAsia="Times New Roman" w:hAnsi="Calibri" w:cs="Times New Roman"/>
                <w:sz w:val="16"/>
                <w:szCs w:val="16"/>
              </w:rPr>
            </w:pPr>
          </w:p>
        </w:tc>
        <w:tc>
          <w:tcPr>
            <w:tcW w:w="658" w:type="dxa"/>
            <w:vAlign w:val="center"/>
          </w:tcPr>
          <w:p w14:paraId="77EDB4CC" w14:textId="3326E3CA" w:rsidR="009A6C6E" w:rsidRDefault="009A6C6E" w:rsidP="00887409">
            <w:r>
              <w:t>R</w:t>
            </w:r>
          </w:p>
        </w:tc>
        <w:tc>
          <w:tcPr>
            <w:tcW w:w="1715" w:type="dxa"/>
            <w:vAlign w:val="center"/>
          </w:tcPr>
          <w:p w14:paraId="61311A12" w14:textId="307673CE" w:rsidR="009A6C6E" w:rsidRDefault="00141FD8" w:rsidP="00141FD8">
            <w:r>
              <w:t>Tube top vacuum filter system</w:t>
            </w:r>
          </w:p>
        </w:tc>
        <w:tc>
          <w:tcPr>
            <w:tcW w:w="2879" w:type="dxa"/>
          </w:tcPr>
          <w:p w14:paraId="33C21BE7" w14:textId="343EF759" w:rsidR="009A6C6E" w:rsidRDefault="009A6C6E" w:rsidP="00887409">
            <w:r w:rsidRPr="006D33B6">
              <w:t>Filtering samples</w:t>
            </w:r>
            <w:r w:rsidR="00141FD8">
              <w:t xml:space="preserve"> and collecting filtrate</w:t>
            </w:r>
          </w:p>
        </w:tc>
        <w:tc>
          <w:tcPr>
            <w:tcW w:w="1261" w:type="dxa"/>
            <w:vAlign w:val="center"/>
          </w:tcPr>
          <w:p w14:paraId="38B52DF5" w14:textId="1A39FD66" w:rsidR="009A6C6E" w:rsidRDefault="009A6C6E" w:rsidP="00887409">
            <w:r>
              <w:t>All</w:t>
            </w:r>
          </w:p>
        </w:tc>
        <w:tc>
          <w:tcPr>
            <w:tcW w:w="719" w:type="dxa"/>
            <w:vAlign w:val="center"/>
          </w:tcPr>
          <w:p w14:paraId="19B0DCF5" w14:textId="4B4568AC" w:rsidR="009A6C6E" w:rsidRDefault="00141FD8" w:rsidP="00887409">
            <w:r>
              <w:t>10</w:t>
            </w:r>
          </w:p>
        </w:tc>
        <w:tc>
          <w:tcPr>
            <w:tcW w:w="901" w:type="dxa"/>
            <w:vAlign w:val="center"/>
          </w:tcPr>
          <w:p w14:paraId="31196B63" w14:textId="684DBB59" w:rsidR="009A6C6E" w:rsidRDefault="009A6C6E" w:rsidP="00887409">
            <w:r>
              <w:t>N</w:t>
            </w:r>
          </w:p>
        </w:tc>
      </w:tr>
      <w:tr w:rsidR="000963FA" w:rsidRPr="00012EFC" w14:paraId="0C1C8501" w14:textId="1FE8D1EB" w:rsidTr="00EB7703">
        <w:tc>
          <w:tcPr>
            <w:tcW w:w="1227" w:type="dxa"/>
            <w:vAlign w:val="center"/>
          </w:tcPr>
          <w:p w14:paraId="3314A9F2" w14:textId="257CD942" w:rsidR="009A6C6E" w:rsidRDefault="009A6C6E" w:rsidP="00887409">
            <w:pPr>
              <w:rPr>
                <w:rFonts w:ascii="Calibri" w:eastAsia="Times New Roman" w:hAnsi="Calibri" w:cs="Times New Roman"/>
                <w:sz w:val="16"/>
                <w:szCs w:val="16"/>
              </w:rPr>
            </w:pPr>
          </w:p>
        </w:tc>
        <w:tc>
          <w:tcPr>
            <w:tcW w:w="658" w:type="dxa"/>
            <w:vAlign w:val="center"/>
          </w:tcPr>
          <w:p w14:paraId="3AC86C93" w14:textId="540035E0" w:rsidR="009A6C6E" w:rsidRDefault="009A6C6E" w:rsidP="00887409">
            <w:r>
              <w:t>R</w:t>
            </w:r>
          </w:p>
        </w:tc>
        <w:tc>
          <w:tcPr>
            <w:tcW w:w="1715" w:type="dxa"/>
            <w:vAlign w:val="center"/>
          </w:tcPr>
          <w:p w14:paraId="576043C6" w14:textId="7D5AB3BA" w:rsidR="009A6C6E" w:rsidRDefault="00EB7703" w:rsidP="00EB7703">
            <w:r>
              <w:t xml:space="preserve">Large beaker </w:t>
            </w:r>
            <w:r w:rsidR="009A6C6E">
              <w:t xml:space="preserve">(at least </w:t>
            </w:r>
            <w:r>
              <w:t xml:space="preserve">500 </w:t>
            </w:r>
            <w:r w:rsidR="009A6C6E">
              <w:t>ml)</w:t>
            </w:r>
          </w:p>
        </w:tc>
        <w:tc>
          <w:tcPr>
            <w:tcW w:w="2879" w:type="dxa"/>
          </w:tcPr>
          <w:p w14:paraId="2314D55A" w14:textId="7869F7E2" w:rsidR="009A6C6E" w:rsidRDefault="006A0503" w:rsidP="006A0503">
            <w:r>
              <w:t>Collecting discarded KCl f</w:t>
            </w:r>
            <w:r w:rsidR="009A6C6E" w:rsidRPr="006D33B6">
              <w:t>ilt</w:t>
            </w:r>
            <w:r>
              <w:t>rate</w:t>
            </w:r>
          </w:p>
        </w:tc>
        <w:tc>
          <w:tcPr>
            <w:tcW w:w="1261" w:type="dxa"/>
            <w:vAlign w:val="center"/>
          </w:tcPr>
          <w:p w14:paraId="7149B00A" w14:textId="10927C8D" w:rsidR="009A6C6E" w:rsidRDefault="009A6C6E" w:rsidP="00887409">
            <w:r>
              <w:t>All</w:t>
            </w:r>
          </w:p>
        </w:tc>
        <w:tc>
          <w:tcPr>
            <w:tcW w:w="719" w:type="dxa"/>
            <w:vAlign w:val="center"/>
          </w:tcPr>
          <w:p w14:paraId="32F36160" w14:textId="1457A0BA" w:rsidR="009A6C6E" w:rsidRDefault="00EB7703" w:rsidP="00887409">
            <w:r>
              <w:t>1</w:t>
            </w:r>
          </w:p>
        </w:tc>
        <w:tc>
          <w:tcPr>
            <w:tcW w:w="901" w:type="dxa"/>
            <w:vAlign w:val="center"/>
          </w:tcPr>
          <w:p w14:paraId="3DEB6F60" w14:textId="1DFA01A0" w:rsidR="009A6C6E" w:rsidRDefault="009A6C6E" w:rsidP="00887409">
            <w:r>
              <w:t>N</w:t>
            </w:r>
          </w:p>
        </w:tc>
      </w:tr>
      <w:tr w:rsidR="000963FA" w:rsidRPr="00012EFC" w14:paraId="3ABAF10C" w14:textId="3582DEAA" w:rsidTr="00EB7703">
        <w:tc>
          <w:tcPr>
            <w:tcW w:w="1227" w:type="dxa"/>
            <w:vAlign w:val="center"/>
          </w:tcPr>
          <w:p w14:paraId="3D2723A5" w14:textId="44D0603F" w:rsidR="009A6C6E" w:rsidRDefault="009A6C6E" w:rsidP="00887409">
            <w:pPr>
              <w:rPr>
                <w:rFonts w:ascii="Calibri" w:eastAsia="Times New Roman" w:hAnsi="Calibri" w:cs="Times New Roman"/>
                <w:sz w:val="16"/>
                <w:szCs w:val="16"/>
              </w:rPr>
            </w:pPr>
          </w:p>
        </w:tc>
        <w:tc>
          <w:tcPr>
            <w:tcW w:w="658" w:type="dxa"/>
            <w:vAlign w:val="center"/>
          </w:tcPr>
          <w:p w14:paraId="218F5832" w14:textId="3EF29C2B" w:rsidR="009A6C6E" w:rsidRDefault="009A6C6E" w:rsidP="00887409">
            <w:r>
              <w:t>R</w:t>
            </w:r>
          </w:p>
        </w:tc>
        <w:tc>
          <w:tcPr>
            <w:tcW w:w="1715" w:type="dxa"/>
            <w:vAlign w:val="center"/>
          </w:tcPr>
          <w:p w14:paraId="47FFF655" w14:textId="3878C33E" w:rsidR="009A6C6E" w:rsidRDefault="009A6C6E" w:rsidP="00887409">
            <w:r>
              <w:t>Vacuum pump</w:t>
            </w:r>
          </w:p>
        </w:tc>
        <w:tc>
          <w:tcPr>
            <w:tcW w:w="2879" w:type="dxa"/>
          </w:tcPr>
          <w:p w14:paraId="419A05CD" w14:textId="3717F287" w:rsidR="009A6C6E" w:rsidRDefault="009A6C6E" w:rsidP="00887409">
            <w:r w:rsidRPr="006D33B6">
              <w:t>Filtering samples</w:t>
            </w:r>
          </w:p>
        </w:tc>
        <w:tc>
          <w:tcPr>
            <w:tcW w:w="1261" w:type="dxa"/>
            <w:vAlign w:val="center"/>
          </w:tcPr>
          <w:p w14:paraId="4CDD6B07" w14:textId="5AF2C92C" w:rsidR="009A6C6E" w:rsidRDefault="009A6C6E" w:rsidP="00887409">
            <w:r>
              <w:t>All</w:t>
            </w:r>
          </w:p>
        </w:tc>
        <w:tc>
          <w:tcPr>
            <w:tcW w:w="719" w:type="dxa"/>
            <w:vAlign w:val="center"/>
          </w:tcPr>
          <w:p w14:paraId="655FD869" w14:textId="729CC799" w:rsidR="009A6C6E" w:rsidRDefault="009A6C6E" w:rsidP="00887409">
            <w:r>
              <w:t>1</w:t>
            </w:r>
          </w:p>
        </w:tc>
        <w:tc>
          <w:tcPr>
            <w:tcW w:w="901" w:type="dxa"/>
            <w:vAlign w:val="center"/>
          </w:tcPr>
          <w:p w14:paraId="28FE316D" w14:textId="7DF9B056" w:rsidR="009A6C6E" w:rsidRDefault="009A6C6E" w:rsidP="00887409">
            <w:r>
              <w:t>N</w:t>
            </w:r>
          </w:p>
        </w:tc>
      </w:tr>
      <w:tr w:rsidR="000963FA" w:rsidRPr="00012EFC" w14:paraId="3A3D8678" w14:textId="5CFE0DA2" w:rsidTr="00EB7703">
        <w:tc>
          <w:tcPr>
            <w:tcW w:w="1227" w:type="dxa"/>
            <w:vAlign w:val="center"/>
          </w:tcPr>
          <w:p w14:paraId="30BE3A05" w14:textId="5B6EEB5E" w:rsidR="009A6C6E" w:rsidRDefault="009A6C6E" w:rsidP="00887409">
            <w:pPr>
              <w:rPr>
                <w:rFonts w:ascii="Calibri" w:eastAsia="Times New Roman" w:hAnsi="Calibri" w:cs="Times New Roman"/>
                <w:sz w:val="16"/>
                <w:szCs w:val="16"/>
              </w:rPr>
            </w:pPr>
          </w:p>
        </w:tc>
        <w:tc>
          <w:tcPr>
            <w:tcW w:w="658" w:type="dxa"/>
            <w:vAlign w:val="center"/>
          </w:tcPr>
          <w:p w14:paraId="0CC4916F" w14:textId="7A43E0F4" w:rsidR="009A6C6E" w:rsidRDefault="009A6C6E" w:rsidP="00887409">
            <w:r>
              <w:t>R</w:t>
            </w:r>
          </w:p>
        </w:tc>
        <w:tc>
          <w:tcPr>
            <w:tcW w:w="1715" w:type="dxa"/>
            <w:vAlign w:val="center"/>
          </w:tcPr>
          <w:p w14:paraId="250D960D" w14:textId="10E93ADC" w:rsidR="009A6C6E" w:rsidRDefault="009A6C6E" w:rsidP="00887409">
            <w:r>
              <w:t>2 mm sieve</w:t>
            </w:r>
          </w:p>
        </w:tc>
        <w:tc>
          <w:tcPr>
            <w:tcW w:w="2879" w:type="dxa"/>
            <w:vAlign w:val="center"/>
          </w:tcPr>
          <w:p w14:paraId="15422EFE" w14:textId="00BD8FF2" w:rsidR="009A6C6E" w:rsidRDefault="009A6C6E" w:rsidP="00887409">
            <w:r>
              <w:t>Sieving soils</w:t>
            </w:r>
          </w:p>
        </w:tc>
        <w:tc>
          <w:tcPr>
            <w:tcW w:w="1261" w:type="dxa"/>
            <w:vAlign w:val="center"/>
          </w:tcPr>
          <w:p w14:paraId="27117794" w14:textId="76658D9D" w:rsidR="009A6C6E" w:rsidRDefault="009A6C6E" w:rsidP="00887409">
            <w:r>
              <w:t>All</w:t>
            </w:r>
          </w:p>
        </w:tc>
        <w:tc>
          <w:tcPr>
            <w:tcW w:w="719" w:type="dxa"/>
            <w:vAlign w:val="center"/>
          </w:tcPr>
          <w:p w14:paraId="6425302C" w14:textId="0494563B" w:rsidR="009A6C6E" w:rsidRDefault="009A6C6E" w:rsidP="00887409">
            <w:r>
              <w:t>1-2</w:t>
            </w:r>
          </w:p>
        </w:tc>
        <w:tc>
          <w:tcPr>
            <w:tcW w:w="901" w:type="dxa"/>
            <w:vAlign w:val="center"/>
          </w:tcPr>
          <w:p w14:paraId="01B5E5CC" w14:textId="6C3D6FC0" w:rsidR="009A6C6E" w:rsidRDefault="009A6C6E" w:rsidP="00887409">
            <w:r>
              <w:t>N</w:t>
            </w:r>
          </w:p>
        </w:tc>
      </w:tr>
      <w:tr w:rsidR="000963FA" w:rsidRPr="00012EFC" w14:paraId="35D22E59" w14:textId="5A12BE17" w:rsidTr="00EB7703">
        <w:tc>
          <w:tcPr>
            <w:tcW w:w="1227" w:type="dxa"/>
            <w:vAlign w:val="center"/>
          </w:tcPr>
          <w:p w14:paraId="655C8EBF" w14:textId="54440064" w:rsidR="009A6C6E" w:rsidRDefault="009A6C6E" w:rsidP="00887409">
            <w:pPr>
              <w:rPr>
                <w:rFonts w:ascii="Calibri" w:eastAsia="Times New Roman" w:hAnsi="Calibri" w:cs="Times New Roman"/>
                <w:sz w:val="16"/>
                <w:szCs w:val="16"/>
              </w:rPr>
            </w:pPr>
          </w:p>
        </w:tc>
        <w:tc>
          <w:tcPr>
            <w:tcW w:w="658" w:type="dxa"/>
            <w:vAlign w:val="center"/>
          </w:tcPr>
          <w:p w14:paraId="2ADD2E79" w14:textId="738E9ED5" w:rsidR="009A6C6E" w:rsidRDefault="009A6C6E" w:rsidP="00887409">
            <w:r>
              <w:t>R</w:t>
            </w:r>
          </w:p>
        </w:tc>
        <w:tc>
          <w:tcPr>
            <w:tcW w:w="1715" w:type="dxa"/>
            <w:vAlign w:val="center"/>
          </w:tcPr>
          <w:p w14:paraId="509BCFD2" w14:textId="0CA8F64C" w:rsidR="009A6C6E" w:rsidRDefault="009A6C6E" w:rsidP="00887409">
            <w:r>
              <w:t xml:space="preserve">Manifold </w:t>
            </w:r>
          </w:p>
        </w:tc>
        <w:tc>
          <w:tcPr>
            <w:tcW w:w="2879" w:type="dxa"/>
            <w:vAlign w:val="center"/>
          </w:tcPr>
          <w:p w14:paraId="04807C4B" w14:textId="3DDDC609" w:rsidR="009A6C6E" w:rsidRDefault="009A6C6E" w:rsidP="00887409">
            <w:r>
              <w:t>Filtering samples</w:t>
            </w:r>
          </w:p>
        </w:tc>
        <w:tc>
          <w:tcPr>
            <w:tcW w:w="1261" w:type="dxa"/>
            <w:vAlign w:val="center"/>
          </w:tcPr>
          <w:p w14:paraId="502CFAEC" w14:textId="13BDD97A" w:rsidR="009A6C6E" w:rsidRDefault="009A6C6E" w:rsidP="00887409">
            <w:r>
              <w:t>All</w:t>
            </w:r>
          </w:p>
        </w:tc>
        <w:tc>
          <w:tcPr>
            <w:tcW w:w="719" w:type="dxa"/>
            <w:vAlign w:val="center"/>
          </w:tcPr>
          <w:p w14:paraId="68A319FB" w14:textId="1E2CAA8D" w:rsidR="009A6C6E" w:rsidRDefault="009A6C6E" w:rsidP="00887409">
            <w:r>
              <w:t>1</w:t>
            </w:r>
          </w:p>
        </w:tc>
        <w:tc>
          <w:tcPr>
            <w:tcW w:w="901" w:type="dxa"/>
            <w:vAlign w:val="center"/>
          </w:tcPr>
          <w:p w14:paraId="5428A1C0" w14:textId="7DADD4FD" w:rsidR="009A6C6E" w:rsidRDefault="009A6C6E" w:rsidP="00887409">
            <w:r>
              <w:t>N</w:t>
            </w:r>
          </w:p>
        </w:tc>
      </w:tr>
      <w:tr w:rsidR="000963FA" w:rsidRPr="00012EFC" w14:paraId="33E93F14" w14:textId="1195EC32" w:rsidTr="00EB7703">
        <w:tc>
          <w:tcPr>
            <w:tcW w:w="1227" w:type="dxa"/>
            <w:vAlign w:val="center"/>
          </w:tcPr>
          <w:p w14:paraId="5B48DFE0" w14:textId="5E00DC69" w:rsidR="009A6C6E" w:rsidRPr="003F4119" w:rsidRDefault="00141FD8" w:rsidP="00887409">
            <w:pPr>
              <w:rPr>
                <w:rFonts w:ascii="Tahoma" w:hAnsi="Tahoma" w:cs="Tahoma"/>
                <w:sz w:val="16"/>
                <w:szCs w:val="16"/>
              </w:rPr>
            </w:pPr>
            <w:r>
              <w:t>MX100639</w:t>
            </w:r>
          </w:p>
        </w:tc>
        <w:tc>
          <w:tcPr>
            <w:tcW w:w="658" w:type="dxa"/>
            <w:vAlign w:val="center"/>
          </w:tcPr>
          <w:p w14:paraId="15C18286" w14:textId="4FA60AB1" w:rsidR="009A6C6E" w:rsidRPr="003F4119" w:rsidRDefault="009A6C6E" w:rsidP="00887409">
            <w:r>
              <w:t>S</w:t>
            </w:r>
          </w:p>
        </w:tc>
        <w:tc>
          <w:tcPr>
            <w:tcW w:w="1715" w:type="dxa"/>
            <w:vAlign w:val="center"/>
          </w:tcPr>
          <w:p w14:paraId="43A5C96D" w14:textId="677F384E" w:rsidR="009A6C6E" w:rsidRPr="003F4119" w:rsidRDefault="009A6C6E" w:rsidP="00887409">
            <w:r>
              <w:t>Carboy (20 L)</w:t>
            </w:r>
          </w:p>
        </w:tc>
        <w:tc>
          <w:tcPr>
            <w:tcW w:w="2879" w:type="dxa"/>
            <w:vAlign w:val="center"/>
          </w:tcPr>
          <w:p w14:paraId="4A2D41A0" w14:textId="12A59CA1" w:rsidR="009A6C6E" w:rsidRPr="003F4119" w:rsidRDefault="009A6C6E" w:rsidP="00887409">
            <w:r>
              <w:t>Storing 2M KCl</w:t>
            </w:r>
          </w:p>
        </w:tc>
        <w:tc>
          <w:tcPr>
            <w:tcW w:w="1261" w:type="dxa"/>
            <w:vAlign w:val="center"/>
          </w:tcPr>
          <w:p w14:paraId="453B6799" w14:textId="3CB8C5A7" w:rsidR="009A6C6E" w:rsidRPr="003F4119" w:rsidRDefault="009A6C6E" w:rsidP="00887409">
            <w:r>
              <w:t>All</w:t>
            </w:r>
          </w:p>
        </w:tc>
        <w:tc>
          <w:tcPr>
            <w:tcW w:w="719" w:type="dxa"/>
            <w:vAlign w:val="center"/>
          </w:tcPr>
          <w:p w14:paraId="13023592" w14:textId="254800B3" w:rsidR="009A6C6E" w:rsidRPr="003F4119" w:rsidRDefault="009A6C6E" w:rsidP="00887409">
            <w:r>
              <w:t>1</w:t>
            </w:r>
          </w:p>
        </w:tc>
        <w:tc>
          <w:tcPr>
            <w:tcW w:w="901" w:type="dxa"/>
            <w:vAlign w:val="center"/>
          </w:tcPr>
          <w:p w14:paraId="56CDE579" w14:textId="4524064F" w:rsidR="009A6C6E" w:rsidRPr="003F4119" w:rsidRDefault="009A6C6E" w:rsidP="00887409">
            <w:r>
              <w:t>N</w:t>
            </w:r>
          </w:p>
        </w:tc>
      </w:tr>
      <w:tr w:rsidR="000963FA" w:rsidRPr="00012EFC" w14:paraId="18D5384A" w14:textId="772ED603" w:rsidTr="00EB7703">
        <w:tc>
          <w:tcPr>
            <w:tcW w:w="1227" w:type="dxa"/>
            <w:vAlign w:val="center"/>
          </w:tcPr>
          <w:p w14:paraId="1625C03B" w14:textId="79ED1A6C" w:rsidR="009A6C6E" w:rsidRPr="003F4119" w:rsidRDefault="009A6C6E" w:rsidP="00887409">
            <w:pPr>
              <w:rPr>
                <w:rFonts w:ascii="Tahoma" w:hAnsi="Tahoma" w:cs="Tahoma"/>
                <w:sz w:val="16"/>
                <w:szCs w:val="16"/>
              </w:rPr>
            </w:pPr>
          </w:p>
        </w:tc>
        <w:tc>
          <w:tcPr>
            <w:tcW w:w="658" w:type="dxa"/>
            <w:vAlign w:val="center"/>
          </w:tcPr>
          <w:p w14:paraId="414C425E" w14:textId="7460F636" w:rsidR="009A6C6E" w:rsidRDefault="009A6C6E" w:rsidP="00887409">
            <w:pPr>
              <w:rPr>
                <w:rFonts w:eastAsiaTheme="majorEastAsia" w:cstheme="majorBidi"/>
                <w:b/>
                <w:bCs/>
                <w:caps/>
                <w:szCs w:val="28"/>
              </w:rPr>
            </w:pPr>
            <w:r>
              <w:t>S</w:t>
            </w:r>
          </w:p>
        </w:tc>
        <w:tc>
          <w:tcPr>
            <w:tcW w:w="1715" w:type="dxa"/>
            <w:vAlign w:val="center"/>
          </w:tcPr>
          <w:p w14:paraId="43853B48" w14:textId="117ABC6C" w:rsidR="009A6C6E" w:rsidRDefault="009A6C6E" w:rsidP="00887409">
            <w:pPr>
              <w:rPr>
                <w:rFonts w:eastAsiaTheme="majorEastAsia" w:cstheme="majorBidi"/>
                <w:b/>
                <w:bCs/>
                <w:caps/>
                <w:szCs w:val="28"/>
              </w:rPr>
            </w:pPr>
            <w:r>
              <w:t>Cafeteria trays</w:t>
            </w:r>
          </w:p>
        </w:tc>
        <w:tc>
          <w:tcPr>
            <w:tcW w:w="2879" w:type="dxa"/>
            <w:vAlign w:val="center"/>
          </w:tcPr>
          <w:p w14:paraId="69400309" w14:textId="5B2D4D54" w:rsidR="009A6C6E" w:rsidRDefault="009A6C6E" w:rsidP="00887409">
            <w:pPr>
              <w:rPr>
                <w:rFonts w:eastAsiaTheme="majorEastAsia" w:cstheme="majorBidi"/>
                <w:b/>
                <w:bCs/>
                <w:caps/>
                <w:szCs w:val="28"/>
              </w:rPr>
            </w:pPr>
            <w:r>
              <w:t>Storing soil moisture subsamples in oven; storing soil extracts during extraction period</w:t>
            </w:r>
          </w:p>
        </w:tc>
        <w:tc>
          <w:tcPr>
            <w:tcW w:w="1261" w:type="dxa"/>
            <w:vAlign w:val="center"/>
          </w:tcPr>
          <w:p w14:paraId="57C14DDB" w14:textId="3587F80D" w:rsidR="009A6C6E" w:rsidRDefault="009A6C6E" w:rsidP="00887409">
            <w:pPr>
              <w:rPr>
                <w:rFonts w:eastAsiaTheme="majorEastAsia" w:cstheme="majorBidi"/>
                <w:b/>
                <w:bCs/>
                <w:caps/>
                <w:szCs w:val="28"/>
              </w:rPr>
            </w:pPr>
            <w:r>
              <w:t>All</w:t>
            </w:r>
          </w:p>
        </w:tc>
        <w:tc>
          <w:tcPr>
            <w:tcW w:w="719" w:type="dxa"/>
            <w:vAlign w:val="center"/>
          </w:tcPr>
          <w:p w14:paraId="2DD49F61" w14:textId="114E54E3" w:rsidR="009A6C6E" w:rsidRDefault="009A6C6E" w:rsidP="00887409">
            <w:pPr>
              <w:rPr>
                <w:rFonts w:eastAsiaTheme="majorEastAsia" w:cstheme="majorBidi"/>
                <w:b/>
                <w:bCs/>
                <w:caps/>
                <w:szCs w:val="28"/>
              </w:rPr>
            </w:pPr>
            <w:r>
              <w:t>6</w:t>
            </w:r>
          </w:p>
        </w:tc>
        <w:tc>
          <w:tcPr>
            <w:tcW w:w="901" w:type="dxa"/>
            <w:vAlign w:val="center"/>
          </w:tcPr>
          <w:p w14:paraId="50F31764" w14:textId="02C0083E" w:rsidR="009A6C6E" w:rsidRDefault="009A6C6E" w:rsidP="00887409">
            <w:pPr>
              <w:rPr>
                <w:rFonts w:eastAsiaTheme="majorEastAsia" w:cstheme="majorBidi"/>
                <w:b/>
                <w:bCs/>
                <w:caps/>
                <w:szCs w:val="28"/>
              </w:rPr>
            </w:pPr>
            <w:r>
              <w:t>N</w:t>
            </w:r>
          </w:p>
        </w:tc>
      </w:tr>
      <w:tr w:rsidR="000963FA" w:rsidRPr="00012EFC" w14:paraId="6FE30A5E" w14:textId="3E190FB5" w:rsidTr="00EB7703">
        <w:tc>
          <w:tcPr>
            <w:tcW w:w="9360" w:type="dxa"/>
            <w:gridSpan w:val="7"/>
            <w:shd w:val="clear" w:color="auto" w:fill="D9D9D9" w:themeFill="background1" w:themeFillShade="D9"/>
            <w:vAlign w:val="center"/>
          </w:tcPr>
          <w:p w14:paraId="1DD783AB" w14:textId="1AD9F1C8" w:rsidR="009A6C6E" w:rsidRPr="009A6C6E" w:rsidRDefault="009A6C6E" w:rsidP="00887409">
            <w:pPr>
              <w:rPr>
                <w:b/>
              </w:rPr>
            </w:pPr>
            <w:r w:rsidRPr="009A6C6E">
              <w:rPr>
                <w:b/>
              </w:rPr>
              <w:t>Consumable Items</w:t>
            </w:r>
          </w:p>
        </w:tc>
      </w:tr>
      <w:tr w:rsidR="000963FA" w:rsidRPr="00012EFC" w14:paraId="4212BFD6" w14:textId="074F3F4A" w:rsidTr="00EB7703">
        <w:tc>
          <w:tcPr>
            <w:tcW w:w="1227" w:type="dxa"/>
            <w:vAlign w:val="center"/>
          </w:tcPr>
          <w:p w14:paraId="46DD2402" w14:textId="1DC05583" w:rsidR="009A6C6E" w:rsidRPr="00012EFC" w:rsidRDefault="009A6C6E" w:rsidP="005267BA">
            <w:pPr>
              <w:rPr>
                <w:rFonts w:ascii="Tahoma" w:hAnsi="Tahoma" w:cs="Tahoma"/>
                <w:sz w:val="16"/>
                <w:szCs w:val="16"/>
              </w:rPr>
            </w:pPr>
          </w:p>
        </w:tc>
        <w:tc>
          <w:tcPr>
            <w:tcW w:w="658" w:type="dxa"/>
            <w:vAlign w:val="center"/>
          </w:tcPr>
          <w:p w14:paraId="2CBB3240" w14:textId="0B187A5B" w:rsidR="009A6C6E" w:rsidRPr="00012EFC" w:rsidRDefault="009A6C6E" w:rsidP="005267BA">
            <w:r>
              <w:t>R</w:t>
            </w:r>
          </w:p>
        </w:tc>
        <w:tc>
          <w:tcPr>
            <w:tcW w:w="1715" w:type="dxa"/>
            <w:vAlign w:val="center"/>
          </w:tcPr>
          <w:p w14:paraId="65B9ABDB" w14:textId="2E881FC9" w:rsidR="009A6C6E" w:rsidRPr="00012EFC" w:rsidRDefault="009A6C6E" w:rsidP="005267BA">
            <w:pPr>
              <w:rPr>
                <w:rFonts w:eastAsiaTheme="majorEastAsia" w:cstheme="majorBidi"/>
                <w:b/>
                <w:bCs/>
                <w:caps/>
                <w:szCs w:val="28"/>
              </w:rPr>
            </w:pPr>
            <w:r>
              <w:t>KCl</w:t>
            </w:r>
            <w:r w:rsidR="006E4B69">
              <w:t>, ACS grade</w:t>
            </w:r>
          </w:p>
        </w:tc>
        <w:tc>
          <w:tcPr>
            <w:tcW w:w="2879" w:type="dxa"/>
            <w:vAlign w:val="center"/>
          </w:tcPr>
          <w:p w14:paraId="1F02E1ED" w14:textId="73EB7FB6" w:rsidR="009A6C6E" w:rsidRPr="00012EFC" w:rsidRDefault="009A6C6E" w:rsidP="005267BA">
            <w:pPr>
              <w:rPr>
                <w:rFonts w:eastAsiaTheme="majorEastAsia" w:cstheme="majorBidi"/>
                <w:b/>
                <w:bCs/>
                <w:caps/>
                <w:szCs w:val="28"/>
              </w:rPr>
            </w:pPr>
            <w:r>
              <w:t>Extracting NH</w:t>
            </w:r>
            <w:r w:rsidRPr="007149A1">
              <w:rPr>
                <w:vertAlign w:val="subscript"/>
              </w:rPr>
              <w:t>4</w:t>
            </w:r>
            <w:r w:rsidRPr="007149A1">
              <w:rPr>
                <w:vertAlign w:val="superscript"/>
              </w:rPr>
              <w:t>+</w:t>
            </w:r>
            <w:r>
              <w:t xml:space="preserve"> and NO</w:t>
            </w:r>
            <w:r w:rsidRPr="007149A1">
              <w:rPr>
                <w:vertAlign w:val="subscript"/>
              </w:rPr>
              <w:t>3</w:t>
            </w:r>
            <w:r w:rsidRPr="007149A1">
              <w:rPr>
                <w:vertAlign w:val="superscript"/>
              </w:rPr>
              <w:t>-</w:t>
            </w:r>
            <w:r>
              <w:t xml:space="preserve"> from soil </w:t>
            </w:r>
          </w:p>
        </w:tc>
        <w:tc>
          <w:tcPr>
            <w:tcW w:w="1261" w:type="dxa"/>
            <w:vAlign w:val="center"/>
          </w:tcPr>
          <w:p w14:paraId="4CA2141E" w14:textId="134711DE" w:rsidR="009A6C6E" w:rsidRPr="00012EFC" w:rsidRDefault="009A6C6E" w:rsidP="005267BA">
            <w:pPr>
              <w:rPr>
                <w:rFonts w:eastAsiaTheme="majorEastAsia" w:cstheme="majorBidi"/>
                <w:b/>
                <w:bCs/>
                <w:caps/>
                <w:szCs w:val="28"/>
              </w:rPr>
            </w:pPr>
            <w:r w:rsidRPr="00012EFC">
              <w:t>All</w:t>
            </w:r>
          </w:p>
        </w:tc>
        <w:tc>
          <w:tcPr>
            <w:tcW w:w="719" w:type="dxa"/>
            <w:vAlign w:val="center"/>
          </w:tcPr>
          <w:p w14:paraId="00EAA6A2" w14:textId="1A2CC8ED" w:rsidR="009A6C6E" w:rsidRPr="00012EFC" w:rsidRDefault="009A6C6E" w:rsidP="005267BA">
            <w:pPr>
              <w:rPr>
                <w:rFonts w:ascii="Tahoma" w:hAnsi="Tahoma" w:cs="Tahoma"/>
                <w:sz w:val="16"/>
                <w:szCs w:val="16"/>
              </w:rPr>
            </w:pPr>
          </w:p>
        </w:tc>
        <w:tc>
          <w:tcPr>
            <w:tcW w:w="901" w:type="dxa"/>
            <w:vAlign w:val="center"/>
          </w:tcPr>
          <w:p w14:paraId="45073F43" w14:textId="784E7FD2" w:rsidR="009A6C6E" w:rsidRPr="00012EFC" w:rsidRDefault="009A6C6E" w:rsidP="005267BA">
            <w:r w:rsidRPr="00012EFC">
              <w:t>N</w:t>
            </w:r>
          </w:p>
        </w:tc>
      </w:tr>
      <w:tr w:rsidR="000963FA" w:rsidRPr="00012EFC" w14:paraId="1C67F69E" w14:textId="7CAB5390" w:rsidTr="00EB7703">
        <w:tc>
          <w:tcPr>
            <w:tcW w:w="1227" w:type="dxa"/>
            <w:vAlign w:val="center"/>
          </w:tcPr>
          <w:p w14:paraId="64565985" w14:textId="3F145B97" w:rsidR="009A6C6E" w:rsidRPr="00012EFC" w:rsidRDefault="009A6C6E" w:rsidP="005267BA">
            <w:pPr>
              <w:rPr>
                <w:rFonts w:ascii="Tahoma" w:hAnsi="Tahoma" w:cs="Tahoma"/>
                <w:sz w:val="16"/>
                <w:szCs w:val="16"/>
              </w:rPr>
            </w:pPr>
          </w:p>
        </w:tc>
        <w:tc>
          <w:tcPr>
            <w:tcW w:w="658" w:type="dxa"/>
            <w:vAlign w:val="center"/>
          </w:tcPr>
          <w:p w14:paraId="5FB528EB" w14:textId="30062FAE" w:rsidR="009A6C6E" w:rsidRPr="00012EFC" w:rsidRDefault="009A6C6E" w:rsidP="005267BA">
            <w:r>
              <w:t>R</w:t>
            </w:r>
          </w:p>
        </w:tc>
        <w:tc>
          <w:tcPr>
            <w:tcW w:w="1715" w:type="dxa"/>
            <w:vAlign w:val="center"/>
          </w:tcPr>
          <w:p w14:paraId="5B95EA1D" w14:textId="244C89BE" w:rsidR="009A6C6E" w:rsidRPr="00012EFC" w:rsidRDefault="009A6C6E" w:rsidP="00D17E1D">
            <w:r>
              <w:t xml:space="preserve">Screw-cap polyethylene extraction cups and lids (e.g., urinalysis cups) </w:t>
            </w:r>
            <w:r>
              <w:lastRenderedPageBreak/>
              <w:t>or equivalent (120 ml capacity)</w:t>
            </w:r>
          </w:p>
        </w:tc>
        <w:tc>
          <w:tcPr>
            <w:tcW w:w="2879" w:type="dxa"/>
            <w:vAlign w:val="center"/>
          </w:tcPr>
          <w:p w14:paraId="21433D38" w14:textId="54988D2F" w:rsidR="009A6C6E" w:rsidRPr="00012EFC" w:rsidRDefault="009A6C6E" w:rsidP="005267BA">
            <w:r>
              <w:lastRenderedPageBreak/>
              <w:t xml:space="preserve">Extracting </w:t>
            </w:r>
            <w:r w:rsidR="00D17E1D">
              <w:t xml:space="preserve">ions from </w:t>
            </w:r>
            <w:r>
              <w:t>soils</w:t>
            </w:r>
          </w:p>
        </w:tc>
        <w:tc>
          <w:tcPr>
            <w:tcW w:w="1261" w:type="dxa"/>
            <w:vAlign w:val="center"/>
          </w:tcPr>
          <w:p w14:paraId="2B90494A" w14:textId="6E9A1351" w:rsidR="009A6C6E" w:rsidRPr="00012EFC" w:rsidRDefault="009A6C6E" w:rsidP="005267BA">
            <w:r w:rsidRPr="00012EFC">
              <w:t>All</w:t>
            </w:r>
          </w:p>
        </w:tc>
        <w:tc>
          <w:tcPr>
            <w:tcW w:w="719" w:type="dxa"/>
            <w:vAlign w:val="center"/>
          </w:tcPr>
          <w:p w14:paraId="59585B59" w14:textId="721865B6" w:rsidR="009A6C6E" w:rsidRPr="00012EFC" w:rsidRDefault="00C773A6" w:rsidP="00C773A6">
            <w:r>
              <w:t>5</w:t>
            </w:r>
            <w:r w:rsidR="009A6C6E">
              <w:t>0</w:t>
            </w:r>
          </w:p>
        </w:tc>
        <w:tc>
          <w:tcPr>
            <w:tcW w:w="901" w:type="dxa"/>
            <w:vAlign w:val="center"/>
          </w:tcPr>
          <w:p w14:paraId="2DB53967" w14:textId="73368231" w:rsidR="009A6C6E" w:rsidRPr="00012EFC" w:rsidRDefault="009A6C6E" w:rsidP="005267BA">
            <w:r w:rsidRPr="00012EFC">
              <w:t>N</w:t>
            </w:r>
          </w:p>
        </w:tc>
      </w:tr>
      <w:tr w:rsidR="000963FA" w:rsidRPr="00012EFC" w14:paraId="594009C7" w14:textId="2EF43E78" w:rsidTr="00EB7703">
        <w:trPr>
          <w:trHeight w:val="721"/>
        </w:trPr>
        <w:tc>
          <w:tcPr>
            <w:tcW w:w="1227" w:type="dxa"/>
            <w:vAlign w:val="center"/>
          </w:tcPr>
          <w:p w14:paraId="5B6CC8D7" w14:textId="246D0E65" w:rsidR="009A6C6E" w:rsidRPr="003F4119" w:rsidRDefault="009A6C6E" w:rsidP="005267BA">
            <w:pPr>
              <w:rPr>
                <w:rFonts w:ascii="Tahoma" w:hAnsi="Tahoma" w:cs="Tahoma"/>
                <w:sz w:val="16"/>
                <w:szCs w:val="16"/>
              </w:rPr>
            </w:pPr>
          </w:p>
        </w:tc>
        <w:tc>
          <w:tcPr>
            <w:tcW w:w="658" w:type="dxa"/>
            <w:vAlign w:val="center"/>
          </w:tcPr>
          <w:p w14:paraId="7761B7D8" w14:textId="29B56813" w:rsidR="009A6C6E" w:rsidRPr="003F4119" w:rsidRDefault="009A6C6E" w:rsidP="005267BA">
            <w:r w:rsidRPr="003F4119">
              <w:t>R</w:t>
            </w:r>
          </w:p>
        </w:tc>
        <w:tc>
          <w:tcPr>
            <w:tcW w:w="1715" w:type="dxa"/>
            <w:vAlign w:val="center"/>
          </w:tcPr>
          <w:p w14:paraId="1DB1A0F2" w14:textId="046F3706" w:rsidR="009A6C6E" w:rsidRPr="003F4119" w:rsidRDefault="009A6C6E" w:rsidP="005267BA">
            <w:r w:rsidRPr="003F4119">
              <w:t>DI water</w:t>
            </w:r>
          </w:p>
        </w:tc>
        <w:tc>
          <w:tcPr>
            <w:tcW w:w="2879" w:type="dxa"/>
            <w:vAlign w:val="center"/>
          </w:tcPr>
          <w:p w14:paraId="427827B9" w14:textId="163AC5DE" w:rsidR="009A6C6E" w:rsidRPr="003F4119" w:rsidRDefault="009A6C6E" w:rsidP="005267BA">
            <w:r w:rsidRPr="003F4119">
              <w:t>Preparing 2M KCl</w:t>
            </w:r>
          </w:p>
        </w:tc>
        <w:tc>
          <w:tcPr>
            <w:tcW w:w="1261" w:type="dxa"/>
            <w:vAlign w:val="center"/>
          </w:tcPr>
          <w:p w14:paraId="1698CCCF" w14:textId="205B401A" w:rsidR="009A6C6E" w:rsidRPr="003F4119" w:rsidRDefault="009A6C6E" w:rsidP="005267BA">
            <w:r w:rsidRPr="003F4119">
              <w:t>All</w:t>
            </w:r>
          </w:p>
        </w:tc>
        <w:tc>
          <w:tcPr>
            <w:tcW w:w="719" w:type="dxa"/>
            <w:vAlign w:val="center"/>
          </w:tcPr>
          <w:p w14:paraId="7EF5EA8D" w14:textId="6D9B3CAB" w:rsidR="009A6C6E" w:rsidRPr="003F4119" w:rsidRDefault="009A6C6E" w:rsidP="005267BA">
            <w:r>
              <w:t xml:space="preserve">20 </w:t>
            </w:r>
            <w:r w:rsidRPr="003F4119">
              <w:t>liters</w:t>
            </w:r>
          </w:p>
        </w:tc>
        <w:tc>
          <w:tcPr>
            <w:tcW w:w="901" w:type="dxa"/>
            <w:vAlign w:val="center"/>
          </w:tcPr>
          <w:p w14:paraId="3B341CC2" w14:textId="2279D90B" w:rsidR="009A6C6E" w:rsidRPr="003F4119" w:rsidRDefault="009A6C6E" w:rsidP="005267BA">
            <w:r w:rsidRPr="003F4119">
              <w:t>N</w:t>
            </w:r>
          </w:p>
        </w:tc>
      </w:tr>
      <w:tr w:rsidR="000963FA" w:rsidRPr="00012EFC" w14:paraId="7C252F5D" w14:textId="0C9D621C" w:rsidTr="00EB7703">
        <w:trPr>
          <w:trHeight w:val="1108"/>
        </w:trPr>
        <w:tc>
          <w:tcPr>
            <w:tcW w:w="1227" w:type="dxa"/>
            <w:vAlign w:val="center"/>
          </w:tcPr>
          <w:p w14:paraId="08C40631" w14:textId="7E82A897" w:rsidR="009A6C6E" w:rsidRPr="003F4119" w:rsidRDefault="009A6C6E" w:rsidP="005267BA">
            <w:pPr>
              <w:rPr>
                <w:rFonts w:ascii="Tahoma" w:hAnsi="Tahoma" w:cs="Tahoma"/>
                <w:sz w:val="16"/>
                <w:szCs w:val="16"/>
              </w:rPr>
            </w:pPr>
          </w:p>
        </w:tc>
        <w:tc>
          <w:tcPr>
            <w:tcW w:w="658" w:type="dxa"/>
            <w:vAlign w:val="center"/>
          </w:tcPr>
          <w:p w14:paraId="632E32AE" w14:textId="64422DA9" w:rsidR="009A6C6E" w:rsidRDefault="009A6C6E" w:rsidP="005267BA">
            <w:r>
              <w:t>R</w:t>
            </w:r>
          </w:p>
        </w:tc>
        <w:tc>
          <w:tcPr>
            <w:tcW w:w="1715" w:type="dxa"/>
            <w:vAlign w:val="center"/>
          </w:tcPr>
          <w:p w14:paraId="0C2D8A3F" w14:textId="49493809" w:rsidR="009A6C6E" w:rsidRDefault="009A6C6E" w:rsidP="005267BA">
            <w:r>
              <w:t>Plastic tubes with screw tops (20 ml)</w:t>
            </w:r>
          </w:p>
        </w:tc>
        <w:tc>
          <w:tcPr>
            <w:tcW w:w="2879" w:type="dxa"/>
            <w:vAlign w:val="center"/>
          </w:tcPr>
          <w:p w14:paraId="4A1D4038" w14:textId="22103A91" w:rsidR="009A6C6E" w:rsidRDefault="009A6C6E" w:rsidP="00C773A6">
            <w:r>
              <w:t xml:space="preserve">Storage of </w:t>
            </w:r>
            <w:r w:rsidR="00C773A6">
              <w:t xml:space="preserve">filtered </w:t>
            </w:r>
            <w:r>
              <w:t>soil extract for freezing and shipment to laboratory</w:t>
            </w:r>
          </w:p>
        </w:tc>
        <w:tc>
          <w:tcPr>
            <w:tcW w:w="1261" w:type="dxa"/>
            <w:vAlign w:val="center"/>
          </w:tcPr>
          <w:p w14:paraId="5F357A0F" w14:textId="548144B2" w:rsidR="009A6C6E" w:rsidRDefault="009A6C6E" w:rsidP="005267BA">
            <w:r>
              <w:t>All</w:t>
            </w:r>
          </w:p>
        </w:tc>
        <w:tc>
          <w:tcPr>
            <w:tcW w:w="719" w:type="dxa"/>
            <w:vAlign w:val="center"/>
          </w:tcPr>
          <w:p w14:paraId="219889DC" w14:textId="3D655E51" w:rsidR="009A6C6E" w:rsidRDefault="00C773A6" w:rsidP="00C773A6">
            <w:r>
              <w:t>5</w:t>
            </w:r>
            <w:r w:rsidR="009A6C6E">
              <w:t>0</w:t>
            </w:r>
          </w:p>
        </w:tc>
        <w:tc>
          <w:tcPr>
            <w:tcW w:w="901" w:type="dxa"/>
            <w:vAlign w:val="center"/>
          </w:tcPr>
          <w:p w14:paraId="73ED92C9" w14:textId="65C0C32D" w:rsidR="009A6C6E" w:rsidRDefault="009A6C6E" w:rsidP="005267BA">
            <w:r>
              <w:t>N</w:t>
            </w:r>
          </w:p>
        </w:tc>
      </w:tr>
      <w:tr w:rsidR="000963FA" w:rsidRPr="00012EFC" w14:paraId="24653695" w14:textId="43E8A2D1" w:rsidTr="00EB7703">
        <w:trPr>
          <w:trHeight w:val="1351"/>
        </w:trPr>
        <w:tc>
          <w:tcPr>
            <w:tcW w:w="1227" w:type="dxa"/>
            <w:vAlign w:val="center"/>
          </w:tcPr>
          <w:p w14:paraId="3996F6DA" w14:textId="10A9D5B5" w:rsidR="009A6C6E" w:rsidRPr="003F4119" w:rsidRDefault="009A6C6E" w:rsidP="005267BA">
            <w:r>
              <w:rPr>
                <w:rFonts w:ascii="Calibri" w:eastAsia="Times New Roman" w:hAnsi="Calibri" w:cs="Times New Roman"/>
              </w:rPr>
              <w:t>MX100645</w:t>
            </w:r>
            <w:r>
              <w:rPr>
                <w:rFonts w:ascii="Calibri" w:eastAsia="Times New Roman" w:hAnsi="Calibri" w:cs="Times New Roman"/>
              </w:rPr>
              <w:br/>
              <w:t>MX100646</w:t>
            </w:r>
            <w:r>
              <w:rPr>
                <w:rFonts w:ascii="Calibri" w:eastAsia="Times New Roman" w:hAnsi="Calibri" w:cs="Times New Roman"/>
              </w:rPr>
              <w:br/>
              <w:t>MX100647</w:t>
            </w:r>
            <w:r>
              <w:rPr>
                <w:rFonts w:ascii="Calibri" w:eastAsia="Times New Roman" w:hAnsi="Calibri" w:cs="Times New Roman"/>
              </w:rPr>
              <w:br/>
            </w:r>
            <w:r w:rsidRPr="00141784">
              <w:rPr>
                <w:rFonts w:ascii="Calibri" w:eastAsia="Times New Roman" w:hAnsi="Calibri" w:cs="Times New Roman"/>
              </w:rPr>
              <w:t>MX100644</w:t>
            </w:r>
          </w:p>
        </w:tc>
        <w:tc>
          <w:tcPr>
            <w:tcW w:w="658" w:type="dxa"/>
            <w:vAlign w:val="center"/>
          </w:tcPr>
          <w:p w14:paraId="6F88CA9B" w14:textId="474CEC84" w:rsidR="009A6C6E" w:rsidRDefault="009A6C6E" w:rsidP="005267BA">
            <w:r>
              <w:t>R</w:t>
            </w:r>
          </w:p>
        </w:tc>
        <w:tc>
          <w:tcPr>
            <w:tcW w:w="1715" w:type="dxa"/>
            <w:vAlign w:val="center"/>
          </w:tcPr>
          <w:p w14:paraId="1AF89B96" w14:textId="27144BDA" w:rsidR="009A6C6E" w:rsidRDefault="009A6C6E" w:rsidP="005267BA">
            <w:r>
              <w:t>Powderless gloves</w:t>
            </w:r>
          </w:p>
        </w:tc>
        <w:tc>
          <w:tcPr>
            <w:tcW w:w="2879" w:type="dxa"/>
            <w:vAlign w:val="center"/>
          </w:tcPr>
          <w:p w14:paraId="4E7590C0" w14:textId="58C3800C" w:rsidR="009A6C6E" w:rsidRDefault="009A6C6E" w:rsidP="005267BA">
            <w:r>
              <w:t>Preventing contamination of soil samples</w:t>
            </w:r>
          </w:p>
        </w:tc>
        <w:tc>
          <w:tcPr>
            <w:tcW w:w="1261" w:type="dxa"/>
            <w:vAlign w:val="center"/>
          </w:tcPr>
          <w:p w14:paraId="0F3EE5A0" w14:textId="25D8E3DF" w:rsidR="009A6C6E" w:rsidRDefault="009A6C6E" w:rsidP="005267BA">
            <w:r>
              <w:t>All</w:t>
            </w:r>
          </w:p>
        </w:tc>
        <w:tc>
          <w:tcPr>
            <w:tcW w:w="719" w:type="dxa"/>
            <w:vAlign w:val="center"/>
          </w:tcPr>
          <w:p w14:paraId="7AFBF6B9" w14:textId="07F9254B" w:rsidR="009A6C6E" w:rsidRDefault="009A6C6E" w:rsidP="005267BA">
            <w:r>
              <w:t>1 box</w:t>
            </w:r>
          </w:p>
        </w:tc>
        <w:tc>
          <w:tcPr>
            <w:tcW w:w="901" w:type="dxa"/>
            <w:vAlign w:val="center"/>
          </w:tcPr>
          <w:p w14:paraId="2F3521FA" w14:textId="4C981CD4" w:rsidR="009A6C6E" w:rsidRDefault="009A6C6E" w:rsidP="005267BA">
            <w:r>
              <w:t>N</w:t>
            </w:r>
          </w:p>
        </w:tc>
      </w:tr>
      <w:tr w:rsidR="000963FA" w:rsidRPr="00012EFC" w14:paraId="4A7C83EC" w14:textId="338771DF" w:rsidTr="00EB7703">
        <w:trPr>
          <w:trHeight w:val="1396"/>
        </w:trPr>
        <w:tc>
          <w:tcPr>
            <w:tcW w:w="1227" w:type="dxa"/>
            <w:vAlign w:val="center"/>
          </w:tcPr>
          <w:p w14:paraId="59EBC5E6" w14:textId="702FEB5D" w:rsidR="009A6C6E" w:rsidRDefault="009A6C6E" w:rsidP="005267BA">
            <w:pPr>
              <w:rPr>
                <w:rFonts w:ascii="Calibri" w:eastAsia="Times New Roman" w:hAnsi="Calibri" w:cs="Times New Roman"/>
                <w:sz w:val="16"/>
                <w:szCs w:val="16"/>
              </w:rPr>
            </w:pPr>
          </w:p>
        </w:tc>
        <w:tc>
          <w:tcPr>
            <w:tcW w:w="658" w:type="dxa"/>
            <w:vAlign w:val="center"/>
          </w:tcPr>
          <w:p w14:paraId="4513E53E" w14:textId="3BBA096F" w:rsidR="009A6C6E" w:rsidRDefault="009A6C6E" w:rsidP="005267BA">
            <w:r>
              <w:t>R</w:t>
            </w:r>
          </w:p>
        </w:tc>
        <w:tc>
          <w:tcPr>
            <w:tcW w:w="1715" w:type="dxa"/>
            <w:vAlign w:val="center"/>
          </w:tcPr>
          <w:p w14:paraId="01649706" w14:textId="4E8D8635" w:rsidR="009A6C6E" w:rsidRDefault="009A6C6E" w:rsidP="005267BA">
            <w:r>
              <w:t>Glass fiber filters</w:t>
            </w:r>
            <w:r w:rsidR="00C773A6">
              <w:t>, 47 mm diameter, GF/A type</w:t>
            </w:r>
          </w:p>
        </w:tc>
        <w:tc>
          <w:tcPr>
            <w:tcW w:w="2879" w:type="dxa"/>
            <w:vAlign w:val="center"/>
          </w:tcPr>
          <w:p w14:paraId="0B027748" w14:textId="33D6157A" w:rsidR="009A6C6E" w:rsidRDefault="009A6C6E" w:rsidP="005267BA">
            <w:r>
              <w:t>Filtering samples</w:t>
            </w:r>
          </w:p>
        </w:tc>
        <w:tc>
          <w:tcPr>
            <w:tcW w:w="1261" w:type="dxa"/>
            <w:vAlign w:val="center"/>
          </w:tcPr>
          <w:p w14:paraId="78A6BE2D" w14:textId="7EDADB03" w:rsidR="009A6C6E" w:rsidRDefault="009A6C6E" w:rsidP="005267BA">
            <w:r>
              <w:t>All</w:t>
            </w:r>
          </w:p>
        </w:tc>
        <w:tc>
          <w:tcPr>
            <w:tcW w:w="719" w:type="dxa"/>
            <w:vAlign w:val="center"/>
          </w:tcPr>
          <w:p w14:paraId="2FDAB275" w14:textId="017D7E64" w:rsidR="009A6C6E" w:rsidRDefault="009A6C6E" w:rsidP="005267BA">
            <w:r>
              <w:t>1 box</w:t>
            </w:r>
          </w:p>
        </w:tc>
        <w:tc>
          <w:tcPr>
            <w:tcW w:w="901" w:type="dxa"/>
            <w:vAlign w:val="center"/>
          </w:tcPr>
          <w:p w14:paraId="73FCF629" w14:textId="65D5F995" w:rsidR="009A6C6E" w:rsidRDefault="009A6C6E" w:rsidP="005267BA">
            <w:r>
              <w:t>N</w:t>
            </w:r>
          </w:p>
        </w:tc>
      </w:tr>
      <w:tr w:rsidR="000963FA" w:rsidRPr="00012EFC" w14:paraId="02106D0C" w14:textId="77777777" w:rsidTr="00EB7703">
        <w:trPr>
          <w:trHeight w:val="1072"/>
        </w:trPr>
        <w:tc>
          <w:tcPr>
            <w:tcW w:w="1227" w:type="dxa"/>
            <w:vAlign w:val="center"/>
          </w:tcPr>
          <w:p w14:paraId="783F0D4B" w14:textId="4B340D4C" w:rsidR="00C773A6" w:rsidRDefault="00C773A6" w:rsidP="005267BA">
            <w:pPr>
              <w:rPr>
                <w:rFonts w:ascii="Calibri" w:eastAsia="Times New Roman" w:hAnsi="Calibri" w:cs="Times New Roman"/>
                <w:sz w:val="16"/>
                <w:szCs w:val="16"/>
              </w:rPr>
            </w:pPr>
            <w:r>
              <w:t>MX100592</w:t>
            </w:r>
          </w:p>
        </w:tc>
        <w:tc>
          <w:tcPr>
            <w:tcW w:w="658" w:type="dxa"/>
            <w:vAlign w:val="center"/>
          </w:tcPr>
          <w:p w14:paraId="25EDE7F4" w14:textId="77777777" w:rsidR="00C773A6" w:rsidRDefault="00C773A6" w:rsidP="005267BA"/>
        </w:tc>
        <w:tc>
          <w:tcPr>
            <w:tcW w:w="1715" w:type="dxa"/>
            <w:vAlign w:val="center"/>
          </w:tcPr>
          <w:p w14:paraId="32E83483" w14:textId="0428A59A" w:rsidR="00C773A6" w:rsidRPr="003B2B70" w:rsidRDefault="00C773A6" w:rsidP="005267BA">
            <w:r w:rsidRPr="003B2B70">
              <w:t>Resealable plastic bag, 1 gallon</w:t>
            </w:r>
          </w:p>
        </w:tc>
        <w:tc>
          <w:tcPr>
            <w:tcW w:w="2879" w:type="dxa"/>
            <w:vAlign w:val="center"/>
          </w:tcPr>
          <w:p w14:paraId="11335A43" w14:textId="2665B760" w:rsidR="00C773A6" w:rsidRDefault="00C773A6" w:rsidP="005267BA">
            <w:r>
              <w:t>Organize sample tubes</w:t>
            </w:r>
          </w:p>
        </w:tc>
        <w:tc>
          <w:tcPr>
            <w:tcW w:w="1261" w:type="dxa"/>
            <w:vAlign w:val="center"/>
          </w:tcPr>
          <w:p w14:paraId="7A1A798E" w14:textId="77777777" w:rsidR="00C773A6" w:rsidRDefault="00C773A6" w:rsidP="005267BA"/>
        </w:tc>
        <w:tc>
          <w:tcPr>
            <w:tcW w:w="719" w:type="dxa"/>
            <w:vAlign w:val="center"/>
          </w:tcPr>
          <w:p w14:paraId="64B625C9" w14:textId="77777777" w:rsidR="00C773A6" w:rsidRDefault="00C773A6" w:rsidP="005267BA"/>
        </w:tc>
        <w:tc>
          <w:tcPr>
            <w:tcW w:w="901" w:type="dxa"/>
            <w:vAlign w:val="center"/>
          </w:tcPr>
          <w:p w14:paraId="3AD46AC2" w14:textId="77777777" w:rsidR="00C773A6" w:rsidRDefault="00C773A6" w:rsidP="005267BA"/>
        </w:tc>
      </w:tr>
      <w:tr w:rsidR="000963FA" w:rsidRPr="00012EFC" w14:paraId="53C8D343" w14:textId="77777777" w:rsidTr="00EB7703">
        <w:tc>
          <w:tcPr>
            <w:tcW w:w="1227" w:type="dxa"/>
            <w:vAlign w:val="center"/>
          </w:tcPr>
          <w:p w14:paraId="503B7255" w14:textId="77777777" w:rsidR="00C773A6" w:rsidRDefault="00C773A6" w:rsidP="005267BA"/>
        </w:tc>
        <w:tc>
          <w:tcPr>
            <w:tcW w:w="658" w:type="dxa"/>
            <w:vAlign w:val="center"/>
          </w:tcPr>
          <w:p w14:paraId="139DFD59" w14:textId="77777777" w:rsidR="00C773A6" w:rsidRDefault="00C773A6" w:rsidP="005267BA"/>
        </w:tc>
        <w:tc>
          <w:tcPr>
            <w:tcW w:w="1715" w:type="dxa"/>
            <w:vAlign w:val="center"/>
          </w:tcPr>
          <w:p w14:paraId="2F0D0A56" w14:textId="504C970F" w:rsidR="00C773A6" w:rsidRDefault="00C773A6" w:rsidP="005267BA">
            <w:pPr>
              <w:rPr>
                <w:color w:val="006100"/>
              </w:rPr>
            </w:pPr>
            <w:r w:rsidRPr="000D69D2">
              <w:rPr>
                <w:b/>
              </w:rPr>
              <w:t>Resources</w:t>
            </w:r>
          </w:p>
        </w:tc>
        <w:tc>
          <w:tcPr>
            <w:tcW w:w="2879" w:type="dxa"/>
            <w:vAlign w:val="center"/>
          </w:tcPr>
          <w:p w14:paraId="22525844" w14:textId="77777777" w:rsidR="00C773A6" w:rsidRDefault="00C773A6" w:rsidP="005267BA"/>
        </w:tc>
        <w:tc>
          <w:tcPr>
            <w:tcW w:w="1261" w:type="dxa"/>
            <w:vAlign w:val="center"/>
          </w:tcPr>
          <w:p w14:paraId="4C10E612" w14:textId="77777777" w:rsidR="00C773A6" w:rsidRDefault="00C773A6" w:rsidP="005267BA"/>
        </w:tc>
        <w:tc>
          <w:tcPr>
            <w:tcW w:w="719" w:type="dxa"/>
            <w:vAlign w:val="center"/>
          </w:tcPr>
          <w:p w14:paraId="3F571150" w14:textId="77777777" w:rsidR="00C773A6" w:rsidRDefault="00C773A6" w:rsidP="005267BA"/>
        </w:tc>
        <w:tc>
          <w:tcPr>
            <w:tcW w:w="901" w:type="dxa"/>
            <w:vAlign w:val="center"/>
          </w:tcPr>
          <w:p w14:paraId="0A3FFC90" w14:textId="77777777" w:rsidR="00C773A6" w:rsidRDefault="00C773A6" w:rsidP="005267BA"/>
        </w:tc>
      </w:tr>
      <w:tr w:rsidR="000963FA" w:rsidRPr="00012EFC" w14:paraId="61870B1B" w14:textId="77777777" w:rsidTr="00EB7703">
        <w:tc>
          <w:tcPr>
            <w:tcW w:w="1227" w:type="dxa"/>
            <w:vAlign w:val="center"/>
          </w:tcPr>
          <w:p w14:paraId="2417DD3D" w14:textId="20BF1FD6" w:rsidR="00C773A6" w:rsidRDefault="00C773A6" w:rsidP="005267BA">
            <w:r>
              <w:t>RD[05]</w:t>
            </w:r>
          </w:p>
        </w:tc>
        <w:tc>
          <w:tcPr>
            <w:tcW w:w="658" w:type="dxa"/>
            <w:vAlign w:val="center"/>
          </w:tcPr>
          <w:p w14:paraId="428F3DA2" w14:textId="5F352537" w:rsidR="00C773A6" w:rsidRDefault="00C773A6" w:rsidP="005267BA">
            <w:r>
              <w:t>R</w:t>
            </w:r>
          </w:p>
        </w:tc>
        <w:tc>
          <w:tcPr>
            <w:tcW w:w="1715" w:type="dxa"/>
            <w:vAlign w:val="center"/>
          </w:tcPr>
          <w:p w14:paraId="0C3C4CD7" w14:textId="14E18BF8" w:rsidR="00C773A6" w:rsidRPr="003B2B70" w:rsidRDefault="00C773A6" w:rsidP="005267BA">
            <w:pPr>
              <w:rPr>
                <w:b/>
              </w:rPr>
            </w:pPr>
            <w:r w:rsidRPr="003B2B70">
              <w:t>Lab datasheet</w:t>
            </w:r>
          </w:p>
        </w:tc>
        <w:tc>
          <w:tcPr>
            <w:tcW w:w="2879" w:type="dxa"/>
            <w:vAlign w:val="center"/>
          </w:tcPr>
          <w:p w14:paraId="005C978C" w14:textId="2BC36C88" w:rsidR="00C773A6" w:rsidRDefault="00C773A6" w:rsidP="005267BA">
            <w:r>
              <w:t>Record data</w:t>
            </w:r>
          </w:p>
        </w:tc>
        <w:tc>
          <w:tcPr>
            <w:tcW w:w="1261" w:type="dxa"/>
            <w:vAlign w:val="center"/>
          </w:tcPr>
          <w:p w14:paraId="7B2E7540" w14:textId="0327632B" w:rsidR="00C773A6" w:rsidRDefault="00C773A6" w:rsidP="005267BA">
            <w:r>
              <w:t>---</w:t>
            </w:r>
          </w:p>
        </w:tc>
        <w:tc>
          <w:tcPr>
            <w:tcW w:w="719" w:type="dxa"/>
            <w:vAlign w:val="center"/>
          </w:tcPr>
          <w:p w14:paraId="40551C93" w14:textId="19142038" w:rsidR="00C773A6" w:rsidRDefault="00C773A6" w:rsidP="005267BA">
            <w:r>
              <w:t>N</w:t>
            </w:r>
          </w:p>
        </w:tc>
        <w:tc>
          <w:tcPr>
            <w:tcW w:w="901" w:type="dxa"/>
            <w:vAlign w:val="center"/>
          </w:tcPr>
          <w:p w14:paraId="1C361317" w14:textId="77777777" w:rsidR="00C773A6" w:rsidRDefault="00C773A6" w:rsidP="005267BA"/>
        </w:tc>
      </w:tr>
    </w:tbl>
    <w:p w14:paraId="5A3A9B53" w14:textId="04636864" w:rsidR="009A6C6E" w:rsidRDefault="0073683A" w:rsidP="00397059">
      <w:pPr>
        <w:rPr>
          <w:sz w:val="18"/>
          <w:lang w:eastAsia="ja-JP"/>
        </w:rPr>
      </w:pPr>
      <w:r w:rsidRPr="00777CEF">
        <w:rPr>
          <w:sz w:val="18"/>
          <w:lang w:eastAsia="ja-JP"/>
        </w:rPr>
        <w:t>R/S=Required/Suggested</w:t>
      </w:r>
    </w:p>
    <w:p w14:paraId="364E7F3F" w14:textId="4A92DE26" w:rsidR="00222F6F" w:rsidRDefault="00222F6F" w:rsidP="00F9421F">
      <w:pPr>
        <w:pStyle w:val="Caption"/>
      </w:pPr>
      <w:bookmarkStart w:id="48" w:name="_Toc307845581"/>
      <w:r w:rsidRPr="4227594D">
        <w:t xml:space="preserve">Table </w:t>
      </w:r>
      <w:r w:rsidRPr="00315E1C">
        <w:fldChar w:fldCharType="begin"/>
      </w:r>
      <w:r w:rsidRPr="00C4474F">
        <w:instrText xml:space="preserve"> SEQ Table \* ARABIC </w:instrText>
      </w:r>
      <w:r w:rsidRPr="00315E1C">
        <w:fldChar w:fldCharType="separate"/>
      </w:r>
      <w:r w:rsidR="002F4934">
        <w:rPr>
          <w:noProof/>
        </w:rPr>
        <w:t>1</w:t>
      </w:r>
      <w:r w:rsidRPr="00315E1C">
        <w:fldChar w:fldCharType="end"/>
      </w:r>
      <w:r w:rsidR="00060B1A">
        <w:t>2</w:t>
      </w:r>
      <w:r w:rsidRPr="33B58398">
        <w:t>.</w:t>
      </w:r>
      <w:r>
        <w:t xml:space="preserve"> Equipment List - Shipping of </w:t>
      </w:r>
      <w:r w:rsidR="00363217">
        <w:t>o</w:t>
      </w:r>
      <w:r>
        <w:t xml:space="preserve">ven-dried and </w:t>
      </w:r>
      <w:r w:rsidR="00363217">
        <w:t>a</w:t>
      </w:r>
      <w:r>
        <w:t xml:space="preserve">ir-dried </w:t>
      </w:r>
      <w:r w:rsidR="00363217">
        <w:t>s</w:t>
      </w:r>
      <w:r>
        <w:t>amples.</w:t>
      </w:r>
      <w:bookmarkEnd w:id="48"/>
    </w:p>
    <w:tbl>
      <w:tblPr>
        <w:tblW w:w="48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1093"/>
        <w:gridCol w:w="555"/>
        <w:gridCol w:w="2429"/>
        <w:gridCol w:w="3509"/>
        <w:gridCol w:w="718"/>
        <w:gridCol w:w="899"/>
        <w:gridCol w:w="46"/>
      </w:tblGrid>
      <w:tr w:rsidR="000963FA" w:rsidRPr="00012EFC" w14:paraId="41CDE5FD" w14:textId="77777777" w:rsidTr="005A6AC3">
        <w:trPr>
          <w:gridAfter w:val="1"/>
          <w:wAfter w:w="25" w:type="pct"/>
          <w:cantSplit/>
          <w:trHeight w:val="1250"/>
          <w:tblHeader/>
        </w:trPr>
        <w:tc>
          <w:tcPr>
            <w:tcW w:w="591" w:type="pct"/>
            <w:shd w:val="clear" w:color="auto" w:fill="92D050"/>
            <w:vAlign w:val="center"/>
          </w:tcPr>
          <w:p w14:paraId="7743A6DA" w14:textId="77777777" w:rsidR="00B8750B" w:rsidRPr="00012EFC" w:rsidRDefault="00B8750B" w:rsidP="00B8750B">
            <w:pPr>
              <w:keepNext/>
              <w:spacing w:after="0" w:line="240" w:lineRule="auto"/>
              <w:rPr>
                <w:sz w:val="18"/>
                <w:szCs w:val="18"/>
              </w:rPr>
            </w:pPr>
            <w:r w:rsidRPr="00012EFC">
              <w:rPr>
                <w:b/>
                <w:bCs/>
              </w:rPr>
              <w:t>Item No.</w:t>
            </w:r>
          </w:p>
        </w:tc>
        <w:tc>
          <w:tcPr>
            <w:tcW w:w="300" w:type="pct"/>
            <w:shd w:val="clear" w:color="auto" w:fill="92D050"/>
            <w:vAlign w:val="center"/>
          </w:tcPr>
          <w:p w14:paraId="7964DF8B" w14:textId="77777777" w:rsidR="00B8750B" w:rsidRPr="00012EFC" w:rsidRDefault="00B8750B" w:rsidP="00B8750B">
            <w:pPr>
              <w:keepNext/>
              <w:spacing w:after="0" w:line="240" w:lineRule="auto"/>
              <w:rPr>
                <w:b/>
                <w:bCs/>
              </w:rPr>
            </w:pPr>
            <w:r>
              <w:rPr>
                <w:b/>
                <w:bCs/>
              </w:rPr>
              <w:t>R/S</w:t>
            </w:r>
          </w:p>
        </w:tc>
        <w:tc>
          <w:tcPr>
            <w:tcW w:w="1313" w:type="pct"/>
            <w:shd w:val="clear" w:color="auto" w:fill="92D050"/>
            <w:vAlign w:val="center"/>
          </w:tcPr>
          <w:p w14:paraId="2DE0DC58" w14:textId="77777777" w:rsidR="00B8750B" w:rsidRPr="00012EFC" w:rsidRDefault="00B8750B" w:rsidP="00B8750B">
            <w:pPr>
              <w:keepNext/>
              <w:spacing w:after="0" w:line="240" w:lineRule="auto"/>
              <w:rPr>
                <w:b/>
                <w:bCs/>
              </w:rPr>
            </w:pPr>
            <w:r w:rsidRPr="00012EFC">
              <w:rPr>
                <w:b/>
                <w:bCs/>
              </w:rPr>
              <w:t>Description</w:t>
            </w:r>
          </w:p>
        </w:tc>
        <w:tc>
          <w:tcPr>
            <w:tcW w:w="1897" w:type="pct"/>
            <w:shd w:val="clear" w:color="auto" w:fill="92D050"/>
            <w:vAlign w:val="center"/>
          </w:tcPr>
          <w:p w14:paraId="2671F7C2" w14:textId="77777777" w:rsidR="00B8750B" w:rsidRPr="00012EFC" w:rsidRDefault="00B8750B" w:rsidP="00B8750B">
            <w:pPr>
              <w:keepNext/>
              <w:spacing w:after="0" w:line="240" w:lineRule="auto"/>
              <w:rPr>
                <w:b/>
                <w:bCs/>
              </w:rPr>
            </w:pPr>
            <w:r w:rsidRPr="00012EFC">
              <w:rPr>
                <w:b/>
                <w:bCs/>
              </w:rPr>
              <w:t>Purpose</w:t>
            </w:r>
          </w:p>
        </w:tc>
        <w:tc>
          <w:tcPr>
            <w:tcW w:w="388" w:type="pct"/>
            <w:shd w:val="clear" w:color="auto" w:fill="92D050"/>
            <w:textDirection w:val="btLr"/>
            <w:vAlign w:val="center"/>
          </w:tcPr>
          <w:p w14:paraId="7D3A9481" w14:textId="77777777" w:rsidR="00B8750B" w:rsidRPr="00012EFC" w:rsidRDefault="00B8750B" w:rsidP="00B8750B">
            <w:pPr>
              <w:keepNext/>
              <w:spacing w:after="0" w:line="240" w:lineRule="auto"/>
              <w:ind w:left="113" w:right="113"/>
              <w:jc w:val="center"/>
              <w:rPr>
                <w:b/>
                <w:bCs/>
              </w:rPr>
            </w:pPr>
            <w:r w:rsidRPr="00012EFC">
              <w:rPr>
                <w:b/>
                <w:bCs/>
              </w:rPr>
              <w:t>Quantity</w:t>
            </w:r>
            <w:r>
              <w:rPr>
                <w:b/>
                <w:bCs/>
              </w:rPr>
              <w:t>*</w:t>
            </w:r>
          </w:p>
        </w:tc>
        <w:tc>
          <w:tcPr>
            <w:tcW w:w="486" w:type="pct"/>
            <w:shd w:val="clear" w:color="auto" w:fill="92D050"/>
            <w:textDirection w:val="btLr"/>
            <w:vAlign w:val="center"/>
          </w:tcPr>
          <w:p w14:paraId="4B60208F" w14:textId="6732F17E" w:rsidR="00B8750B" w:rsidRPr="00012EFC" w:rsidRDefault="00B8750B" w:rsidP="00B8750B">
            <w:pPr>
              <w:keepNext/>
              <w:spacing w:after="0" w:line="240" w:lineRule="auto"/>
              <w:ind w:left="113" w:right="113"/>
              <w:jc w:val="center"/>
              <w:rPr>
                <w:b/>
                <w:bCs/>
              </w:rPr>
            </w:pPr>
            <w:r w:rsidRPr="00012EFC">
              <w:rPr>
                <w:b/>
                <w:bCs/>
              </w:rPr>
              <w:t>Special Handling</w:t>
            </w:r>
          </w:p>
        </w:tc>
      </w:tr>
      <w:tr w:rsidR="000963FA" w:rsidRPr="000D69D2" w14:paraId="0FBBBF1A" w14:textId="77777777" w:rsidTr="005A6AC3">
        <w:trPr>
          <w:cantSplit/>
        </w:trPr>
        <w:tc>
          <w:tcPr>
            <w:tcW w:w="5000" w:type="pct"/>
            <w:gridSpan w:val="7"/>
            <w:shd w:val="clear" w:color="auto" w:fill="D9D9D9" w:themeFill="background1" w:themeFillShade="D9"/>
            <w:vAlign w:val="center"/>
          </w:tcPr>
          <w:p w14:paraId="12FD0529" w14:textId="77777777" w:rsidR="00B8750B" w:rsidRPr="000D69D2" w:rsidRDefault="00B8750B" w:rsidP="00B8750B">
            <w:pPr>
              <w:pStyle w:val="NoSpacing"/>
              <w:jc w:val="center"/>
              <w:rPr>
                <w:b/>
              </w:rPr>
            </w:pPr>
            <w:r w:rsidRPr="000D69D2">
              <w:rPr>
                <w:b/>
              </w:rPr>
              <w:t>Consumable items</w:t>
            </w:r>
          </w:p>
        </w:tc>
      </w:tr>
      <w:tr w:rsidR="000963FA" w:rsidRPr="00012EFC" w14:paraId="7BDB46F8" w14:textId="77777777" w:rsidTr="005A6AC3">
        <w:trPr>
          <w:gridAfter w:val="1"/>
          <w:wAfter w:w="25" w:type="pct"/>
          <w:cantSplit/>
        </w:trPr>
        <w:tc>
          <w:tcPr>
            <w:tcW w:w="591" w:type="pct"/>
            <w:vAlign w:val="center"/>
          </w:tcPr>
          <w:p w14:paraId="309F0DAE" w14:textId="77777777" w:rsidR="00B8750B" w:rsidRDefault="00B8750B" w:rsidP="00B019A9">
            <w:pPr>
              <w:pStyle w:val="NoSpacing"/>
            </w:pPr>
          </w:p>
        </w:tc>
        <w:tc>
          <w:tcPr>
            <w:tcW w:w="300" w:type="pct"/>
            <w:vAlign w:val="center"/>
          </w:tcPr>
          <w:p w14:paraId="60DC9FC1" w14:textId="77777777" w:rsidR="00B8750B" w:rsidRDefault="00B8750B" w:rsidP="00B019A9">
            <w:pPr>
              <w:pStyle w:val="NoSpacing"/>
            </w:pPr>
            <w:r>
              <w:t>S</w:t>
            </w:r>
          </w:p>
        </w:tc>
        <w:tc>
          <w:tcPr>
            <w:tcW w:w="1313" w:type="pct"/>
            <w:vAlign w:val="center"/>
          </w:tcPr>
          <w:p w14:paraId="0AE99D43" w14:textId="77777777" w:rsidR="00B8750B" w:rsidRPr="00881790" w:rsidRDefault="00B8750B" w:rsidP="00B019A9">
            <w:pPr>
              <w:pStyle w:val="NoSpacing"/>
              <w:rPr>
                <w:color w:val="000000" w:themeColor="text1"/>
              </w:rPr>
            </w:pPr>
            <w:r w:rsidRPr="00881790">
              <w:rPr>
                <w:color w:val="000000" w:themeColor="text1"/>
              </w:rPr>
              <w:t>Cardboard box</w:t>
            </w:r>
          </w:p>
        </w:tc>
        <w:tc>
          <w:tcPr>
            <w:tcW w:w="1897" w:type="pct"/>
            <w:vAlign w:val="center"/>
          </w:tcPr>
          <w:p w14:paraId="3F42C744" w14:textId="77777777" w:rsidR="00B8750B" w:rsidRDefault="00B8750B" w:rsidP="00B019A9">
            <w:pPr>
              <w:pStyle w:val="NoSpacing"/>
            </w:pPr>
            <w:r>
              <w:t>Package samples for shipment</w:t>
            </w:r>
          </w:p>
        </w:tc>
        <w:tc>
          <w:tcPr>
            <w:tcW w:w="388" w:type="pct"/>
            <w:vAlign w:val="center"/>
          </w:tcPr>
          <w:p w14:paraId="7FE350D1" w14:textId="77777777" w:rsidR="00B8750B" w:rsidRDefault="00B8750B" w:rsidP="00397059">
            <w:pPr>
              <w:pStyle w:val="NoSpacing"/>
            </w:pPr>
            <w:r>
              <w:t>2 (+)</w:t>
            </w:r>
          </w:p>
        </w:tc>
        <w:tc>
          <w:tcPr>
            <w:tcW w:w="486" w:type="pct"/>
            <w:vAlign w:val="center"/>
          </w:tcPr>
          <w:p w14:paraId="4EA06F51" w14:textId="77777777" w:rsidR="00B8750B" w:rsidRDefault="00B8750B" w:rsidP="00397059">
            <w:pPr>
              <w:pStyle w:val="NoSpacing"/>
            </w:pPr>
            <w:r>
              <w:t>N</w:t>
            </w:r>
          </w:p>
        </w:tc>
      </w:tr>
      <w:tr w:rsidR="000963FA" w:rsidRPr="00012EFC" w14:paraId="5B1AFC85" w14:textId="77777777" w:rsidTr="005A6AC3">
        <w:trPr>
          <w:gridAfter w:val="1"/>
          <w:wAfter w:w="25" w:type="pct"/>
          <w:cantSplit/>
        </w:trPr>
        <w:tc>
          <w:tcPr>
            <w:tcW w:w="591" w:type="pct"/>
            <w:vAlign w:val="center"/>
          </w:tcPr>
          <w:p w14:paraId="263EA26A" w14:textId="77777777" w:rsidR="00B8750B" w:rsidRDefault="00B8750B" w:rsidP="00B019A9">
            <w:pPr>
              <w:pStyle w:val="NoSpacing"/>
            </w:pPr>
          </w:p>
        </w:tc>
        <w:tc>
          <w:tcPr>
            <w:tcW w:w="300" w:type="pct"/>
            <w:vAlign w:val="center"/>
          </w:tcPr>
          <w:p w14:paraId="4BE97BD2" w14:textId="77777777" w:rsidR="00B8750B" w:rsidRDefault="00B8750B" w:rsidP="00B019A9">
            <w:pPr>
              <w:pStyle w:val="NoSpacing"/>
            </w:pPr>
          </w:p>
        </w:tc>
        <w:tc>
          <w:tcPr>
            <w:tcW w:w="1313" w:type="pct"/>
            <w:vAlign w:val="center"/>
          </w:tcPr>
          <w:p w14:paraId="574013C9" w14:textId="77777777" w:rsidR="00B8750B" w:rsidRPr="00881790" w:rsidRDefault="00B8750B" w:rsidP="00B019A9">
            <w:pPr>
              <w:pStyle w:val="NoSpacing"/>
              <w:rPr>
                <w:color w:val="000000" w:themeColor="text1"/>
              </w:rPr>
            </w:pPr>
            <w:r w:rsidRPr="00881790">
              <w:rPr>
                <w:color w:val="000000" w:themeColor="text1"/>
              </w:rPr>
              <w:t>Cushioning material (i.e. wadded newspaper)</w:t>
            </w:r>
          </w:p>
        </w:tc>
        <w:tc>
          <w:tcPr>
            <w:tcW w:w="1897" w:type="pct"/>
            <w:vAlign w:val="center"/>
          </w:tcPr>
          <w:p w14:paraId="5043E075" w14:textId="0642B85E" w:rsidR="00B8750B" w:rsidRDefault="00B8750B" w:rsidP="00B019A9">
            <w:pPr>
              <w:pStyle w:val="NoSpacing"/>
            </w:pPr>
            <w:r>
              <w:t>Package samples for shipment</w:t>
            </w:r>
          </w:p>
        </w:tc>
        <w:tc>
          <w:tcPr>
            <w:tcW w:w="388" w:type="pct"/>
            <w:vAlign w:val="center"/>
          </w:tcPr>
          <w:p w14:paraId="5706CB8F" w14:textId="77777777" w:rsidR="00B8750B" w:rsidRDefault="00B8750B" w:rsidP="00397059">
            <w:pPr>
              <w:pStyle w:val="NoSpacing"/>
              <w:rPr>
                <w:rFonts w:ascii="Tahoma" w:hAnsi="Tahoma" w:cs="Tahoma"/>
                <w:sz w:val="16"/>
                <w:szCs w:val="16"/>
              </w:rPr>
            </w:pPr>
          </w:p>
        </w:tc>
        <w:tc>
          <w:tcPr>
            <w:tcW w:w="486" w:type="pct"/>
            <w:vAlign w:val="center"/>
          </w:tcPr>
          <w:p w14:paraId="3ABC0BBC" w14:textId="77777777" w:rsidR="00B8750B" w:rsidRDefault="00B8750B" w:rsidP="00397059">
            <w:pPr>
              <w:pStyle w:val="NoSpacing"/>
              <w:rPr>
                <w:rFonts w:ascii="Tahoma" w:hAnsi="Tahoma" w:cs="Tahoma"/>
                <w:sz w:val="16"/>
                <w:szCs w:val="16"/>
              </w:rPr>
            </w:pPr>
          </w:p>
        </w:tc>
      </w:tr>
      <w:tr w:rsidR="000963FA" w:rsidRPr="00012EFC" w14:paraId="1E32B81F" w14:textId="77777777" w:rsidTr="005A6AC3">
        <w:trPr>
          <w:gridAfter w:val="1"/>
          <w:wAfter w:w="25" w:type="pct"/>
          <w:cantSplit/>
        </w:trPr>
        <w:tc>
          <w:tcPr>
            <w:tcW w:w="591" w:type="pct"/>
            <w:vAlign w:val="center"/>
          </w:tcPr>
          <w:p w14:paraId="35565043" w14:textId="77777777" w:rsidR="00B8750B" w:rsidRDefault="00B8750B" w:rsidP="00B019A9">
            <w:pPr>
              <w:pStyle w:val="NoSpacing"/>
            </w:pPr>
          </w:p>
        </w:tc>
        <w:tc>
          <w:tcPr>
            <w:tcW w:w="300" w:type="pct"/>
            <w:vAlign w:val="center"/>
          </w:tcPr>
          <w:p w14:paraId="4B51DAED" w14:textId="77777777" w:rsidR="00B8750B" w:rsidRDefault="00B8750B" w:rsidP="00B019A9">
            <w:pPr>
              <w:pStyle w:val="NoSpacing"/>
            </w:pPr>
            <w:r>
              <w:t>R</w:t>
            </w:r>
          </w:p>
        </w:tc>
        <w:tc>
          <w:tcPr>
            <w:tcW w:w="1313" w:type="pct"/>
            <w:vAlign w:val="center"/>
          </w:tcPr>
          <w:p w14:paraId="1E48A5F8" w14:textId="77777777" w:rsidR="00B8750B" w:rsidRPr="00881790" w:rsidRDefault="00B8750B" w:rsidP="00B019A9">
            <w:pPr>
              <w:pStyle w:val="NoSpacing"/>
              <w:rPr>
                <w:color w:val="000000" w:themeColor="text1"/>
              </w:rPr>
            </w:pPr>
            <w:r w:rsidRPr="00881790">
              <w:rPr>
                <w:color w:val="000000" w:themeColor="text1"/>
              </w:rPr>
              <w:t>Packaging tape</w:t>
            </w:r>
          </w:p>
        </w:tc>
        <w:tc>
          <w:tcPr>
            <w:tcW w:w="1897" w:type="pct"/>
            <w:vAlign w:val="center"/>
          </w:tcPr>
          <w:p w14:paraId="6413D5D6" w14:textId="77777777" w:rsidR="00B8750B" w:rsidRDefault="00B8750B" w:rsidP="00B019A9">
            <w:pPr>
              <w:pStyle w:val="NoSpacing"/>
            </w:pPr>
            <w:r>
              <w:t>Package samples for shipment</w:t>
            </w:r>
          </w:p>
        </w:tc>
        <w:tc>
          <w:tcPr>
            <w:tcW w:w="388" w:type="pct"/>
            <w:vAlign w:val="center"/>
          </w:tcPr>
          <w:p w14:paraId="67FF5C2A" w14:textId="77777777" w:rsidR="00B8750B" w:rsidRDefault="00B8750B" w:rsidP="00397059">
            <w:pPr>
              <w:pStyle w:val="NoSpacing"/>
            </w:pPr>
            <w:r>
              <w:t>1</w:t>
            </w:r>
          </w:p>
        </w:tc>
        <w:tc>
          <w:tcPr>
            <w:tcW w:w="486" w:type="pct"/>
            <w:vAlign w:val="center"/>
          </w:tcPr>
          <w:p w14:paraId="4A7FA6E7" w14:textId="77777777" w:rsidR="00B8750B" w:rsidRDefault="00B8750B" w:rsidP="00397059">
            <w:pPr>
              <w:pStyle w:val="NoSpacing"/>
            </w:pPr>
            <w:r>
              <w:t>N</w:t>
            </w:r>
          </w:p>
        </w:tc>
      </w:tr>
      <w:tr w:rsidR="000963FA" w:rsidRPr="000D69D2" w14:paraId="7760C417" w14:textId="77777777" w:rsidTr="005A6AC3">
        <w:trPr>
          <w:cantSplit/>
        </w:trPr>
        <w:tc>
          <w:tcPr>
            <w:tcW w:w="5000" w:type="pct"/>
            <w:gridSpan w:val="7"/>
            <w:shd w:val="clear" w:color="auto" w:fill="D9D9D9" w:themeFill="background1" w:themeFillShade="D9"/>
            <w:vAlign w:val="center"/>
          </w:tcPr>
          <w:p w14:paraId="1ACE4CB0" w14:textId="77777777" w:rsidR="00B8750B" w:rsidRPr="00881790" w:rsidRDefault="00B8750B" w:rsidP="00B8750B">
            <w:pPr>
              <w:pStyle w:val="NoSpacing"/>
              <w:jc w:val="center"/>
              <w:rPr>
                <w:b/>
                <w:color w:val="000000" w:themeColor="text1"/>
              </w:rPr>
            </w:pPr>
            <w:r w:rsidRPr="00881790">
              <w:rPr>
                <w:b/>
                <w:color w:val="000000" w:themeColor="text1"/>
              </w:rPr>
              <w:t>Resources</w:t>
            </w:r>
          </w:p>
        </w:tc>
      </w:tr>
      <w:tr w:rsidR="000963FA" w:rsidRPr="00012EFC" w14:paraId="16E6B5E1" w14:textId="77777777" w:rsidTr="005A6AC3">
        <w:trPr>
          <w:gridAfter w:val="1"/>
          <w:wAfter w:w="25" w:type="pct"/>
          <w:cantSplit/>
        </w:trPr>
        <w:tc>
          <w:tcPr>
            <w:tcW w:w="591" w:type="pct"/>
            <w:vAlign w:val="center"/>
          </w:tcPr>
          <w:p w14:paraId="564FA37C" w14:textId="77777777" w:rsidR="00B8750B" w:rsidRDefault="00B8750B" w:rsidP="00B019A9">
            <w:pPr>
              <w:pStyle w:val="NoSpacing"/>
            </w:pPr>
          </w:p>
        </w:tc>
        <w:tc>
          <w:tcPr>
            <w:tcW w:w="300" w:type="pct"/>
            <w:vAlign w:val="center"/>
          </w:tcPr>
          <w:p w14:paraId="483FB2EC" w14:textId="77777777" w:rsidR="00B8750B" w:rsidRDefault="00B8750B" w:rsidP="00B019A9">
            <w:pPr>
              <w:pStyle w:val="NoSpacing"/>
            </w:pPr>
            <w:r>
              <w:t>R</w:t>
            </w:r>
          </w:p>
        </w:tc>
        <w:tc>
          <w:tcPr>
            <w:tcW w:w="1313" w:type="pct"/>
            <w:vAlign w:val="center"/>
          </w:tcPr>
          <w:p w14:paraId="4EBFF0A2" w14:textId="77777777" w:rsidR="00B8750B" w:rsidRPr="00881790" w:rsidRDefault="00B8750B" w:rsidP="00B019A9">
            <w:pPr>
              <w:pStyle w:val="NoSpacing"/>
              <w:rPr>
                <w:color w:val="000000" w:themeColor="text1"/>
              </w:rPr>
            </w:pPr>
            <w:r w:rsidRPr="00881790">
              <w:rPr>
                <w:color w:val="000000" w:themeColor="text1"/>
              </w:rPr>
              <w:t>Shipping manifest</w:t>
            </w:r>
          </w:p>
        </w:tc>
        <w:tc>
          <w:tcPr>
            <w:tcW w:w="1897" w:type="pct"/>
            <w:vAlign w:val="center"/>
          </w:tcPr>
          <w:p w14:paraId="347F5C15" w14:textId="77777777" w:rsidR="00B8750B" w:rsidRDefault="00B8750B" w:rsidP="00B019A9">
            <w:pPr>
              <w:pStyle w:val="NoSpacing"/>
            </w:pPr>
            <w:r>
              <w:t>Inventory of specimens being shipped</w:t>
            </w:r>
          </w:p>
        </w:tc>
        <w:tc>
          <w:tcPr>
            <w:tcW w:w="388" w:type="pct"/>
            <w:vAlign w:val="center"/>
          </w:tcPr>
          <w:p w14:paraId="14FC5451" w14:textId="77777777" w:rsidR="00B8750B" w:rsidRDefault="00B8750B" w:rsidP="00397059">
            <w:pPr>
              <w:pStyle w:val="NoSpacing"/>
            </w:pPr>
            <w:r>
              <w:t>1 per box</w:t>
            </w:r>
          </w:p>
        </w:tc>
        <w:tc>
          <w:tcPr>
            <w:tcW w:w="486" w:type="pct"/>
            <w:vAlign w:val="center"/>
          </w:tcPr>
          <w:p w14:paraId="2F3B743B" w14:textId="77777777" w:rsidR="00B8750B" w:rsidRDefault="00B8750B" w:rsidP="00397059">
            <w:pPr>
              <w:pStyle w:val="NoSpacing"/>
            </w:pPr>
            <w:r>
              <w:t>N</w:t>
            </w:r>
          </w:p>
        </w:tc>
      </w:tr>
      <w:tr w:rsidR="000963FA" w:rsidRPr="00012EFC" w14:paraId="75083F5D" w14:textId="77777777" w:rsidTr="005A6AC3">
        <w:trPr>
          <w:gridAfter w:val="1"/>
          <w:wAfter w:w="25" w:type="pct"/>
          <w:cantSplit/>
        </w:trPr>
        <w:tc>
          <w:tcPr>
            <w:tcW w:w="591" w:type="pct"/>
            <w:vAlign w:val="center"/>
          </w:tcPr>
          <w:p w14:paraId="2BDC464A" w14:textId="77777777" w:rsidR="00B8750B" w:rsidRDefault="00B8750B" w:rsidP="00B019A9">
            <w:pPr>
              <w:pStyle w:val="NoSpacing"/>
            </w:pPr>
          </w:p>
        </w:tc>
        <w:tc>
          <w:tcPr>
            <w:tcW w:w="300" w:type="pct"/>
            <w:vAlign w:val="center"/>
          </w:tcPr>
          <w:p w14:paraId="3C815EA6" w14:textId="77777777" w:rsidR="00B8750B" w:rsidRDefault="00B8750B" w:rsidP="00B019A9">
            <w:pPr>
              <w:pStyle w:val="NoSpacing"/>
            </w:pPr>
            <w:r>
              <w:t>S</w:t>
            </w:r>
          </w:p>
        </w:tc>
        <w:tc>
          <w:tcPr>
            <w:tcW w:w="1313" w:type="pct"/>
            <w:vAlign w:val="center"/>
          </w:tcPr>
          <w:p w14:paraId="4A18D102" w14:textId="77777777" w:rsidR="00B8750B" w:rsidRPr="00881790" w:rsidRDefault="00B8750B" w:rsidP="00B019A9">
            <w:pPr>
              <w:pStyle w:val="NoSpacing"/>
              <w:rPr>
                <w:color w:val="000000" w:themeColor="text1"/>
              </w:rPr>
            </w:pPr>
            <w:r w:rsidRPr="00881790">
              <w:rPr>
                <w:color w:val="000000" w:themeColor="text1"/>
              </w:rPr>
              <w:t>USDA Permit to Receive Soils or Compliance Agreement</w:t>
            </w:r>
          </w:p>
        </w:tc>
        <w:tc>
          <w:tcPr>
            <w:tcW w:w="1897" w:type="pct"/>
            <w:vAlign w:val="center"/>
          </w:tcPr>
          <w:p w14:paraId="3517173D" w14:textId="77777777" w:rsidR="00B8750B" w:rsidRDefault="00B8750B" w:rsidP="00B019A9">
            <w:pPr>
              <w:pStyle w:val="NoSpacing"/>
            </w:pPr>
            <w:r>
              <w:t>Comply with USDA regulations for quarantine soils</w:t>
            </w:r>
          </w:p>
        </w:tc>
        <w:tc>
          <w:tcPr>
            <w:tcW w:w="388" w:type="pct"/>
            <w:vAlign w:val="center"/>
          </w:tcPr>
          <w:p w14:paraId="51E34D03" w14:textId="77777777" w:rsidR="00B8750B" w:rsidRDefault="00B8750B" w:rsidP="00397059">
            <w:pPr>
              <w:pStyle w:val="NoSpacing"/>
            </w:pPr>
            <w:r>
              <w:t>1 per box</w:t>
            </w:r>
          </w:p>
        </w:tc>
        <w:tc>
          <w:tcPr>
            <w:tcW w:w="486" w:type="pct"/>
            <w:vAlign w:val="center"/>
          </w:tcPr>
          <w:p w14:paraId="180E3B5E" w14:textId="77777777" w:rsidR="00B8750B" w:rsidRDefault="00B8750B" w:rsidP="00397059">
            <w:pPr>
              <w:pStyle w:val="NoSpacing"/>
            </w:pPr>
            <w:r>
              <w:t>N</w:t>
            </w:r>
          </w:p>
        </w:tc>
      </w:tr>
    </w:tbl>
    <w:p w14:paraId="2FB7AEA3" w14:textId="77777777" w:rsidR="00B8750B" w:rsidRDefault="00B8750B" w:rsidP="00B8750B">
      <w:pPr>
        <w:rPr>
          <w:sz w:val="18"/>
          <w:lang w:eastAsia="ja-JP"/>
        </w:rPr>
      </w:pPr>
      <w:r w:rsidRPr="00777CEF">
        <w:rPr>
          <w:sz w:val="18"/>
          <w:lang w:eastAsia="ja-JP"/>
        </w:rPr>
        <w:t>R/S=Required/Suggested</w:t>
      </w:r>
    </w:p>
    <w:p w14:paraId="0861A888" w14:textId="3D9AF5AB" w:rsidR="00B8750B" w:rsidRDefault="00B8750B" w:rsidP="00B8750B">
      <w:pPr>
        <w:rPr>
          <w:sz w:val="18"/>
          <w:lang w:eastAsia="ja-JP"/>
        </w:rPr>
      </w:pPr>
    </w:p>
    <w:p w14:paraId="043261AC" w14:textId="77777777" w:rsidR="002A3909" w:rsidRDefault="002A3909">
      <w:pPr>
        <w:rPr>
          <w:b/>
          <w:bCs/>
          <w:sz w:val="20"/>
          <w:szCs w:val="20"/>
        </w:rPr>
      </w:pPr>
      <w:r>
        <w:br w:type="page"/>
      </w:r>
    </w:p>
    <w:p w14:paraId="5E0C9B14" w14:textId="48EE271B" w:rsidR="0011338F" w:rsidRDefault="0011338F" w:rsidP="00F9421F">
      <w:pPr>
        <w:pStyle w:val="Caption"/>
      </w:pPr>
      <w:bookmarkStart w:id="49" w:name="_Toc307845582"/>
      <w:r w:rsidRPr="4227594D">
        <w:lastRenderedPageBreak/>
        <w:t xml:space="preserve">Table </w:t>
      </w:r>
      <w:r w:rsidR="00FF6241">
        <w:t>1</w:t>
      </w:r>
      <w:r w:rsidR="00060B1A">
        <w:t>3</w:t>
      </w:r>
      <w:r w:rsidRPr="33B58398">
        <w:t xml:space="preserve">. </w:t>
      </w:r>
      <w:r>
        <w:t xml:space="preserve">Equipment List - Shipping of </w:t>
      </w:r>
      <w:r w:rsidR="00363217">
        <w:t>s</w:t>
      </w:r>
      <w:r>
        <w:t xml:space="preserve">amples for </w:t>
      </w:r>
      <w:r w:rsidR="00363217">
        <w:t>microbial molecular analysis and N t</w:t>
      </w:r>
      <w:r>
        <w:t>ransformations.</w:t>
      </w:r>
      <w:bookmarkEnd w:id="49"/>
    </w:p>
    <w:tbl>
      <w:tblPr>
        <w:tblW w:w="48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05"/>
        <w:gridCol w:w="553"/>
        <w:gridCol w:w="2398"/>
        <w:gridCol w:w="3519"/>
        <w:gridCol w:w="809"/>
        <w:gridCol w:w="768"/>
      </w:tblGrid>
      <w:tr w:rsidR="000963FA" w:rsidRPr="00012EFC" w14:paraId="13DDCE16" w14:textId="77777777" w:rsidTr="005A6AC3">
        <w:trPr>
          <w:cantSplit/>
          <w:trHeight w:val="1250"/>
          <w:tblHeader/>
        </w:trPr>
        <w:tc>
          <w:tcPr>
            <w:tcW w:w="651" w:type="pct"/>
            <w:shd w:val="clear" w:color="auto" w:fill="92D050"/>
            <w:vAlign w:val="center"/>
          </w:tcPr>
          <w:p w14:paraId="4EFAC24D" w14:textId="77777777" w:rsidR="00B8750B" w:rsidRPr="00012EFC" w:rsidRDefault="00B8750B" w:rsidP="00B8750B">
            <w:pPr>
              <w:keepNext/>
              <w:spacing w:after="0" w:line="240" w:lineRule="auto"/>
              <w:rPr>
                <w:sz w:val="18"/>
                <w:szCs w:val="18"/>
              </w:rPr>
            </w:pPr>
            <w:r w:rsidRPr="00012EFC">
              <w:rPr>
                <w:b/>
                <w:bCs/>
              </w:rPr>
              <w:t>Item No.</w:t>
            </w:r>
          </w:p>
        </w:tc>
        <w:tc>
          <w:tcPr>
            <w:tcW w:w="299" w:type="pct"/>
            <w:shd w:val="clear" w:color="auto" w:fill="92D050"/>
            <w:vAlign w:val="center"/>
          </w:tcPr>
          <w:p w14:paraId="04FCE4AC" w14:textId="77777777" w:rsidR="00B8750B" w:rsidRPr="00012EFC" w:rsidRDefault="00B8750B" w:rsidP="00B8750B">
            <w:pPr>
              <w:keepNext/>
              <w:spacing w:after="0" w:line="240" w:lineRule="auto"/>
              <w:rPr>
                <w:b/>
                <w:bCs/>
              </w:rPr>
            </w:pPr>
            <w:r>
              <w:rPr>
                <w:b/>
                <w:bCs/>
              </w:rPr>
              <w:t>R/S</w:t>
            </w:r>
          </w:p>
        </w:tc>
        <w:tc>
          <w:tcPr>
            <w:tcW w:w="1296" w:type="pct"/>
            <w:shd w:val="clear" w:color="auto" w:fill="92D050"/>
            <w:vAlign w:val="center"/>
          </w:tcPr>
          <w:p w14:paraId="74DD4A70" w14:textId="77777777" w:rsidR="00B8750B" w:rsidRPr="00012EFC" w:rsidRDefault="00B8750B" w:rsidP="00B8750B">
            <w:pPr>
              <w:keepNext/>
              <w:spacing w:after="0" w:line="240" w:lineRule="auto"/>
              <w:rPr>
                <w:b/>
                <w:bCs/>
              </w:rPr>
            </w:pPr>
            <w:r w:rsidRPr="00012EFC">
              <w:rPr>
                <w:b/>
                <w:bCs/>
              </w:rPr>
              <w:t>Description</w:t>
            </w:r>
          </w:p>
        </w:tc>
        <w:tc>
          <w:tcPr>
            <w:tcW w:w="1902" w:type="pct"/>
            <w:shd w:val="clear" w:color="auto" w:fill="92D050"/>
            <w:vAlign w:val="center"/>
          </w:tcPr>
          <w:p w14:paraId="687D8E1D" w14:textId="77777777" w:rsidR="00B8750B" w:rsidRPr="00012EFC" w:rsidRDefault="00B8750B" w:rsidP="00B8750B">
            <w:pPr>
              <w:keepNext/>
              <w:spacing w:after="0" w:line="240" w:lineRule="auto"/>
              <w:rPr>
                <w:b/>
                <w:bCs/>
              </w:rPr>
            </w:pPr>
            <w:r w:rsidRPr="00012EFC">
              <w:rPr>
                <w:b/>
                <w:bCs/>
              </w:rPr>
              <w:t>Purpose</w:t>
            </w:r>
          </w:p>
        </w:tc>
        <w:tc>
          <w:tcPr>
            <w:tcW w:w="437" w:type="pct"/>
            <w:shd w:val="clear" w:color="auto" w:fill="92D050"/>
            <w:textDirection w:val="btLr"/>
            <w:vAlign w:val="center"/>
          </w:tcPr>
          <w:p w14:paraId="33C1F03D" w14:textId="77777777" w:rsidR="00B8750B" w:rsidRPr="00012EFC" w:rsidRDefault="00B8750B" w:rsidP="00B8750B">
            <w:pPr>
              <w:keepNext/>
              <w:spacing w:after="0" w:line="240" w:lineRule="auto"/>
              <w:ind w:left="113" w:right="113"/>
              <w:jc w:val="center"/>
              <w:rPr>
                <w:b/>
                <w:bCs/>
              </w:rPr>
            </w:pPr>
            <w:r w:rsidRPr="00012EFC">
              <w:rPr>
                <w:b/>
                <w:bCs/>
              </w:rPr>
              <w:t>Quantity</w:t>
            </w:r>
            <w:r>
              <w:rPr>
                <w:b/>
                <w:bCs/>
              </w:rPr>
              <w:t>*</w:t>
            </w:r>
          </w:p>
        </w:tc>
        <w:tc>
          <w:tcPr>
            <w:tcW w:w="415" w:type="pct"/>
            <w:shd w:val="clear" w:color="auto" w:fill="92D050"/>
            <w:textDirection w:val="btLr"/>
            <w:vAlign w:val="center"/>
          </w:tcPr>
          <w:p w14:paraId="322A17BF" w14:textId="77777777" w:rsidR="00B8750B" w:rsidRPr="00012EFC" w:rsidRDefault="00B8750B" w:rsidP="00B8750B">
            <w:pPr>
              <w:keepNext/>
              <w:spacing w:after="0" w:line="240" w:lineRule="auto"/>
              <w:ind w:left="113" w:right="113"/>
              <w:jc w:val="center"/>
              <w:rPr>
                <w:b/>
                <w:bCs/>
              </w:rPr>
            </w:pPr>
            <w:r w:rsidRPr="00012EFC">
              <w:rPr>
                <w:b/>
                <w:bCs/>
              </w:rPr>
              <w:t>Special Handling</w:t>
            </w:r>
          </w:p>
        </w:tc>
      </w:tr>
      <w:tr w:rsidR="000963FA" w:rsidRPr="000D69D2" w14:paraId="5B671561" w14:textId="77777777" w:rsidTr="005A6AC3">
        <w:trPr>
          <w:cantSplit/>
        </w:trPr>
        <w:tc>
          <w:tcPr>
            <w:tcW w:w="5000" w:type="pct"/>
            <w:gridSpan w:val="6"/>
            <w:shd w:val="clear" w:color="auto" w:fill="D9D9D9" w:themeFill="background1" w:themeFillShade="D9"/>
            <w:vAlign w:val="center"/>
          </w:tcPr>
          <w:p w14:paraId="3F37D159" w14:textId="77777777" w:rsidR="00B8750B" w:rsidRPr="000D69D2" w:rsidRDefault="00B8750B" w:rsidP="00B8750B">
            <w:pPr>
              <w:pStyle w:val="NoSpacing"/>
              <w:jc w:val="center"/>
              <w:rPr>
                <w:b/>
              </w:rPr>
            </w:pPr>
            <w:r w:rsidRPr="000D69D2">
              <w:rPr>
                <w:b/>
              </w:rPr>
              <w:t>Consumable items</w:t>
            </w:r>
          </w:p>
        </w:tc>
      </w:tr>
      <w:tr w:rsidR="000963FA" w:rsidRPr="00012EFC" w14:paraId="3D4E4FE7" w14:textId="77777777" w:rsidTr="005A6AC3">
        <w:trPr>
          <w:cantSplit/>
        </w:trPr>
        <w:tc>
          <w:tcPr>
            <w:tcW w:w="651" w:type="pct"/>
            <w:vAlign w:val="center"/>
          </w:tcPr>
          <w:p w14:paraId="1CAC001C" w14:textId="77777777" w:rsidR="00B8750B" w:rsidRDefault="00B8750B" w:rsidP="00B019A9">
            <w:pPr>
              <w:pStyle w:val="NoSpacing"/>
            </w:pPr>
            <w:r>
              <w:t>MX102297</w:t>
            </w:r>
          </w:p>
        </w:tc>
        <w:tc>
          <w:tcPr>
            <w:tcW w:w="299" w:type="pct"/>
            <w:vAlign w:val="center"/>
          </w:tcPr>
          <w:p w14:paraId="0D8CEBCC" w14:textId="77777777" w:rsidR="00B8750B" w:rsidRDefault="00B8750B" w:rsidP="00B019A9">
            <w:pPr>
              <w:pStyle w:val="NoSpacing"/>
            </w:pPr>
            <w:r>
              <w:t>R</w:t>
            </w:r>
          </w:p>
        </w:tc>
        <w:tc>
          <w:tcPr>
            <w:tcW w:w="1296" w:type="pct"/>
            <w:vAlign w:val="center"/>
          </w:tcPr>
          <w:p w14:paraId="723E985E" w14:textId="77777777" w:rsidR="00B8750B" w:rsidRPr="00881790" w:rsidRDefault="00B8750B" w:rsidP="00B019A9">
            <w:pPr>
              <w:pStyle w:val="NoSpacing"/>
              <w:rPr>
                <w:color w:val="000000" w:themeColor="text1"/>
              </w:rPr>
            </w:pPr>
            <w:r w:rsidRPr="00881790">
              <w:rPr>
                <w:color w:val="000000" w:themeColor="text1"/>
              </w:rPr>
              <w:t>Cardboard box or insulated shipper, UN packing group III</w:t>
            </w:r>
          </w:p>
        </w:tc>
        <w:tc>
          <w:tcPr>
            <w:tcW w:w="1902" w:type="pct"/>
            <w:vAlign w:val="center"/>
          </w:tcPr>
          <w:p w14:paraId="6668553E" w14:textId="77777777" w:rsidR="00B8750B" w:rsidRDefault="00B8750B" w:rsidP="00B019A9">
            <w:pPr>
              <w:pStyle w:val="NoSpacing"/>
            </w:pPr>
            <w:r>
              <w:t>Package samples for shipment</w:t>
            </w:r>
          </w:p>
        </w:tc>
        <w:tc>
          <w:tcPr>
            <w:tcW w:w="437" w:type="pct"/>
            <w:vAlign w:val="center"/>
          </w:tcPr>
          <w:p w14:paraId="4B9B188B" w14:textId="77777777" w:rsidR="00B8750B" w:rsidRDefault="00B8750B" w:rsidP="00CB499B">
            <w:pPr>
              <w:pStyle w:val="NoSpacing"/>
            </w:pPr>
            <w:r>
              <w:t>1</w:t>
            </w:r>
          </w:p>
        </w:tc>
        <w:tc>
          <w:tcPr>
            <w:tcW w:w="415" w:type="pct"/>
            <w:vAlign w:val="center"/>
          </w:tcPr>
          <w:p w14:paraId="1809715A" w14:textId="77777777" w:rsidR="00B8750B" w:rsidRDefault="00B8750B" w:rsidP="00CB499B">
            <w:pPr>
              <w:pStyle w:val="NoSpacing"/>
            </w:pPr>
            <w:r>
              <w:t>N</w:t>
            </w:r>
          </w:p>
        </w:tc>
      </w:tr>
      <w:tr w:rsidR="000963FA" w:rsidRPr="00012EFC" w14:paraId="6EC6CBB8" w14:textId="77777777" w:rsidTr="005A6AC3">
        <w:trPr>
          <w:cantSplit/>
        </w:trPr>
        <w:tc>
          <w:tcPr>
            <w:tcW w:w="651" w:type="pct"/>
            <w:vAlign w:val="center"/>
          </w:tcPr>
          <w:p w14:paraId="005C3254" w14:textId="77777777" w:rsidR="00B8750B" w:rsidRDefault="00B8750B" w:rsidP="00B019A9">
            <w:pPr>
              <w:pStyle w:val="NoSpacing"/>
            </w:pPr>
          </w:p>
        </w:tc>
        <w:tc>
          <w:tcPr>
            <w:tcW w:w="299" w:type="pct"/>
            <w:vAlign w:val="center"/>
          </w:tcPr>
          <w:p w14:paraId="6C037916" w14:textId="77777777" w:rsidR="00B8750B" w:rsidRDefault="00B8750B" w:rsidP="00B019A9">
            <w:pPr>
              <w:pStyle w:val="NoSpacing"/>
            </w:pPr>
          </w:p>
        </w:tc>
        <w:tc>
          <w:tcPr>
            <w:tcW w:w="1296" w:type="pct"/>
            <w:vAlign w:val="center"/>
          </w:tcPr>
          <w:p w14:paraId="5C492027" w14:textId="77777777" w:rsidR="00B8750B" w:rsidRPr="00881790" w:rsidRDefault="00B8750B" w:rsidP="00B019A9">
            <w:pPr>
              <w:pStyle w:val="NoSpacing"/>
              <w:rPr>
                <w:color w:val="000000" w:themeColor="text1"/>
              </w:rPr>
            </w:pPr>
            <w:r w:rsidRPr="00881790">
              <w:rPr>
                <w:color w:val="000000" w:themeColor="text1"/>
              </w:rPr>
              <w:t>Cushioning material (i.e. wadded newspaper)</w:t>
            </w:r>
          </w:p>
        </w:tc>
        <w:tc>
          <w:tcPr>
            <w:tcW w:w="1902" w:type="pct"/>
            <w:vAlign w:val="center"/>
          </w:tcPr>
          <w:p w14:paraId="7C635440" w14:textId="77777777" w:rsidR="00B8750B" w:rsidRDefault="00B8750B" w:rsidP="00B019A9">
            <w:pPr>
              <w:pStyle w:val="NoSpacing"/>
            </w:pPr>
          </w:p>
        </w:tc>
        <w:tc>
          <w:tcPr>
            <w:tcW w:w="437" w:type="pct"/>
            <w:vAlign w:val="center"/>
          </w:tcPr>
          <w:p w14:paraId="09A42486" w14:textId="77777777" w:rsidR="00B8750B" w:rsidRDefault="00B8750B" w:rsidP="00CB499B">
            <w:pPr>
              <w:pStyle w:val="NoSpacing"/>
              <w:rPr>
                <w:rFonts w:ascii="Tahoma" w:hAnsi="Tahoma" w:cs="Tahoma"/>
                <w:sz w:val="16"/>
                <w:szCs w:val="16"/>
              </w:rPr>
            </w:pPr>
          </w:p>
        </w:tc>
        <w:tc>
          <w:tcPr>
            <w:tcW w:w="415" w:type="pct"/>
            <w:vAlign w:val="center"/>
          </w:tcPr>
          <w:p w14:paraId="7919D329" w14:textId="77777777" w:rsidR="00B8750B" w:rsidRDefault="00B8750B" w:rsidP="00CB499B">
            <w:pPr>
              <w:pStyle w:val="NoSpacing"/>
            </w:pPr>
          </w:p>
        </w:tc>
      </w:tr>
      <w:tr w:rsidR="000963FA" w:rsidRPr="00012EFC" w14:paraId="27D284C0" w14:textId="77777777" w:rsidTr="005A6AC3">
        <w:trPr>
          <w:cantSplit/>
        </w:trPr>
        <w:tc>
          <w:tcPr>
            <w:tcW w:w="651" w:type="pct"/>
            <w:vAlign w:val="center"/>
          </w:tcPr>
          <w:p w14:paraId="5B824D66" w14:textId="77777777" w:rsidR="00B8750B" w:rsidRDefault="00B8750B" w:rsidP="00B019A9">
            <w:pPr>
              <w:pStyle w:val="NoSpacing"/>
            </w:pPr>
          </w:p>
        </w:tc>
        <w:tc>
          <w:tcPr>
            <w:tcW w:w="299" w:type="pct"/>
            <w:vAlign w:val="center"/>
          </w:tcPr>
          <w:p w14:paraId="30E03020" w14:textId="77777777" w:rsidR="00B8750B" w:rsidRDefault="00B8750B" w:rsidP="00B019A9">
            <w:pPr>
              <w:pStyle w:val="NoSpacing"/>
            </w:pPr>
            <w:r>
              <w:t>R</w:t>
            </w:r>
          </w:p>
        </w:tc>
        <w:tc>
          <w:tcPr>
            <w:tcW w:w="1296" w:type="pct"/>
            <w:vAlign w:val="center"/>
          </w:tcPr>
          <w:p w14:paraId="23A30EF3" w14:textId="77777777" w:rsidR="00B8750B" w:rsidRPr="00881790" w:rsidRDefault="00B8750B" w:rsidP="00B019A9">
            <w:pPr>
              <w:pStyle w:val="NoSpacing"/>
              <w:rPr>
                <w:color w:val="000000" w:themeColor="text1"/>
              </w:rPr>
            </w:pPr>
            <w:r w:rsidRPr="00881790">
              <w:rPr>
                <w:color w:val="000000" w:themeColor="text1"/>
              </w:rPr>
              <w:t>Dry ice shipping label</w:t>
            </w:r>
          </w:p>
        </w:tc>
        <w:tc>
          <w:tcPr>
            <w:tcW w:w="1902" w:type="pct"/>
            <w:vAlign w:val="center"/>
          </w:tcPr>
          <w:p w14:paraId="41813327" w14:textId="77777777" w:rsidR="00B8750B" w:rsidRDefault="00B8750B" w:rsidP="00B019A9">
            <w:pPr>
              <w:pStyle w:val="NoSpacing"/>
            </w:pPr>
            <w:r>
              <w:t>Label shipments containing dry ice</w:t>
            </w:r>
          </w:p>
        </w:tc>
        <w:tc>
          <w:tcPr>
            <w:tcW w:w="437" w:type="pct"/>
            <w:vAlign w:val="center"/>
          </w:tcPr>
          <w:p w14:paraId="149445D3" w14:textId="77777777" w:rsidR="00B8750B" w:rsidRDefault="00B8750B" w:rsidP="00CB499B">
            <w:pPr>
              <w:pStyle w:val="NoSpacing"/>
            </w:pPr>
            <w:r>
              <w:t>1</w:t>
            </w:r>
          </w:p>
        </w:tc>
        <w:tc>
          <w:tcPr>
            <w:tcW w:w="415" w:type="pct"/>
            <w:vAlign w:val="center"/>
          </w:tcPr>
          <w:p w14:paraId="17475D49" w14:textId="77777777" w:rsidR="00B8750B" w:rsidRDefault="00B8750B" w:rsidP="00CB499B">
            <w:pPr>
              <w:pStyle w:val="NoSpacing"/>
            </w:pPr>
            <w:r>
              <w:t>N</w:t>
            </w:r>
          </w:p>
        </w:tc>
      </w:tr>
      <w:tr w:rsidR="000963FA" w:rsidRPr="00012EFC" w14:paraId="56BEEFF2" w14:textId="77777777" w:rsidTr="005A6AC3">
        <w:trPr>
          <w:cantSplit/>
        </w:trPr>
        <w:tc>
          <w:tcPr>
            <w:tcW w:w="651" w:type="pct"/>
            <w:vAlign w:val="center"/>
          </w:tcPr>
          <w:p w14:paraId="523B7B50" w14:textId="77777777" w:rsidR="00B8750B" w:rsidRDefault="00B8750B" w:rsidP="00B019A9">
            <w:pPr>
              <w:pStyle w:val="NoSpacing"/>
            </w:pPr>
            <w:r>
              <w:t>MX100212</w:t>
            </w:r>
          </w:p>
        </w:tc>
        <w:tc>
          <w:tcPr>
            <w:tcW w:w="299" w:type="pct"/>
            <w:vAlign w:val="center"/>
          </w:tcPr>
          <w:p w14:paraId="4EF6836E" w14:textId="77777777" w:rsidR="00B8750B" w:rsidRDefault="00B8750B" w:rsidP="00B019A9">
            <w:pPr>
              <w:pStyle w:val="NoSpacing"/>
            </w:pPr>
            <w:r>
              <w:t>R</w:t>
            </w:r>
          </w:p>
        </w:tc>
        <w:tc>
          <w:tcPr>
            <w:tcW w:w="1296" w:type="pct"/>
            <w:vAlign w:val="center"/>
          </w:tcPr>
          <w:p w14:paraId="621CE4DB" w14:textId="77777777" w:rsidR="00B8750B" w:rsidRPr="00881790" w:rsidRDefault="00B8750B" w:rsidP="00B019A9">
            <w:pPr>
              <w:pStyle w:val="NoSpacing"/>
              <w:rPr>
                <w:color w:val="000000" w:themeColor="text1"/>
              </w:rPr>
            </w:pPr>
            <w:r w:rsidRPr="00881790">
              <w:rPr>
                <w:color w:val="000000" w:themeColor="text1"/>
              </w:rPr>
              <w:t>Dry ice, pelletized</w:t>
            </w:r>
          </w:p>
        </w:tc>
        <w:tc>
          <w:tcPr>
            <w:tcW w:w="1902" w:type="pct"/>
            <w:vAlign w:val="center"/>
          </w:tcPr>
          <w:p w14:paraId="098493DB" w14:textId="77777777" w:rsidR="00B8750B" w:rsidRDefault="00B8750B" w:rsidP="00B019A9">
            <w:pPr>
              <w:pStyle w:val="NoSpacing"/>
            </w:pPr>
            <w:r>
              <w:t>Keep samples frozen during shipment</w:t>
            </w:r>
          </w:p>
        </w:tc>
        <w:tc>
          <w:tcPr>
            <w:tcW w:w="437" w:type="pct"/>
            <w:vAlign w:val="center"/>
          </w:tcPr>
          <w:p w14:paraId="3E28FA6C" w14:textId="4D98E12B" w:rsidR="00B8750B" w:rsidRDefault="00B8750B" w:rsidP="00CB499B">
            <w:pPr>
              <w:pStyle w:val="NoSpacing"/>
            </w:pPr>
            <w:r>
              <w:t xml:space="preserve">20* </w:t>
            </w:r>
            <w:r w:rsidR="000963FA">
              <w:t>lb</w:t>
            </w:r>
            <w:r>
              <w:t>s</w:t>
            </w:r>
          </w:p>
        </w:tc>
        <w:tc>
          <w:tcPr>
            <w:tcW w:w="415" w:type="pct"/>
            <w:vAlign w:val="center"/>
          </w:tcPr>
          <w:p w14:paraId="451BCE1C" w14:textId="77777777" w:rsidR="00B8750B" w:rsidRDefault="00B8750B" w:rsidP="00CB499B">
            <w:pPr>
              <w:pStyle w:val="NoSpacing"/>
            </w:pPr>
            <w:r>
              <w:t>Y</w:t>
            </w:r>
          </w:p>
        </w:tc>
      </w:tr>
      <w:tr w:rsidR="000963FA" w:rsidRPr="00012EFC" w14:paraId="6BDC1FB7" w14:textId="77777777" w:rsidTr="005A6AC3">
        <w:trPr>
          <w:cantSplit/>
        </w:trPr>
        <w:tc>
          <w:tcPr>
            <w:tcW w:w="651" w:type="pct"/>
            <w:vAlign w:val="center"/>
          </w:tcPr>
          <w:p w14:paraId="760806B4" w14:textId="77777777" w:rsidR="00B8750B" w:rsidRDefault="00B8750B" w:rsidP="00B019A9">
            <w:pPr>
              <w:pStyle w:val="NoSpacing"/>
            </w:pPr>
          </w:p>
        </w:tc>
        <w:tc>
          <w:tcPr>
            <w:tcW w:w="299" w:type="pct"/>
            <w:vAlign w:val="center"/>
          </w:tcPr>
          <w:p w14:paraId="2CF627E5" w14:textId="77777777" w:rsidR="00B8750B" w:rsidRDefault="00B8750B" w:rsidP="00B019A9">
            <w:pPr>
              <w:pStyle w:val="NoSpacing"/>
            </w:pPr>
            <w:r>
              <w:t>R</w:t>
            </w:r>
          </w:p>
        </w:tc>
        <w:tc>
          <w:tcPr>
            <w:tcW w:w="1296" w:type="pct"/>
            <w:vAlign w:val="center"/>
          </w:tcPr>
          <w:p w14:paraId="7A654372" w14:textId="77777777" w:rsidR="00B8750B" w:rsidRPr="00881790" w:rsidRDefault="00B8750B" w:rsidP="00B019A9">
            <w:pPr>
              <w:pStyle w:val="NoSpacing"/>
              <w:rPr>
                <w:color w:val="000000" w:themeColor="text1"/>
              </w:rPr>
            </w:pPr>
            <w:r w:rsidRPr="00881790">
              <w:rPr>
                <w:color w:val="000000" w:themeColor="text1"/>
              </w:rPr>
              <w:t>Packaging tape</w:t>
            </w:r>
          </w:p>
        </w:tc>
        <w:tc>
          <w:tcPr>
            <w:tcW w:w="1902" w:type="pct"/>
            <w:vAlign w:val="center"/>
          </w:tcPr>
          <w:p w14:paraId="19D962A7" w14:textId="77777777" w:rsidR="00B8750B" w:rsidRDefault="00B8750B" w:rsidP="00B019A9">
            <w:pPr>
              <w:pStyle w:val="NoSpacing"/>
            </w:pPr>
            <w:r>
              <w:t>Package samples for shipment</w:t>
            </w:r>
          </w:p>
        </w:tc>
        <w:tc>
          <w:tcPr>
            <w:tcW w:w="437" w:type="pct"/>
            <w:vAlign w:val="center"/>
          </w:tcPr>
          <w:p w14:paraId="43AA6C45" w14:textId="77777777" w:rsidR="00B8750B" w:rsidRDefault="00B8750B" w:rsidP="00CB499B">
            <w:pPr>
              <w:pStyle w:val="NoSpacing"/>
            </w:pPr>
            <w:r>
              <w:t>1</w:t>
            </w:r>
          </w:p>
        </w:tc>
        <w:tc>
          <w:tcPr>
            <w:tcW w:w="415" w:type="pct"/>
            <w:vAlign w:val="center"/>
          </w:tcPr>
          <w:p w14:paraId="7C087778" w14:textId="77777777" w:rsidR="00B8750B" w:rsidRDefault="00B8750B" w:rsidP="00CB499B">
            <w:pPr>
              <w:pStyle w:val="NoSpacing"/>
            </w:pPr>
            <w:r>
              <w:t>N</w:t>
            </w:r>
          </w:p>
        </w:tc>
      </w:tr>
      <w:tr w:rsidR="000963FA" w:rsidRPr="00012EFC" w14:paraId="35296E41" w14:textId="77777777" w:rsidTr="005A6AC3">
        <w:trPr>
          <w:cantSplit/>
        </w:trPr>
        <w:tc>
          <w:tcPr>
            <w:tcW w:w="651" w:type="pct"/>
            <w:vAlign w:val="center"/>
          </w:tcPr>
          <w:p w14:paraId="76B9A9AF" w14:textId="77777777" w:rsidR="00B8750B" w:rsidRDefault="00B8750B" w:rsidP="00B019A9">
            <w:pPr>
              <w:pStyle w:val="NoSpacing"/>
            </w:pPr>
            <w:r>
              <w:t>MX100592</w:t>
            </w:r>
          </w:p>
        </w:tc>
        <w:tc>
          <w:tcPr>
            <w:tcW w:w="299" w:type="pct"/>
            <w:vAlign w:val="center"/>
          </w:tcPr>
          <w:p w14:paraId="4BAFA8AB" w14:textId="77777777" w:rsidR="00B8750B" w:rsidRDefault="00B8750B" w:rsidP="00B019A9">
            <w:pPr>
              <w:pStyle w:val="NoSpacing"/>
            </w:pPr>
            <w:r>
              <w:t>R</w:t>
            </w:r>
          </w:p>
        </w:tc>
        <w:tc>
          <w:tcPr>
            <w:tcW w:w="1296" w:type="pct"/>
            <w:vAlign w:val="center"/>
          </w:tcPr>
          <w:p w14:paraId="2CE678F8" w14:textId="77777777" w:rsidR="00B8750B" w:rsidRPr="00881790" w:rsidRDefault="00B8750B" w:rsidP="00B019A9">
            <w:pPr>
              <w:pStyle w:val="NoSpacing"/>
              <w:rPr>
                <w:color w:val="000000" w:themeColor="text1"/>
              </w:rPr>
            </w:pPr>
            <w:r w:rsidRPr="00881790">
              <w:rPr>
                <w:color w:val="000000" w:themeColor="text1"/>
              </w:rPr>
              <w:t>Resealable plastic bag, 1 gal, 4 mil</w:t>
            </w:r>
          </w:p>
        </w:tc>
        <w:tc>
          <w:tcPr>
            <w:tcW w:w="1902" w:type="pct"/>
            <w:vAlign w:val="center"/>
          </w:tcPr>
          <w:p w14:paraId="20BB9B8F" w14:textId="77777777" w:rsidR="00B8750B" w:rsidRDefault="00B8750B" w:rsidP="00B019A9">
            <w:pPr>
              <w:pStyle w:val="NoSpacing"/>
            </w:pPr>
            <w:r>
              <w:t>Organize sample bags</w:t>
            </w:r>
          </w:p>
        </w:tc>
        <w:tc>
          <w:tcPr>
            <w:tcW w:w="437" w:type="pct"/>
            <w:vAlign w:val="center"/>
          </w:tcPr>
          <w:p w14:paraId="584B9224" w14:textId="77777777" w:rsidR="00B8750B" w:rsidRDefault="00B8750B" w:rsidP="00CB499B">
            <w:pPr>
              <w:pStyle w:val="NoSpacing"/>
            </w:pPr>
            <w:r>
              <w:t>~3</w:t>
            </w:r>
          </w:p>
        </w:tc>
        <w:tc>
          <w:tcPr>
            <w:tcW w:w="415" w:type="pct"/>
            <w:vAlign w:val="center"/>
          </w:tcPr>
          <w:p w14:paraId="66325D12" w14:textId="77777777" w:rsidR="00B8750B" w:rsidRDefault="00B8750B" w:rsidP="00CB499B">
            <w:pPr>
              <w:pStyle w:val="NoSpacing"/>
            </w:pPr>
            <w:r>
              <w:t>N</w:t>
            </w:r>
          </w:p>
        </w:tc>
      </w:tr>
      <w:tr w:rsidR="000963FA" w:rsidRPr="00012EFC" w14:paraId="09815FE9" w14:textId="77777777" w:rsidTr="005A6AC3">
        <w:trPr>
          <w:cantSplit/>
        </w:trPr>
        <w:tc>
          <w:tcPr>
            <w:tcW w:w="651" w:type="pct"/>
            <w:vAlign w:val="center"/>
          </w:tcPr>
          <w:p w14:paraId="117790FA" w14:textId="77777777" w:rsidR="00B8750B" w:rsidRDefault="00B8750B" w:rsidP="00B019A9">
            <w:pPr>
              <w:pStyle w:val="NoSpacing"/>
            </w:pPr>
          </w:p>
        </w:tc>
        <w:tc>
          <w:tcPr>
            <w:tcW w:w="299" w:type="pct"/>
            <w:vAlign w:val="center"/>
          </w:tcPr>
          <w:p w14:paraId="330186BC" w14:textId="77777777" w:rsidR="00B8750B" w:rsidRDefault="00B8750B" w:rsidP="00B019A9">
            <w:pPr>
              <w:pStyle w:val="NoSpacing"/>
            </w:pPr>
          </w:p>
        </w:tc>
        <w:tc>
          <w:tcPr>
            <w:tcW w:w="1296" w:type="pct"/>
            <w:vAlign w:val="center"/>
          </w:tcPr>
          <w:p w14:paraId="5C9AB1D0" w14:textId="77777777" w:rsidR="00B8750B" w:rsidRPr="00881790" w:rsidRDefault="00B8750B" w:rsidP="00B019A9">
            <w:pPr>
              <w:pStyle w:val="NoSpacing"/>
              <w:rPr>
                <w:color w:val="000000" w:themeColor="text1"/>
              </w:rPr>
            </w:pPr>
            <w:r w:rsidRPr="00881790">
              <w:rPr>
                <w:color w:val="000000" w:themeColor="text1"/>
              </w:rPr>
              <w:t>Styrofoam sheet</w:t>
            </w:r>
          </w:p>
        </w:tc>
        <w:tc>
          <w:tcPr>
            <w:tcW w:w="1902" w:type="pct"/>
            <w:vAlign w:val="center"/>
          </w:tcPr>
          <w:p w14:paraId="35A45866" w14:textId="77777777" w:rsidR="00B8750B" w:rsidRDefault="00B8750B" w:rsidP="00B019A9">
            <w:pPr>
              <w:pStyle w:val="NoSpacing"/>
            </w:pPr>
            <w:r>
              <w:t>Insulate samples for shipment</w:t>
            </w:r>
          </w:p>
        </w:tc>
        <w:tc>
          <w:tcPr>
            <w:tcW w:w="437" w:type="pct"/>
            <w:vAlign w:val="center"/>
          </w:tcPr>
          <w:p w14:paraId="7CE000BE" w14:textId="77777777" w:rsidR="00B8750B" w:rsidRDefault="00B8750B" w:rsidP="00CB499B">
            <w:pPr>
              <w:pStyle w:val="NoSpacing"/>
              <w:rPr>
                <w:rFonts w:ascii="Tahoma" w:hAnsi="Tahoma" w:cs="Tahoma"/>
                <w:sz w:val="16"/>
                <w:szCs w:val="16"/>
              </w:rPr>
            </w:pPr>
          </w:p>
        </w:tc>
        <w:tc>
          <w:tcPr>
            <w:tcW w:w="415" w:type="pct"/>
            <w:vAlign w:val="center"/>
          </w:tcPr>
          <w:p w14:paraId="38896200" w14:textId="77777777" w:rsidR="00B8750B" w:rsidRDefault="00B8750B" w:rsidP="00CB499B">
            <w:pPr>
              <w:pStyle w:val="NoSpacing"/>
              <w:rPr>
                <w:rFonts w:ascii="Tahoma" w:hAnsi="Tahoma" w:cs="Tahoma"/>
                <w:sz w:val="16"/>
                <w:szCs w:val="16"/>
              </w:rPr>
            </w:pPr>
          </w:p>
        </w:tc>
      </w:tr>
      <w:tr w:rsidR="000963FA" w:rsidRPr="000D69D2" w14:paraId="6A3D34C4" w14:textId="77777777" w:rsidTr="005A6AC3">
        <w:trPr>
          <w:cantSplit/>
        </w:trPr>
        <w:tc>
          <w:tcPr>
            <w:tcW w:w="5000" w:type="pct"/>
            <w:gridSpan w:val="6"/>
            <w:shd w:val="clear" w:color="auto" w:fill="D9D9D9" w:themeFill="background1" w:themeFillShade="D9"/>
            <w:vAlign w:val="center"/>
          </w:tcPr>
          <w:p w14:paraId="4349332E" w14:textId="77777777" w:rsidR="00B8750B" w:rsidRPr="00881790" w:rsidRDefault="00B8750B" w:rsidP="00B8750B">
            <w:pPr>
              <w:pStyle w:val="NoSpacing"/>
              <w:jc w:val="center"/>
              <w:rPr>
                <w:b/>
                <w:color w:val="000000" w:themeColor="text1"/>
              </w:rPr>
            </w:pPr>
            <w:r w:rsidRPr="00881790">
              <w:rPr>
                <w:b/>
                <w:color w:val="000000" w:themeColor="text1"/>
              </w:rPr>
              <w:t>Resources</w:t>
            </w:r>
          </w:p>
        </w:tc>
      </w:tr>
      <w:tr w:rsidR="000963FA" w:rsidRPr="00012EFC" w14:paraId="27361646" w14:textId="77777777" w:rsidTr="005A6AC3">
        <w:trPr>
          <w:cantSplit/>
        </w:trPr>
        <w:tc>
          <w:tcPr>
            <w:tcW w:w="651" w:type="pct"/>
            <w:vAlign w:val="center"/>
          </w:tcPr>
          <w:p w14:paraId="491E20DD" w14:textId="77777777" w:rsidR="00B8750B" w:rsidRDefault="00B8750B" w:rsidP="00B019A9">
            <w:pPr>
              <w:pStyle w:val="NoSpacing"/>
            </w:pPr>
          </w:p>
        </w:tc>
        <w:tc>
          <w:tcPr>
            <w:tcW w:w="299" w:type="pct"/>
            <w:vAlign w:val="center"/>
          </w:tcPr>
          <w:p w14:paraId="23DF9A13" w14:textId="77777777" w:rsidR="00B8750B" w:rsidRDefault="00B8750B" w:rsidP="00B019A9">
            <w:pPr>
              <w:pStyle w:val="NoSpacing"/>
            </w:pPr>
            <w:r>
              <w:t>R</w:t>
            </w:r>
          </w:p>
        </w:tc>
        <w:tc>
          <w:tcPr>
            <w:tcW w:w="1296" w:type="pct"/>
            <w:vAlign w:val="center"/>
          </w:tcPr>
          <w:p w14:paraId="542691EF" w14:textId="77777777" w:rsidR="00B8750B" w:rsidRPr="00881790" w:rsidRDefault="00B8750B" w:rsidP="00B019A9">
            <w:pPr>
              <w:pStyle w:val="NoSpacing"/>
              <w:rPr>
                <w:color w:val="000000" w:themeColor="text1"/>
              </w:rPr>
            </w:pPr>
            <w:r w:rsidRPr="00881790">
              <w:rPr>
                <w:color w:val="000000" w:themeColor="text1"/>
              </w:rPr>
              <w:t>Shipping manifest</w:t>
            </w:r>
          </w:p>
        </w:tc>
        <w:tc>
          <w:tcPr>
            <w:tcW w:w="1902" w:type="pct"/>
            <w:vAlign w:val="center"/>
          </w:tcPr>
          <w:p w14:paraId="66B95F27" w14:textId="77777777" w:rsidR="00B8750B" w:rsidRDefault="00B8750B" w:rsidP="00B019A9">
            <w:pPr>
              <w:pStyle w:val="NoSpacing"/>
            </w:pPr>
            <w:r>
              <w:t>Inventory of specimens being shipped</w:t>
            </w:r>
          </w:p>
        </w:tc>
        <w:tc>
          <w:tcPr>
            <w:tcW w:w="437" w:type="pct"/>
            <w:vAlign w:val="center"/>
          </w:tcPr>
          <w:p w14:paraId="7084597F" w14:textId="77777777" w:rsidR="00B8750B" w:rsidRDefault="00B8750B" w:rsidP="00CB499B">
            <w:pPr>
              <w:pStyle w:val="NoSpacing"/>
            </w:pPr>
            <w:r>
              <w:t>1 per box</w:t>
            </w:r>
          </w:p>
        </w:tc>
        <w:tc>
          <w:tcPr>
            <w:tcW w:w="415" w:type="pct"/>
            <w:vAlign w:val="center"/>
          </w:tcPr>
          <w:p w14:paraId="206A406B" w14:textId="77777777" w:rsidR="00B8750B" w:rsidRDefault="00B8750B" w:rsidP="00CB499B">
            <w:pPr>
              <w:pStyle w:val="NoSpacing"/>
            </w:pPr>
            <w:r>
              <w:t>N</w:t>
            </w:r>
          </w:p>
        </w:tc>
      </w:tr>
      <w:tr w:rsidR="000963FA" w:rsidRPr="00012EFC" w14:paraId="1AED0F1A" w14:textId="77777777" w:rsidTr="005A6AC3">
        <w:trPr>
          <w:cantSplit/>
        </w:trPr>
        <w:tc>
          <w:tcPr>
            <w:tcW w:w="651" w:type="pct"/>
            <w:vAlign w:val="center"/>
          </w:tcPr>
          <w:p w14:paraId="61014741" w14:textId="77777777" w:rsidR="00B8750B" w:rsidRDefault="00B8750B" w:rsidP="00B019A9">
            <w:pPr>
              <w:pStyle w:val="NoSpacing"/>
            </w:pPr>
          </w:p>
        </w:tc>
        <w:tc>
          <w:tcPr>
            <w:tcW w:w="299" w:type="pct"/>
            <w:vAlign w:val="center"/>
          </w:tcPr>
          <w:p w14:paraId="091781ED" w14:textId="77777777" w:rsidR="00B8750B" w:rsidRDefault="00B8750B" w:rsidP="00B019A9">
            <w:pPr>
              <w:pStyle w:val="NoSpacing"/>
            </w:pPr>
            <w:r>
              <w:t>S</w:t>
            </w:r>
          </w:p>
        </w:tc>
        <w:tc>
          <w:tcPr>
            <w:tcW w:w="1296" w:type="pct"/>
            <w:vAlign w:val="center"/>
          </w:tcPr>
          <w:p w14:paraId="65E0177E" w14:textId="77777777" w:rsidR="00B8750B" w:rsidRPr="00881790" w:rsidRDefault="00B8750B" w:rsidP="00B019A9">
            <w:pPr>
              <w:pStyle w:val="NoSpacing"/>
              <w:rPr>
                <w:color w:val="000000" w:themeColor="text1"/>
              </w:rPr>
            </w:pPr>
            <w:r w:rsidRPr="00881790">
              <w:rPr>
                <w:color w:val="000000" w:themeColor="text1"/>
              </w:rPr>
              <w:t>USDA Permit to Receive Soils or Compliance Agreement</w:t>
            </w:r>
          </w:p>
        </w:tc>
        <w:tc>
          <w:tcPr>
            <w:tcW w:w="1902" w:type="pct"/>
            <w:vAlign w:val="center"/>
          </w:tcPr>
          <w:p w14:paraId="60F23807" w14:textId="77777777" w:rsidR="00B8750B" w:rsidRDefault="00B8750B" w:rsidP="00B019A9">
            <w:pPr>
              <w:pStyle w:val="NoSpacing"/>
            </w:pPr>
            <w:r>
              <w:t>Comply with USDA regulations for quarantine soils</w:t>
            </w:r>
          </w:p>
        </w:tc>
        <w:tc>
          <w:tcPr>
            <w:tcW w:w="437" w:type="pct"/>
            <w:vAlign w:val="center"/>
          </w:tcPr>
          <w:p w14:paraId="475C5D07" w14:textId="77777777" w:rsidR="00B8750B" w:rsidRDefault="00B8750B" w:rsidP="00CB499B">
            <w:pPr>
              <w:pStyle w:val="NoSpacing"/>
            </w:pPr>
            <w:r>
              <w:t>1 per box</w:t>
            </w:r>
          </w:p>
        </w:tc>
        <w:tc>
          <w:tcPr>
            <w:tcW w:w="415" w:type="pct"/>
            <w:vAlign w:val="center"/>
          </w:tcPr>
          <w:p w14:paraId="3D69B261" w14:textId="77777777" w:rsidR="00B8750B" w:rsidRDefault="00B8750B" w:rsidP="00CB499B">
            <w:pPr>
              <w:pStyle w:val="NoSpacing"/>
            </w:pPr>
            <w:r>
              <w:t>N</w:t>
            </w:r>
          </w:p>
        </w:tc>
      </w:tr>
    </w:tbl>
    <w:p w14:paraId="74A86CD3" w14:textId="1251E241" w:rsidR="009A6C6E" w:rsidRDefault="009A6C6E">
      <w:pPr>
        <w:rPr>
          <w:sz w:val="18"/>
          <w:lang w:eastAsia="ja-JP"/>
        </w:rPr>
      </w:pPr>
    </w:p>
    <w:p w14:paraId="708B1F8D" w14:textId="77777777" w:rsidR="002A3909" w:rsidRDefault="002A3909">
      <w:pPr>
        <w:rPr>
          <w:b/>
          <w:bCs/>
          <w:sz w:val="20"/>
          <w:szCs w:val="20"/>
        </w:rPr>
      </w:pPr>
      <w:r>
        <w:br w:type="page"/>
      </w:r>
    </w:p>
    <w:p w14:paraId="2AB85075" w14:textId="23366926" w:rsidR="0011338F" w:rsidRDefault="0011338F" w:rsidP="00F9421F">
      <w:pPr>
        <w:pStyle w:val="Caption"/>
      </w:pPr>
      <w:bookmarkStart w:id="50" w:name="_Toc307845583"/>
      <w:r w:rsidRPr="4227594D">
        <w:lastRenderedPageBreak/>
        <w:t xml:space="preserve">Table </w:t>
      </w:r>
      <w:r w:rsidR="00FF6241">
        <w:t>1</w:t>
      </w:r>
      <w:r w:rsidR="00060B1A">
        <w:t>4</w:t>
      </w:r>
      <w:r w:rsidRPr="33B58398">
        <w:t xml:space="preserve">. </w:t>
      </w:r>
      <w:r>
        <w:t xml:space="preserve">Equipment List - </w:t>
      </w:r>
      <w:r w:rsidRPr="0054262A">
        <w:t>Ship</w:t>
      </w:r>
      <w:r>
        <w:t>ping</w:t>
      </w:r>
      <w:r w:rsidRPr="0054262A">
        <w:t xml:space="preserve"> of </w:t>
      </w:r>
      <w:r w:rsidR="00363217">
        <w:t>s</w:t>
      </w:r>
      <w:r w:rsidRPr="0054262A">
        <w:t xml:space="preserve">amples for </w:t>
      </w:r>
      <w:r w:rsidR="00363217">
        <w:t>a</w:t>
      </w:r>
      <w:r w:rsidRPr="0054262A">
        <w:t xml:space="preserve">nalysis of </w:t>
      </w:r>
      <w:r w:rsidR="00363217">
        <w:t>s</w:t>
      </w:r>
      <w:r w:rsidRPr="0054262A">
        <w:t xml:space="preserve">oil </w:t>
      </w:r>
      <w:r w:rsidR="00363217">
        <w:t>b</w:t>
      </w:r>
      <w:r w:rsidRPr="0054262A">
        <w:t xml:space="preserve">iogeochemical </w:t>
      </w:r>
      <w:r w:rsidR="00363217">
        <w:t>s</w:t>
      </w:r>
      <w:r w:rsidRPr="0054262A">
        <w:t xml:space="preserve">tocks and </w:t>
      </w:r>
      <w:r w:rsidR="00363217">
        <w:t>s</w:t>
      </w:r>
      <w:r w:rsidRPr="0054262A">
        <w:t xml:space="preserve">table </w:t>
      </w:r>
      <w:r w:rsidR="00363217">
        <w:t>i</w:t>
      </w:r>
      <w:r w:rsidRPr="0054262A">
        <w:t xml:space="preserve">sotopes from </w:t>
      </w:r>
      <w:r w:rsidR="00363217">
        <w:t>o</w:t>
      </w:r>
      <w:r w:rsidRPr="0054262A">
        <w:t xml:space="preserve">ne </w:t>
      </w:r>
      <w:r w:rsidR="00363217">
        <w:t>s</w:t>
      </w:r>
      <w:r w:rsidRPr="0054262A">
        <w:t>ite</w:t>
      </w:r>
      <w:r w:rsidRPr="33B58398">
        <w:t>.</w:t>
      </w:r>
      <w:bookmarkEnd w:id="50"/>
    </w:p>
    <w:tbl>
      <w:tblPr>
        <w:tblW w:w="4948" w:type="pct"/>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976"/>
        <w:gridCol w:w="555"/>
        <w:gridCol w:w="2790"/>
        <w:gridCol w:w="2249"/>
        <w:gridCol w:w="1415"/>
        <w:gridCol w:w="784"/>
        <w:gridCol w:w="612"/>
      </w:tblGrid>
      <w:tr w:rsidR="000963FA" w:rsidRPr="00030834" w14:paraId="51B9B393" w14:textId="3C611B1C" w:rsidTr="005A6AC3">
        <w:trPr>
          <w:cantSplit/>
          <w:trHeight w:val="1153"/>
          <w:tblHeader/>
        </w:trPr>
        <w:tc>
          <w:tcPr>
            <w:tcW w:w="976" w:type="dxa"/>
            <w:shd w:val="clear" w:color="auto" w:fill="92D050"/>
            <w:vAlign w:val="center"/>
          </w:tcPr>
          <w:p w14:paraId="616F026F" w14:textId="03815D50" w:rsidR="009B0990" w:rsidRPr="00030834" w:rsidRDefault="009B0990" w:rsidP="00D77678">
            <w:pPr>
              <w:spacing w:after="0" w:line="240" w:lineRule="auto"/>
              <w:jc w:val="center"/>
              <w:rPr>
                <w:sz w:val="18"/>
                <w:szCs w:val="18"/>
              </w:rPr>
            </w:pPr>
            <w:r w:rsidRPr="00030834">
              <w:rPr>
                <w:b/>
                <w:bCs/>
              </w:rPr>
              <w:t>Item No.</w:t>
            </w:r>
          </w:p>
        </w:tc>
        <w:tc>
          <w:tcPr>
            <w:tcW w:w="555" w:type="dxa"/>
            <w:shd w:val="clear" w:color="auto" w:fill="92D050"/>
            <w:vAlign w:val="center"/>
          </w:tcPr>
          <w:p w14:paraId="7ABD4A77" w14:textId="14E5836F" w:rsidR="009B0990" w:rsidRPr="00030834" w:rsidRDefault="009B0990" w:rsidP="00D77678">
            <w:pPr>
              <w:spacing w:after="0" w:line="240" w:lineRule="auto"/>
              <w:jc w:val="center"/>
              <w:rPr>
                <w:b/>
                <w:bCs/>
              </w:rPr>
            </w:pPr>
            <w:r w:rsidRPr="00030834">
              <w:rPr>
                <w:b/>
                <w:bCs/>
              </w:rPr>
              <w:t>R/S</w:t>
            </w:r>
          </w:p>
        </w:tc>
        <w:tc>
          <w:tcPr>
            <w:tcW w:w="2790" w:type="dxa"/>
            <w:shd w:val="clear" w:color="auto" w:fill="92D050"/>
            <w:vAlign w:val="center"/>
          </w:tcPr>
          <w:p w14:paraId="4ADEB7E2" w14:textId="43EFE3BC" w:rsidR="009B0990" w:rsidRPr="00030834" w:rsidRDefault="009B0990" w:rsidP="00D77678">
            <w:pPr>
              <w:spacing w:after="0" w:line="240" w:lineRule="auto"/>
              <w:jc w:val="center"/>
              <w:rPr>
                <w:b/>
                <w:bCs/>
              </w:rPr>
            </w:pPr>
            <w:r w:rsidRPr="00030834">
              <w:rPr>
                <w:b/>
                <w:bCs/>
              </w:rPr>
              <w:t>Description</w:t>
            </w:r>
          </w:p>
        </w:tc>
        <w:tc>
          <w:tcPr>
            <w:tcW w:w="2249" w:type="dxa"/>
            <w:shd w:val="clear" w:color="auto" w:fill="92D050"/>
            <w:vAlign w:val="center"/>
          </w:tcPr>
          <w:p w14:paraId="5D412E4B" w14:textId="650075CA" w:rsidR="009B0990" w:rsidRPr="00030834" w:rsidRDefault="009B0990" w:rsidP="00D77678">
            <w:pPr>
              <w:spacing w:after="0" w:line="240" w:lineRule="auto"/>
              <w:jc w:val="center"/>
              <w:rPr>
                <w:b/>
                <w:bCs/>
              </w:rPr>
            </w:pPr>
            <w:r w:rsidRPr="00030834">
              <w:rPr>
                <w:b/>
                <w:bCs/>
              </w:rPr>
              <w:t>Purpose</w:t>
            </w:r>
          </w:p>
        </w:tc>
        <w:tc>
          <w:tcPr>
            <w:tcW w:w="1415" w:type="dxa"/>
            <w:shd w:val="clear" w:color="auto" w:fill="92D050"/>
            <w:vAlign w:val="center"/>
          </w:tcPr>
          <w:p w14:paraId="2899E13E" w14:textId="5DB3C60F" w:rsidR="009B0990" w:rsidRPr="00030834" w:rsidRDefault="009B0990" w:rsidP="00D77678">
            <w:pPr>
              <w:spacing w:after="0" w:line="240" w:lineRule="auto"/>
              <w:jc w:val="center"/>
              <w:rPr>
                <w:b/>
                <w:bCs/>
              </w:rPr>
            </w:pPr>
            <w:r w:rsidRPr="00030834">
              <w:rPr>
                <w:b/>
                <w:bCs/>
              </w:rPr>
              <w:t>Conditions Used</w:t>
            </w:r>
          </w:p>
        </w:tc>
        <w:tc>
          <w:tcPr>
            <w:tcW w:w="784" w:type="dxa"/>
            <w:shd w:val="clear" w:color="auto" w:fill="92D050"/>
            <w:tcMar>
              <w:top w:w="0" w:type="dxa"/>
              <w:left w:w="0" w:type="dxa"/>
              <w:bottom w:w="0" w:type="dxa"/>
              <w:right w:w="0" w:type="dxa"/>
            </w:tcMar>
            <w:textDirection w:val="btLr"/>
            <w:vAlign w:val="center"/>
          </w:tcPr>
          <w:p w14:paraId="3262D3E0" w14:textId="54C21B12" w:rsidR="009B0990" w:rsidRPr="00030834" w:rsidRDefault="009B0990" w:rsidP="00D77678">
            <w:pPr>
              <w:spacing w:after="0" w:line="240" w:lineRule="auto"/>
              <w:ind w:left="113" w:right="113"/>
              <w:jc w:val="center"/>
              <w:rPr>
                <w:b/>
                <w:bCs/>
              </w:rPr>
            </w:pPr>
            <w:r w:rsidRPr="00030834">
              <w:rPr>
                <w:b/>
                <w:bCs/>
              </w:rPr>
              <w:t>Quantity</w:t>
            </w:r>
          </w:p>
        </w:tc>
        <w:tc>
          <w:tcPr>
            <w:tcW w:w="612" w:type="dxa"/>
            <w:shd w:val="clear" w:color="auto" w:fill="92D050"/>
            <w:tcMar>
              <w:top w:w="0" w:type="dxa"/>
              <w:left w:w="0" w:type="dxa"/>
              <w:bottom w:w="0" w:type="dxa"/>
              <w:right w:w="0" w:type="dxa"/>
            </w:tcMar>
            <w:textDirection w:val="btLr"/>
            <w:vAlign w:val="center"/>
          </w:tcPr>
          <w:p w14:paraId="146715BD" w14:textId="3595516A" w:rsidR="009B0990" w:rsidRPr="00030834" w:rsidRDefault="009B0990" w:rsidP="00D77678">
            <w:pPr>
              <w:spacing w:after="0" w:line="240" w:lineRule="auto"/>
              <w:ind w:left="113" w:right="113"/>
              <w:jc w:val="center"/>
              <w:rPr>
                <w:b/>
                <w:bCs/>
              </w:rPr>
            </w:pPr>
            <w:r w:rsidRPr="00030834">
              <w:rPr>
                <w:b/>
                <w:bCs/>
              </w:rPr>
              <w:t>Special Handling</w:t>
            </w:r>
          </w:p>
        </w:tc>
      </w:tr>
      <w:tr w:rsidR="000963FA" w:rsidRPr="00030834" w14:paraId="32A3E583" w14:textId="3A180BE3" w:rsidTr="005A6AC3">
        <w:trPr>
          <w:cantSplit/>
        </w:trPr>
        <w:tc>
          <w:tcPr>
            <w:tcW w:w="9381" w:type="dxa"/>
            <w:gridSpan w:val="7"/>
            <w:shd w:val="clear" w:color="auto" w:fill="D9D9D9" w:themeFill="background1" w:themeFillShade="D9"/>
            <w:vAlign w:val="center"/>
          </w:tcPr>
          <w:p w14:paraId="250B03F7" w14:textId="37C92187" w:rsidR="009B0990" w:rsidRPr="00030834" w:rsidRDefault="009B0990" w:rsidP="00D77678">
            <w:pPr>
              <w:spacing w:after="0" w:line="240" w:lineRule="auto"/>
              <w:jc w:val="center"/>
              <w:rPr>
                <w:b/>
              </w:rPr>
            </w:pPr>
            <w:r w:rsidRPr="00030834">
              <w:rPr>
                <w:rFonts w:ascii="Calibri" w:eastAsia="Times New Roman" w:hAnsi="Calibri" w:cs="Times New Roman"/>
                <w:b/>
              </w:rPr>
              <w:t>Consumable Items</w:t>
            </w:r>
          </w:p>
        </w:tc>
      </w:tr>
      <w:tr w:rsidR="000963FA" w:rsidRPr="00030834" w14:paraId="0BAB24C9" w14:textId="3ECEE3BB" w:rsidTr="005A6AC3">
        <w:trPr>
          <w:cantSplit/>
        </w:trPr>
        <w:tc>
          <w:tcPr>
            <w:tcW w:w="976" w:type="dxa"/>
            <w:vAlign w:val="center"/>
          </w:tcPr>
          <w:p w14:paraId="29BCBC73" w14:textId="478CE71F" w:rsidR="009B0990" w:rsidRPr="00030834" w:rsidRDefault="009B0990" w:rsidP="00D77678">
            <w:pPr>
              <w:pStyle w:val="NoSpacing"/>
              <w:jc w:val="center"/>
            </w:pPr>
          </w:p>
        </w:tc>
        <w:tc>
          <w:tcPr>
            <w:tcW w:w="555" w:type="dxa"/>
            <w:vAlign w:val="center"/>
          </w:tcPr>
          <w:p w14:paraId="48965BD9" w14:textId="038B5A12" w:rsidR="009B0990" w:rsidRPr="00030834" w:rsidRDefault="009B0990" w:rsidP="00D77678">
            <w:pPr>
              <w:spacing w:after="0" w:line="240" w:lineRule="auto"/>
              <w:jc w:val="center"/>
            </w:pPr>
            <w:r w:rsidRPr="00030834">
              <w:t>R</w:t>
            </w:r>
          </w:p>
        </w:tc>
        <w:tc>
          <w:tcPr>
            <w:tcW w:w="2790" w:type="dxa"/>
            <w:vAlign w:val="center"/>
          </w:tcPr>
          <w:p w14:paraId="4B4E6607" w14:textId="140B14CC" w:rsidR="009B0990" w:rsidRPr="00030834" w:rsidRDefault="009B0990" w:rsidP="00D77678">
            <w:pPr>
              <w:pStyle w:val="NoSpacing"/>
            </w:pPr>
            <w:r w:rsidRPr="00030834">
              <w:t>Packing tape</w:t>
            </w:r>
          </w:p>
        </w:tc>
        <w:tc>
          <w:tcPr>
            <w:tcW w:w="2249" w:type="dxa"/>
            <w:vAlign w:val="center"/>
          </w:tcPr>
          <w:p w14:paraId="19ACFE5A" w14:textId="082988B1" w:rsidR="009B0990" w:rsidRPr="00030834" w:rsidRDefault="009B0990" w:rsidP="00D77678">
            <w:pPr>
              <w:spacing w:after="0" w:line="240" w:lineRule="auto"/>
            </w:pPr>
            <w:r w:rsidRPr="00030834">
              <w:t>Shipping soil samples</w:t>
            </w:r>
          </w:p>
        </w:tc>
        <w:tc>
          <w:tcPr>
            <w:tcW w:w="1415" w:type="dxa"/>
            <w:vAlign w:val="center"/>
          </w:tcPr>
          <w:p w14:paraId="1CA67413" w14:textId="3C6D92B7" w:rsidR="009B0990" w:rsidRPr="00030834" w:rsidRDefault="009B0990" w:rsidP="00D77678">
            <w:pPr>
              <w:spacing w:after="0" w:line="240" w:lineRule="auto"/>
              <w:jc w:val="center"/>
            </w:pPr>
            <w:r w:rsidRPr="00030834">
              <w:t>All</w:t>
            </w:r>
          </w:p>
        </w:tc>
        <w:tc>
          <w:tcPr>
            <w:tcW w:w="784" w:type="dxa"/>
            <w:vAlign w:val="center"/>
          </w:tcPr>
          <w:p w14:paraId="38BFCB47" w14:textId="52A25AF5" w:rsidR="009B0990" w:rsidRPr="00030834" w:rsidRDefault="009B0990" w:rsidP="00D77678">
            <w:pPr>
              <w:pStyle w:val="NoSpacing"/>
              <w:jc w:val="center"/>
            </w:pPr>
            <w:r w:rsidRPr="00030834">
              <w:t>1</w:t>
            </w:r>
          </w:p>
        </w:tc>
        <w:tc>
          <w:tcPr>
            <w:tcW w:w="612" w:type="dxa"/>
            <w:vAlign w:val="center"/>
          </w:tcPr>
          <w:p w14:paraId="30E63C7C" w14:textId="39885919" w:rsidR="009B0990" w:rsidRPr="00030834" w:rsidRDefault="009B0990" w:rsidP="00D77678">
            <w:pPr>
              <w:spacing w:after="0" w:line="240" w:lineRule="auto"/>
              <w:jc w:val="center"/>
            </w:pPr>
            <w:r w:rsidRPr="00030834">
              <w:t>N</w:t>
            </w:r>
          </w:p>
        </w:tc>
      </w:tr>
      <w:tr w:rsidR="000963FA" w:rsidRPr="00030834" w14:paraId="0F8EF0B8" w14:textId="609F7157" w:rsidTr="005A6AC3">
        <w:trPr>
          <w:cantSplit/>
        </w:trPr>
        <w:tc>
          <w:tcPr>
            <w:tcW w:w="976" w:type="dxa"/>
            <w:vAlign w:val="center"/>
          </w:tcPr>
          <w:p w14:paraId="3FAEEE4A" w14:textId="220359FF" w:rsidR="009B0990" w:rsidRPr="00030834" w:rsidRDefault="009B0990" w:rsidP="00D77678">
            <w:pPr>
              <w:spacing w:after="0" w:line="240" w:lineRule="auto"/>
              <w:jc w:val="center"/>
            </w:pPr>
          </w:p>
        </w:tc>
        <w:tc>
          <w:tcPr>
            <w:tcW w:w="555" w:type="dxa"/>
            <w:vAlign w:val="center"/>
          </w:tcPr>
          <w:p w14:paraId="34F85A5C" w14:textId="75A0560A" w:rsidR="009B0990" w:rsidRPr="00030834" w:rsidRDefault="009B0990" w:rsidP="00D77678">
            <w:pPr>
              <w:spacing w:after="0" w:line="240" w:lineRule="auto"/>
              <w:jc w:val="center"/>
            </w:pPr>
            <w:r w:rsidRPr="00030834">
              <w:t>R</w:t>
            </w:r>
          </w:p>
        </w:tc>
        <w:tc>
          <w:tcPr>
            <w:tcW w:w="2790" w:type="dxa"/>
            <w:vAlign w:val="center"/>
          </w:tcPr>
          <w:p w14:paraId="36AF4E38" w14:textId="2CB93F56" w:rsidR="009B0990" w:rsidRPr="00030834" w:rsidRDefault="009B0990" w:rsidP="00D77678">
            <w:pPr>
              <w:pStyle w:val="NoSpacing"/>
            </w:pPr>
            <w:r w:rsidRPr="00030834">
              <w:t>Cover letters and sample inventory spreadsheets for contracted facility(ies)</w:t>
            </w:r>
            <w:r w:rsidR="003642D8">
              <w:t xml:space="preserve">. </w:t>
            </w:r>
            <w:r w:rsidRPr="00030834">
              <w:t>These forms supplied by NEON Headquarters Staff to Domain managers.</w:t>
            </w:r>
          </w:p>
        </w:tc>
        <w:tc>
          <w:tcPr>
            <w:tcW w:w="2249" w:type="dxa"/>
            <w:vAlign w:val="center"/>
          </w:tcPr>
          <w:p w14:paraId="7E58892A" w14:textId="770C162F" w:rsidR="009B0990" w:rsidRPr="00030834" w:rsidRDefault="009B0990" w:rsidP="00D77678">
            <w:pPr>
              <w:spacing w:after="0" w:line="240" w:lineRule="auto"/>
            </w:pPr>
            <w:r w:rsidRPr="00030834">
              <w:t>Shipping soil samples</w:t>
            </w:r>
          </w:p>
        </w:tc>
        <w:tc>
          <w:tcPr>
            <w:tcW w:w="1415" w:type="dxa"/>
            <w:vAlign w:val="center"/>
          </w:tcPr>
          <w:p w14:paraId="259313C2" w14:textId="25BBFD37" w:rsidR="009B0990" w:rsidRPr="00030834" w:rsidRDefault="009B0990" w:rsidP="00D77678">
            <w:pPr>
              <w:spacing w:after="0" w:line="240" w:lineRule="auto"/>
              <w:jc w:val="center"/>
            </w:pPr>
            <w:r w:rsidRPr="00030834">
              <w:t>All</w:t>
            </w:r>
          </w:p>
        </w:tc>
        <w:tc>
          <w:tcPr>
            <w:tcW w:w="784" w:type="dxa"/>
            <w:vAlign w:val="center"/>
          </w:tcPr>
          <w:p w14:paraId="1669CAED" w14:textId="37EDEF49" w:rsidR="009B0990" w:rsidRPr="00030834" w:rsidRDefault="009B0990" w:rsidP="00D77678">
            <w:pPr>
              <w:pStyle w:val="NoSpacing"/>
              <w:jc w:val="center"/>
            </w:pPr>
            <w:r w:rsidRPr="00030834">
              <w:t>1 per box</w:t>
            </w:r>
          </w:p>
        </w:tc>
        <w:tc>
          <w:tcPr>
            <w:tcW w:w="612" w:type="dxa"/>
            <w:vAlign w:val="center"/>
          </w:tcPr>
          <w:p w14:paraId="739AAA94" w14:textId="3E01A839" w:rsidR="009B0990" w:rsidRPr="00030834" w:rsidRDefault="009B0990" w:rsidP="00D77678">
            <w:pPr>
              <w:spacing w:after="0" w:line="240" w:lineRule="auto"/>
              <w:jc w:val="center"/>
            </w:pPr>
            <w:r w:rsidRPr="00030834">
              <w:t>N</w:t>
            </w:r>
          </w:p>
        </w:tc>
      </w:tr>
      <w:tr w:rsidR="000963FA" w:rsidRPr="00030834" w14:paraId="0551964C" w14:textId="3A609389" w:rsidTr="005A6AC3">
        <w:trPr>
          <w:cantSplit/>
        </w:trPr>
        <w:tc>
          <w:tcPr>
            <w:tcW w:w="976" w:type="dxa"/>
            <w:vAlign w:val="center"/>
          </w:tcPr>
          <w:p w14:paraId="79B58D8B" w14:textId="5FCC0041" w:rsidR="009B0990" w:rsidRPr="00030834" w:rsidRDefault="009B0990" w:rsidP="00D77678">
            <w:pPr>
              <w:spacing w:after="0" w:line="240" w:lineRule="auto"/>
              <w:jc w:val="center"/>
            </w:pPr>
          </w:p>
        </w:tc>
        <w:tc>
          <w:tcPr>
            <w:tcW w:w="555" w:type="dxa"/>
            <w:vAlign w:val="center"/>
          </w:tcPr>
          <w:p w14:paraId="4504115F" w14:textId="30329BCD" w:rsidR="009B0990" w:rsidRPr="00030834" w:rsidRDefault="009B0990" w:rsidP="00D77678">
            <w:pPr>
              <w:spacing w:after="0" w:line="240" w:lineRule="auto"/>
              <w:jc w:val="center"/>
            </w:pPr>
            <w:r w:rsidRPr="00030834">
              <w:t>S</w:t>
            </w:r>
          </w:p>
        </w:tc>
        <w:tc>
          <w:tcPr>
            <w:tcW w:w="2790" w:type="dxa"/>
            <w:vAlign w:val="center"/>
          </w:tcPr>
          <w:p w14:paraId="481B375D" w14:textId="46DE189C" w:rsidR="009B0990" w:rsidRPr="00030834" w:rsidRDefault="009B0990" w:rsidP="00D77678">
            <w:pPr>
              <w:pStyle w:val="NoSpacing"/>
            </w:pPr>
            <w:r w:rsidRPr="00030834">
              <w:t>USDA Soil Permit from contracted facility(ies), including an necessary labels specified in the permit (see Safety section)</w:t>
            </w:r>
          </w:p>
        </w:tc>
        <w:tc>
          <w:tcPr>
            <w:tcW w:w="2249" w:type="dxa"/>
            <w:vAlign w:val="center"/>
          </w:tcPr>
          <w:p w14:paraId="5727BA0F" w14:textId="5162FCA0" w:rsidR="009B0990" w:rsidRPr="00030834" w:rsidRDefault="009B0990" w:rsidP="00D77678">
            <w:pPr>
              <w:spacing w:after="0" w:line="240" w:lineRule="auto"/>
            </w:pPr>
            <w:r w:rsidRPr="00030834">
              <w:t>Shipping soil samples</w:t>
            </w:r>
          </w:p>
        </w:tc>
        <w:tc>
          <w:tcPr>
            <w:tcW w:w="1415" w:type="dxa"/>
            <w:vAlign w:val="center"/>
          </w:tcPr>
          <w:p w14:paraId="2A19B209" w14:textId="5D826BCD" w:rsidR="009B0990" w:rsidRPr="00030834" w:rsidRDefault="009B0990" w:rsidP="00D77678">
            <w:pPr>
              <w:spacing w:after="0" w:line="240" w:lineRule="auto"/>
              <w:jc w:val="center"/>
            </w:pPr>
            <w:r w:rsidRPr="00030834">
              <w:t>All</w:t>
            </w:r>
          </w:p>
        </w:tc>
        <w:tc>
          <w:tcPr>
            <w:tcW w:w="784" w:type="dxa"/>
            <w:vAlign w:val="center"/>
          </w:tcPr>
          <w:p w14:paraId="36CFBBEB" w14:textId="6F6E83F7" w:rsidR="009B0990" w:rsidRPr="00030834" w:rsidRDefault="009B0990" w:rsidP="00D77678">
            <w:pPr>
              <w:pStyle w:val="NoSpacing"/>
              <w:jc w:val="center"/>
            </w:pPr>
            <w:r w:rsidRPr="00030834">
              <w:t>1 per box</w:t>
            </w:r>
          </w:p>
        </w:tc>
        <w:tc>
          <w:tcPr>
            <w:tcW w:w="612" w:type="dxa"/>
            <w:vAlign w:val="center"/>
          </w:tcPr>
          <w:p w14:paraId="5A68E622" w14:textId="7DC99B87" w:rsidR="009B0990" w:rsidRPr="00030834" w:rsidRDefault="009B0990" w:rsidP="00D77678">
            <w:pPr>
              <w:spacing w:after="0" w:line="240" w:lineRule="auto"/>
              <w:jc w:val="center"/>
            </w:pPr>
            <w:r w:rsidRPr="00030834">
              <w:t>N</w:t>
            </w:r>
          </w:p>
        </w:tc>
      </w:tr>
      <w:tr w:rsidR="000963FA" w:rsidRPr="00030834" w14:paraId="1D8B899A" w14:textId="625CD9E6" w:rsidTr="005A6AC3">
        <w:trPr>
          <w:cantSplit/>
        </w:trPr>
        <w:tc>
          <w:tcPr>
            <w:tcW w:w="976" w:type="dxa"/>
            <w:vAlign w:val="center"/>
          </w:tcPr>
          <w:p w14:paraId="25FFA353" w14:textId="2608D499" w:rsidR="009B0990" w:rsidRPr="00030834" w:rsidRDefault="009B0990" w:rsidP="00D77678">
            <w:pPr>
              <w:spacing w:after="0" w:line="240" w:lineRule="auto"/>
              <w:jc w:val="center"/>
            </w:pPr>
          </w:p>
        </w:tc>
        <w:tc>
          <w:tcPr>
            <w:tcW w:w="555" w:type="dxa"/>
            <w:vAlign w:val="center"/>
          </w:tcPr>
          <w:p w14:paraId="5B296617" w14:textId="3BD0C5A7" w:rsidR="009B0990" w:rsidRPr="00030834" w:rsidRDefault="009B0990" w:rsidP="00D77678">
            <w:pPr>
              <w:spacing w:after="0" w:line="240" w:lineRule="auto"/>
              <w:jc w:val="center"/>
            </w:pPr>
            <w:r w:rsidRPr="00030834">
              <w:t>S</w:t>
            </w:r>
          </w:p>
        </w:tc>
        <w:tc>
          <w:tcPr>
            <w:tcW w:w="2790" w:type="dxa"/>
            <w:vAlign w:val="center"/>
          </w:tcPr>
          <w:p w14:paraId="5E3E705F" w14:textId="533B69DD" w:rsidR="009B0990" w:rsidRPr="00030834" w:rsidRDefault="009B0990" w:rsidP="00D77678">
            <w:pPr>
              <w:pStyle w:val="NoSpacing"/>
            </w:pPr>
            <w:r w:rsidRPr="00030834">
              <w:t>Boxes</w:t>
            </w:r>
          </w:p>
        </w:tc>
        <w:tc>
          <w:tcPr>
            <w:tcW w:w="2249" w:type="dxa"/>
            <w:vAlign w:val="center"/>
          </w:tcPr>
          <w:p w14:paraId="1C69DB8F" w14:textId="29592717" w:rsidR="009B0990" w:rsidRPr="00030834" w:rsidRDefault="009B0990" w:rsidP="00D77678">
            <w:pPr>
              <w:spacing w:after="0" w:line="240" w:lineRule="auto"/>
            </w:pPr>
            <w:r w:rsidRPr="00030834">
              <w:t>Shipping soil samples</w:t>
            </w:r>
          </w:p>
        </w:tc>
        <w:tc>
          <w:tcPr>
            <w:tcW w:w="1415" w:type="dxa"/>
            <w:vAlign w:val="center"/>
          </w:tcPr>
          <w:p w14:paraId="2418B7C5" w14:textId="5C3D7518" w:rsidR="009B0990" w:rsidRPr="00030834" w:rsidRDefault="009B0990" w:rsidP="00D77678">
            <w:pPr>
              <w:spacing w:after="0" w:line="240" w:lineRule="auto"/>
              <w:jc w:val="center"/>
            </w:pPr>
            <w:r w:rsidRPr="00030834">
              <w:t>All</w:t>
            </w:r>
          </w:p>
        </w:tc>
        <w:tc>
          <w:tcPr>
            <w:tcW w:w="784" w:type="dxa"/>
            <w:vAlign w:val="center"/>
          </w:tcPr>
          <w:p w14:paraId="634ECA98" w14:textId="3CC20E75" w:rsidR="009B0990" w:rsidRPr="00030834" w:rsidRDefault="009B0990" w:rsidP="00D77678">
            <w:pPr>
              <w:pStyle w:val="NoSpacing"/>
              <w:jc w:val="center"/>
            </w:pPr>
            <w:r w:rsidRPr="00030834">
              <w:t>2 (+)</w:t>
            </w:r>
          </w:p>
        </w:tc>
        <w:tc>
          <w:tcPr>
            <w:tcW w:w="612" w:type="dxa"/>
            <w:vAlign w:val="center"/>
          </w:tcPr>
          <w:p w14:paraId="60BF14BD" w14:textId="7BB17831" w:rsidR="009B0990" w:rsidRPr="00030834" w:rsidRDefault="009B0990" w:rsidP="00D77678">
            <w:pPr>
              <w:spacing w:after="0" w:line="240" w:lineRule="auto"/>
              <w:jc w:val="center"/>
            </w:pPr>
            <w:r w:rsidRPr="00030834">
              <w:t>N</w:t>
            </w:r>
          </w:p>
        </w:tc>
      </w:tr>
    </w:tbl>
    <w:p w14:paraId="36A442D7" w14:textId="4D5A51F6" w:rsidR="009A6C6E" w:rsidRDefault="009A6C6E">
      <w:pPr>
        <w:rPr>
          <w:sz w:val="18"/>
          <w:lang w:eastAsia="ja-JP"/>
        </w:rPr>
      </w:pPr>
      <w:r>
        <w:rPr>
          <w:sz w:val="18"/>
          <w:lang w:eastAsia="ja-JP"/>
        </w:rPr>
        <w:br w:type="page"/>
      </w:r>
    </w:p>
    <w:p w14:paraId="662B6067" w14:textId="561E2584" w:rsidR="00AC4C37" w:rsidRDefault="00AC4C37" w:rsidP="00F9421F">
      <w:pPr>
        <w:pStyle w:val="Caption"/>
      </w:pPr>
      <w:bookmarkStart w:id="51" w:name="_Toc307845584"/>
      <w:r w:rsidRPr="4227594D">
        <w:lastRenderedPageBreak/>
        <w:t xml:space="preserve">Table </w:t>
      </w:r>
      <w:r w:rsidR="00FF6241">
        <w:t>1</w:t>
      </w:r>
      <w:r w:rsidR="00060B1A">
        <w:t>5</w:t>
      </w:r>
      <w:r w:rsidRPr="00CC5EC8">
        <w:t>.</w:t>
      </w:r>
      <w:r w:rsidRPr="33B58398">
        <w:t xml:space="preserve"> </w:t>
      </w:r>
      <w:r>
        <w:t xml:space="preserve">Equipment List - Shipping </w:t>
      </w:r>
      <w:r w:rsidR="00363217">
        <w:t>s</w:t>
      </w:r>
      <w:r>
        <w:t xml:space="preserve">amples from </w:t>
      </w:r>
      <w:r w:rsidR="00363217">
        <w:t>o</w:t>
      </w:r>
      <w:r>
        <w:t xml:space="preserve">ne </w:t>
      </w:r>
      <w:r w:rsidR="00363217">
        <w:t>s</w:t>
      </w:r>
      <w:r>
        <w:t>ite.</w:t>
      </w:r>
      <w:bookmarkEnd w:id="51"/>
    </w:p>
    <w:tbl>
      <w:tblPr>
        <w:tblW w:w="4937" w:type="pct"/>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63"/>
        <w:gridCol w:w="629"/>
        <w:gridCol w:w="2340"/>
        <w:gridCol w:w="2160"/>
        <w:gridCol w:w="1415"/>
        <w:gridCol w:w="784"/>
        <w:gridCol w:w="770"/>
      </w:tblGrid>
      <w:tr w:rsidR="000963FA" w:rsidRPr="00030834" w14:paraId="69EEB81F" w14:textId="73345D66" w:rsidTr="005A6AC3">
        <w:trPr>
          <w:cantSplit/>
          <w:trHeight w:val="1153"/>
          <w:tblHeader/>
        </w:trPr>
        <w:tc>
          <w:tcPr>
            <w:tcW w:w="1262" w:type="dxa"/>
            <w:shd w:val="clear" w:color="auto" w:fill="92D050"/>
            <w:vAlign w:val="center"/>
          </w:tcPr>
          <w:p w14:paraId="659EF000" w14:textId="7E1E5FDA" w:rsidR="00304EB2" w:rsidRPr="00030834" w:rsidRDefault="00304EB2" w:rsidP="00030834">
            <w:pPr>
              <w:spacing w:after="0" w:line="240" w:lineRule="auto"/>
              <w:jc w:val="center"/>
              <w:rPr>
                <w:sz w:val="18"/>
                <w:szCs w:val="18"/>
              </w:rPr>
            </w:pPr>
            <w:r w:rsidRPr="00030834">
              <w:rPr>
                <w:b/>
                <w:bCs/>
              </w:rPr>
              <w:t>Item No.</w:t>
            </w:r>
          </w:p>
        </w:tc>
        <w:tc>
          <w:tcPr>
            <w:tcW w:w="629" w:type="dxa"/>
            <w:shd w:val="clear" w:color="auto" w:fill="92D050"/>
            <w:vAlign w:val="center"/>
          </w:tcPr>
          <w:p w14:paraId="1D6A1E39" w14:textId="6E501C43" w:rsidR="00304EB2" w:rsidRPr="00030834" w:rsidRDefault="00304EB2" w:rsidP="00304EB2">
            <w:pPr>
              <w:spacing w:after="0" w:line="240" w:lineRule="auto"/>
              <w:jc w:val="center"/>
              <w:rPr>
                <w:b/>
                <w:bCs/>
              </w:rPr>
            </w:pPr>
            <w:r w:rsidRPr="00030834">
              <w:rPr>
                <w:b/>
                <w:bCs/>
              </w:rPr>
              <w:t>R/S</w:t>
            </w:r>
          </w:p>
        </w:tc>
        <w:tc>
          <w:tcPr>
            <w:tcW w:w="2340" w:type="dxa"/>
            <w:shd w:val="clear" w:color="auto" w:fill="92D050"/>
            <w:vAlign w:val="center"/>
          </w:tcPr>
          <w:p w14:paraId="0B162B9B" w14:textId="1259301A" w:rsidR="00304EB2" w:rsidRPr="00030834" w:rsidRDefault="00304EB2" w:rsidP="00304EB2">
            <w:pPr>
              <w:spacing w:after="0" w:line="240" w:lineRule="auto"/>
              <w:jc w:val="center"/>
              <w:rPr>
                <w:b/>
                <w:bCs/>
              </w:rPr>
            </w:pPr>
            <w:r w:rsidRPr="00030834">
              <w:rPr>
                <w:b/>
                <w:bCs/>
              </w:rPr>
              <w:t>Description</w:t>
            </w:r>
          </w:p>
        </w:tc>
        <w:tc>
          <w:tcPr>
            <w:tcW w:w="2160" w:type="dxa"/>
            <w:shd w:val="clear" w:color="auto" w:fill="92D050"/>
            <w:vAlign w:val="center"/>
          </w:tcPr>
          <w:p w14:paraId="6C9383F1" w14:textId="02970F5E" w:rsidR="00304EB2" w:rsidRPr="00030834" w:rsidRDefault="00304EB2" w:rsidP="00304EB2">
            <w:pPr>
              <w:spacing w:after="0" w:line="240" w:lineRule="auto"/>
              <w:jc w:val="center"/>
              <w:rPr>
                <w:b/>
                <w:bCs/>
              </w:rPr>
            </w:pPr>
            <w:r w:rsidRPr="00030834">
              <w:rPr>
                <w:b/>
                <w:bCs/>
              </w:rPr>
              <w:t>Purpose</w:t>
            </w:r>
          </w:p>
        </w:tc>
        <w:tc>
          <w:tcPr>
            <w:tcW w:w="1415" w:type="dxa"/>
            <w:shd w:val="clear" w:color="auto" w:fill="92D050"/>
            <w:vAlign w:val="center"/>
          </w:tcPr>
          <w:p w14:paraId="72399BF3" w14:textId="78354C48" w:rsidR="00304EB2" w:rsidRPr="00030834" w:rsidRDefault="00304EB2" w:rsidP="00304EB2">
            <w:pPr>
              <w:spacing w:after="0" w:line="240" w:lineRule="auto"/>
              <w:jc w:val="center"/>
              <w:rPr>
                <w:b/>
                <w:bCs/>
              </w:rPr>
            </w:pPr>
            <w:r w:rsidRPr="00030834">
              <w:rPr>
                <w:b/>
                <w:bCs/>
              </w:rPr>
              <w:t>Conditions Used</w:t>
            </w:r>
          </w:p>
        </w:tc>
        <w:tc>
          <w:tcPr>
            <w:tcW w:w="784" w:type="dxa"/>
            <w:shd w:val="clear" w:color="auto" w:fill="92D050"/>
            <w:tcMar>
              <w:top w:w="0" w:type="dxa"/>
              <w:left w:w="0" w:type="dxa"/>
              <w:bottom w:w="0" w:type="dxa"/>
              <w:right w:w="0" w:type="dxa"/>
            </w:tcMar>
            <w:textDirection w:val="btLr"/>
            <w:vAlign w:val="center"/>
          </w:tcPr>
          <w:p w14:paraId="2720AC98" w14:textId="2FBC5CC5" w:rsidR="00304EB2" w:rsidRPr="00030834" w:rsidRDefault="00304EB2" w:rsidP="00030834">
            <w:pPr>
              <w:spacing w:after="0" w:line="240" w:lineRule="auto"/>
              <w:ind w:left="113" w:right="113"/>
              <w:jc w:val="center"/>
              <w:rPr>
                <w:b/>
                <w:bCs/>
              </w:rPr>
            </w:pPr>
            <w:r w:rsidRPr="00030834">
              <w:rPr>
                <w:b/>
                <w:bCs/>
              </w:rPr>
              <w:t>Quantity</w:t>
            </w:r>
          </w:p>
        </w:tc>
        <w:tc>
          <w:tcPr>
            <w:tcW w:w="770" w:type="dxa"/>
            <w:shd w:val="clear" w:color="auto" w:fill="92D050"/>
            <w:tcMar>
              <w:top w:w="0" w:type="dxa"/>
              <w:left w:w="0" w:type="dxa"/>
              <w:bottom w:w="0" w:type="dxa"/>
              <w:right w:w="0" w:type="dxa"/>
            </w:tcMar>
            <w:textDirection w:val="btLr"/>
          </w:tcPr>
          <w:p w14:paraId="2B8A0BAD" w14:textId="683FD0A6" w:rsidR="00304EB2" w:rsidRPr="00030834" w:rsidRDefault="00304EB2" w:rsidP="000963FA">
            <w:pPr>
              <w:spacing w:after="0" w:line="240" w:lineRule="auto"/>
              <w:ind w:left="113" w:right="113"/>
              <w:jc w:val="center"/>
              <w:rPr>
                <w:b/>
                <w:bCs/>
              </w:rPr>
            </w:pPr>
            <w:r w:rsidRPr="00030834">
              <w:rPr>
                <w:b/>
                <w:bCs/>
              </w:rPr>
              <w:t>Special Handling</w:t>
            </w:r>
          </w:p>
        </w:tc>
      </w:tr>
      <w:tr w:rsidR="000963FA" w:rsidRPr="00030834" w14:paraId="40C7D5DA" w14:textId="183DFA4F" w:rsidTr="005A6AC3">
        <w:trPr>
          <w:cantSplit/>
        </w:trPr>
        <w:tc>
          <w:tcPr>
            <w:tcW w:w="9360" w:type="dxa"/>
            <w:gridSpan w:val="7"/>
            <w:shd w:val="clear" w:color="auto" w:fill="D9D9D9" w:themeFill="background1" w:themeFillShade="D9"/>
            <w:vAlign w:val="center"/>
          </w:tcPr>
          <w:p w14:paraId="061A7A05" w14:textId="23EB62E7" w:rsidR="00304EB2" w:rsidRPr="00030834" w:rsidRDefault="00304EB2" w:rsidP="00030834">
            <w:pPr>
              <w:spacing w:after="0" w:line="240" w:lineRule="auto"/>
              <w:jc w:val="center"/>
              <w:rPr>
                <w:b/>
              </w:rPr>
            </w:pPr>
            <w:r w:rsidRPr="00030834">
              <w:rPr>
                <w:rFonts w:ascii="Calibri" w:eastAsia="Times New Roman" w:hAnsi="Calibri" w:cs="Times New Roman"/>
                <w:b/>
              </w:rPr>
              <w:t>Durable Items</w:t>
            </w:r>
          </w:p>
        </w:tc>
      </w:tr>
      <w:tr w:rsidR="000963FA" w:rsidRPr="00030834" w14:paraId="5CB0EBCD" w14:textId="045BE690" w:rsidTr="005A6AC3">
        <w:trPr>
          <w:cantSplit/>
        </w:trPr>
        <w:tc>
          <w:tcPr>
            <w:tcW w:w="1262" w:type="dxa"/>
            <w:vAlign w:val="center"/>
          </w:tcPr>
          <w:p w14:paraId="4D63E356" w14:textId="1CB859A1" w:rsidR="00304EB2" w:rsidRPr="00030834" w:rsidRDefault="00304EB2" w:rsidP="00030834">
            <w:pPr>
              <w:spacing w:after="0" w:line="240" w:lineRule="auto"/>
              <w:jc w:val="center"/>
              <w:rPr>
                <w:rFonts w:ascii="Calibri" w:eastAsia="Times New Roman" w:hAnsi="Calibri" w:cs="Times New Roman"/>
              </w:rPr>
            </w:pPr>
            <w:r w:rsidRPr="00030834">
              <w:rPr>
                <w:rFonts w:ascii="Calibri" w:eastAsia="Times New Roman" w:hAnsi="Calibri" w:cs="Times New Roman"/>
              </w:rPr>
              <w:t>MX105087</w:t>
            </w:r>
          </w:p>
        </w:tc>
        <w:tc>
          <w:tcPr>
            <w:tcW w:w="629" w:type="dxa"/>
            <w:vAlign w:val="center"/>
          </w:tcPr>
          <w:p w14:paraId="0C153D9A" w14:textId="6753406A" w:rsidR="00304EB2" w:rsidRPr="00030834" w:rsidRDefault="00304EB2" w:rsidP="00304EB2">
            <w:pPr>
              <w:spacing w:after="0" w:line="240" w:lineRule="auto"/>
              <w:jc w:val="center"/>
            </w:pPr>
            <w:r w:rsidRPr="00030834">
              <w:t>R</w:t>
            </w:r>
          </w:p>
        </w:tc>
        <w:tc>
          <w:tcPr>
            <w:tcW w:w="2340" w:type="dxa"/>
          </w:tcPr>
          <w:p w14:paraId="25E8EAE1" w14:textId="7FDB14EB" w:rsidR="00304EB2" w:rsidRPr="00030834" w:rsidRDefault="00304EB2" w:rsidP="00304EB2">
            <w:pPr>
              <w:pStyle w:val="NoSpacing"/>
            </w:pPr>
            <w:r w:rsidRPr="00030834">
              <w:t xml:space="preserve">Ice packs </w:t>
            </w:r>
          </w:p>
        </w:tc>
        <w:tc>
          <w:tcPr>
            <w:tcW w:w="2160" w:type="dxa"/>
            <w:vAlign w:val="center"/>
          </w:tcPr>
          <w:p w14:paraId="73877A79" w14:textId="669EC769" w:rsidR="00304EB2" w:rsidRPr="00030834" w:rsidRDefault="00B83AA0" w:rsidP="00B700F5">
            <w:pPr>
              <w:spacing w:after="0" w:line="240" w:lineRule="auto"/>
            </w:pPr>
            <w:r w:rsidRPr="00030834">
              <w:t xml:space="preserve">Shipping </w:t>
            </w:r>
            <w:r w:rsidR="00B700F5">
              <w:t>of field-moist soils</w:t>
            </w:r>
          </w:p>
        </w:tc>
        <w:tc>
          <w:tcPr>
            <w:tcW w:w="1415" w:type="dxa"/>
            <w:vAlign w:val="center"/>
          </w:tcPr>
          <w:p w14:paraId="2F7271C3" w14:textId="2B581364" w:rsidR="00304EB2" w:rsidRPr="00030834" w:rsidRDefault="00B83AA0" w:rsidP="00304EB2">
            <w:pPr>
              <w:spacing w:after="0" w:line="240" w:lineRule="auto"/>
              <w:jc w:val="center"/>
            </w:pPr>
            <w:r w:rsidRPr="00030834">
              <w:t>All</w:t>
            </w:r>
          </w:p>
        </w:tc>
        <w:tc>
          <w:tcPr>
            <w:tcW w:w="784" w:type="dxa"/>
            <w:vAlign w:val="center"/>
          </w:tcPr>
          <w:p w14:paraId="54831EC7" w14:textId="6CECA8B6" w:rsidR="00304EB2" w:rsidRPr="00030834" w:rsidRDefault="00304EB2" w:rsidP="00030834">
            <w:pPr>
              <w:pStyle w:val="NoSpacing"/>
              <w:jc w:val="center"/>
            </w:pPr>
            <w:r w:rsidRPr="00030834">
              <w:t>16 (+)</w:t>
            </w:r>
          </w:p>
        </w:tc>
        <w:tc>
          <w:tcPr>
            <w:tcW w:w="770" w:type="dxa"/>
            <w:vAlign w:val="center"/>
          </w:tcPr>
          <w:p w14:paraId="4540A96F" w14:textId="4E112F99" w:rsidR="00304EB2" w:rsidRPr="00030834" w:rsidRDefault="00304EB2" w:rsidP="00304EB2">
            <w:pPr>
              <w:spacing w:after="0" w:line="240" w:lineRule="auto"/>
              <w:jc w:val="center"/>
            </w:pPr>
            <w:r w:rsidRPr="00030834">
              <w:t>N</w:t>
            </w:r>
          </w:p>
        </w:tc>
      </w:tr>
      <w:tr w:rsidR="000963FA" w:rsidRPr="00030834" w14:paraId="58682700" w14:textId="0942B822" w:rsidTr="005A6AC3">
        <w:trPr>
          <w:cantSplit/>
        </w:trPr>
        <w:tc>
          <w:tcPr>
            <w:tcW w:w="1262" w:type="dxa"/>
            <w:vAlign w:val="center"/>
          </w:tcPr>
          <w:p w14:paraId="0A530792" w14:textId="54A8DDF4" w:rsidR="00304EB2" w:rsidRPr="00030834" w:rsidRDefault="00304EB2" w:rsidP="00030834">
            <w:pPr>
              <w:spacing w:after="0" w:line="240" w:lineRule="auto"/>
              <w:jc w:val="center"/>
              <w:rPr>
                <w:rFonts w:ascii="Calibri" w:eastAsia="Times New Roman" w:hAnsi="Calibri" w:cs="Times New Roman"/>
              </w:rPr>
            </w:pPr>
            <w:r w:rsidRPr="00030834">
              <w:rPr>
                <w:rFonts w:ascii="Calibri" w:eastAsia="Times New Roman" w:hAnsi="Calibri" w:cs="Times New Roman"/>
              </w:rPr>
              <w:t>MX102297</w:t>
            </w:r>
          </w:p>
        </w:tc>
        <w:tc>
          <w:tcPr>
            <w:tcW w:w="629" w:type="dxa"/>
            <w:vAlign w:val="center"/>
          </w:tcPr>
          <w:p w14:paraId="2E561553" w14:textId="6D57C9F5" w:rsidR="00304EB2" w:rsidRPr="00030834" w:rsidRDefault="00304EB2" w:rsidP="00304EB2">
            <w:pPr>
              <w:spacing w:after="0" w:line="240" w:lineRule="auto"/>
              <w:jc w:val="center"/>
            </w:pPr>
            <w:r w:rsidRPr="00030834">
              <w:t>R</w:t>
            </w:r>
          </w:p>
        </w:tc>
        <w:tc>
          <w:tcPr>
            <w:tcW w:w="2340" w:type="dxa"/>
          </w:tcPr>
          <w:p w14:paraId="377CEE37" w14:textId="5BEBA08E" w:rsidR="00304EB2" w:rsidRPr="00030834" w:rsidRDefault="00304EB2" w:rsidP="00304EB2">
            <w:pPr>
              <w:pStyle w:val="NoSpacing"/>
            </w:pPr>
            <w:r w:rsidRPr="00030834">
              <w:t>Foam Cooler</w:t>
            </w:r>
          </w:p>
        </w:tc>
        <w:tc>
          <w:tcPr>
            <w:tcW w:w="2160" w:type="dxa"/>
            <w:vAlign w:val="center"/>
          </w:tcPr>
          <w:p w14:paraId="4ECB7E62" w14:textId="0CEAD1D6" w:rsidR="00304EB2" w:rsidRPr="00030834" w:rsidRDefault="00B83AA0" w:rsidP="00304EB2">
            <w:pPr>
              <w:spacing w:after="0" w:line="240" w:lineRule="auto"/>
            </w:pPr>
            <w:r w:rsidRPr="00030834">
              <w:t>Shipping soil samples</w:t>
            </w:r>
          </w:p>
        </w:tc>
        <w:tc>
          <w:tcPr>
            <w:tcW w:w="1415" w:type="dxa"/>
            <w:vAlign w:val="center"/>
          </w:tcPr>
          <w:p w14:paraId="6FBC5D99" w14:textId="0FCBD9D0" w:rsidR="00304EB2" w:rsidRPr="00030834" w:rsidRDefault="00B83AA0" w:rsidP="00304EB2">
            <w:pPr>
              <w:spacing w:after="0" w:line="240" w:lineRule="auto"/>
              <w:jc w:val="center"/>
            </w:pPr>
            <w:r w:rsidRPr="00030834">
              <w:t>All</w:t>
            </w:r>
          </w:p>
        </w:tc>
        <w:tc>
          <w:tcPr>
            <w:tcW w:w="784" w:type="dxa"/>
            <w:vAlign w:val="center"/>
          </w:tcPr>
          <w:p w14:paraId="285FBB48" w14:textId="1A6FAD99" w:rsidR="00304EB2" w:rsidRPr="00030834" w:rsidRDefault="00304EB2" w:rsidP="00030834">
            <w:pPr>
              <w:pStyle w:val="NoSpacing"/>
              <w:jc w:val="center"/>
            </w:pPr>
            <w:r w:rsidRPr="00030834">
              <w:t>1</w:t>
            </w:r>
          </w:p>
        </w:tc>
        <w:tc>
          <w:tcPr>
            <w:tcW w:w="770" w:type="dxa"/>
            <w:vAlign w:val="center"/>
          </w:tcPr>
          <w:p w14:paraId="7BA08701" w14:textId="4963806D" w:rsidR="00304EB2" w:rsidRPr="00030834" w:rsidRDefault="00304EB2" w:rsidP="00304EB2">
            <w:pPr>
              <w:spacing w:after="0" w:line="240" w:lineRule="auto"/>
              <w:jc w:val="center"/>
            </w:pPr>
            <w:r w:rsidRPr="00030834">
              <w:t>N</w:t>
            </w:r>
          </w:p>
        </w:tc>
      </w:tr>
      <w:tr w:rsidR="000963FA" w:rsidRPr="00030834" w14:paraId="3FA7F1E1" w14:textId="756E804E" w:rsidTr="005A6AC3">
        <w:trPr>
          <w:cantSplit/>
        </w:trPr>
        <w:tc>
          <w:tcPr>
            <w:tcW w:w="9360" w:type="dxa"/>
            <w:gridSpan w:val="7"/>
            <w:shd w:val="clear" w:color="auto" w:fill="D9D9D9" w:themeFill="background1" w:themeFillShade="D9"/>
            <w:vAlign w:val="center"/>
          </w:tcPr>
          <w:p w14:paraId="2EAD0BBC" w14:textId="632DF720" w:rsidR="00304EB2" w:rsidRPr="00030834" w:rsidRDefault="00304EB2" w:rsidP="00030834">
            <w:pPr>
              <w:spacing w:after="0" w:line="240" w:lineRule="auto"/>
              <w:jc w:val="center"/>
              <w:rPr>
                <w:b/>
              </w:rPr>
            </w:pPr>
            <w:r w:rsidRPr="00030834">
              <w:rPr>
                <w:rFonts w:ascii="Calibri" w:eastAsia="Times New Roman" w:hAnsi="Calibri" w:cs="Times New Roman"/>
                <w:b/>
              </w:rPr>
              <w:t>Consumable Items</w:t>
            </w:r>
          </w:p>
        </w:tc>
      </w:tr>
      <w:tr w:rsidR="000963FA" w:rsidRPr="00030834" w14:paraId="62745489" w14:textId="0B14F606" w:rsidTr="005A6AC3">
        <w:trPr>
          <w:cantSplit/>
        </w:trPr>
        <w:tc>
          <w:tcPr>
            <w:tcW w:w="1262" w:type="dxa"/>
            <w:vAlign w:val="center"/>
          </w:tcPr>
          <w:p w14:paraId="1E2E8F64" w14:textId="2B3D2FF1" w:rsidR="00F74DD4" w:rsidRPr="00030834" w:rsidRDefault="00F74DD4" w:rsidP="00030834">
            <w:pPr>
              <w:spacing w:after="0" w:line="240" w:lineRule="auto"/>
              <w:jc w:val="center"/>
              <w:rPr>
                <w:rFonts w:ascii="Calibri" w:eastAsia="Times New Roman" w:hAnsi="Calibri" w:cs="Times New Roman"/>
              </w:rPr>
            </w:pPr>
            <w:r w:rsidRPr="00030834">
              <w:rPr>
                <w:rFonts w:ascii="Calibri" w:eastAsia="Times New Roman" w:hAnsi="Calibri" w:cs="Times New Roman"/>
              </w:rPr>
              <w:t>MX100212</w:t>
            </w:r>
          </w:p>
        </w:tc>
        <w:tc>
          <w:tcPr>
            <w:tcW w:w="629" w:type="dxa"/>
            <w:vAlign w:val="center"/>
          </w:tcPr>
          <w:p w14:paraId="7B3FB562" w14:textId="6564F0EA" w:rsidR="00F74DD4" w:rsidRPr="00030834" w:rsidRDefault="00F74DD4" w:rsidP="00304EB2">
            <w:pPr>
              <w:spacing w:after="0" w:line="240" w:lineRule="auto"/>
              <w:jc w:val="center"/>
            </w:pPr>
            <w:r w:rsidRPr="00030834">
              <w:t>R</w:t>
            </w:r>
          </w:p>
        </w:tc>
        <w:tc>
          <w:tcPr>
            <w:tcW w:w="2340" w:type="dxa"/>
            <w:vAlign w:val="center"/>
          </w:tcPr>
          <w:p w14:paraId="561E6A6F" w14:textId="49ECE690" w:rsidR="00F74DD4" w:rsidRPr="00030834" w:rsidRDefault="00F74DD4" w:rsidP="00000B81">
            <w:pPr>
              <w:pStyle w:val="Removefromfinaldocument"/>
              <w:spacing w:after="0" w:line="240" w:lineRule="auto"/>
              <w:rPr>
                <w:i w:val="0"/>
                <w:color w:val="auto"/>
              </w:rPr>
            </w:pPr>
            <w:r w:rsidRPr="00030834">
              <w:rPr>
                <w:i w:val="0"/>
                <w:color w:val="auto"/>
              </w:rPr>
              <w:t xml:space="preserve">Dry ice </w:t>
            </w:r>
          </w:p>
        </w:tc>
        <w:tc>
          <w:tcPr>
            <w:tcW w:w="2160" w:type="dxa"/>
            <w:vAlign w:val="center"/>
          </w:tcPr>
          <w:p w14:paraId="67E60B80" w14:textId="20560AB1" w:rsidR="00F74DD4" w:rsidRPr="00030834" w:rsidRDefault="00F74DD4" w:rsidP="00304EB2">
            <w:pPr>
              <w:spacing w:after="0" w:line="240" w:lineRule="auto"/>
            </w:pPr>
            <w:r w:rsidRPr="00030834">
              <w:t>Shipping soil samples for microbial analysis</w:t>
            </w:r>
          </w:p>
        </w:tc>
        <w:tc>
          <w:tcPr>
            <w:tcW w:w="1415" w:type="dxa"/>
            <w:vAlign w:val="center"/>
          </w:tcPr>
          <w:p w14:paraId="7F540BE8" w14:textId="1FE4DCC1" w:rsidR="00F74DD4" w:rsidRPr="00030834" w:rsidRDefault="00F74DD4" w:rsidP="00304EB2">
            <w:pPr>
              <w:spacing w:after="0" w:line="240" w:lineRule="auto"/>
              <w:jc w:val="center"/>
            </w:pPr>
            <w:r w:rsidRPr="00030834">
              <w:t>All</w:t>
            </w:r>
          </w:p>
        </w:tc>
        <w:tc>
          <w:tcPr>
            <w:tcW w:w="784" w:type="dxa"/>
            <w:vAlign w:val="center"/>
          </w:tcPr>
          <w:p w14:paraId="5659BE63" w14:textId="653E111F" w:rsidR="00F74DD4" w:rsidRPr="00030834" w:rsidRDefault="00F74DD4" w:rsidP="00030834">
            <w:pPr>
              <w:pStyle w:val="Removefromfinaldocument"/>
              <w:spacing w:after="0" w:line="240" w:lineRule="auto"/>
              <w:jc w:val="center"/>
              <w:rPr>
                <w:i w:val="0"/>
                <w:color w:val="auto"/>
              </w:rPr>
            </w:pPr>
            <w:r w:rsidRPr="00030834">
              <w:rPr>
                <w:i w:val="0"/>
                <w:color w:val="auto"/>
              </w:rPr>
              <w:t>20</w:t>
            </w:r>
            <w:r w:rsidR="00610BCD">
              <w:rPr>
                <w:i w:val="0"/>
                <w:color w:val="auto"/>
              </w:rPr>
              <w:t>*</w:t>
            </w:r>
            <w:r w:rsidRPr="00030834">
              <w:rPr>
                <w:i w:val="0"/>
                <w:color w:val="auto"/>
              </w:rPr>
              <w:t xml:space="preserve"> pounds</w:t>
            </w:r>
          </w:p>
        </w:tc>
        <w:tc>
          <w:tcPr>
            <w:tcW w:w="770" w:type="dxa"/>
            <w:vAlign w:val="center"/>
          </w:tcPr>
          <w:p w14:paraId="4BE9C696" w14:textId="1923BCF6" w:rsidR="00F74DD4" w:rsidRPr="00030834" w:rsidRDefault="00F74DD4" w:rsidP="00304EB2">
            <w:pPr>
              <w:spacing w:after="0" w:line="240" w:lineRule="auto"/>
              <w:jc w:val="center"/>
            </w:pPr>
            <w:r w:rsidRPr="00030834">
              <w:t>Y</w:t>
            </w:r>
          </w:p>
        </w:tc>
      </w:tr>
      <w:tr w:rsidR="000963FA" w:rsidRPr="00030834" w14:paraId="5A21BEA5" w14:textId="69886435" w:rsidTr="005A6AC3">
        <w:trPr>
          <w:cantSplit/>
        </w:trPr>
        <w:tc>
          <w:tcPr>
            <w:tcW w:w="1262" w:type="dxa"/>
            <w:vAlign w:val="center"/>
          </w:tcPr>
          <w:p w14:paraId="23DC0920" w14:textId="3E2EF0B0" w:rsidR="00F74DD4" w:rsidRPr="00030834" w:rsidRDefault="00F74DD4" w:rsidP="00030834">
            <w:pPr>
              <w:spacing w:after="0" w:line="240" w:lineRule="auto"/>
              <w:jc w:val="center"/>
              <w:rPr>
                <w:rFonts w:ascii="Calibri" w:eastAsia="Times New Roman" w:hAnsi="Calibri" w:cs="Times New Roman"/>
              </w:rPr>
            </w:pPr>
            <w:r w:rsidRPr="00030834">
              <w:rPr>
                <w:rFonts w:ascii="Calibri" w:eastAsia="Times New Roman" w:hAnsi="Calibri" w:cs="Times New Roman"/>
              </w:rPr>
              <w:t>MAT111</w:t>
            </w:r>
          </w:p>
        </w:tc>
        <w:tc>
          <w:tcPr>
            <w:tcW w:w="629" w:type="dxa"/>
            <w:vAlign w:val="center"/>
          </w:tcPr>
          <w:p w14:paraId="4B56E60B" w14:textId="29D465BB" w:rsidR="00F74DD4" w:rsidRPr="00030834" w:rsidRDefault="00F74DD4" w:rsidP="00304EB2">
            <w:pPr>
              <w:spacing w:after="0" w:line="240" w:lineRule="auto"/>
              <w:jc w:val="center"/>
            </w:pPr>
            <w:r w:rsidRPr="00030834">
              <w:t>R</w:t>
            </w:r>
          </w:p>
        </w:tc>
        <w:tc>
          <w:tcPr>
            <w:tcW w:w="2340" w:type="dxa"/>
            <w:vAlign w:val="center"/>
          </w:tcPr>
          <w:p w14:paraId="5FC41088" w14:textId="544F8FF3" w:rsidR="00F74DD4" w:rsidRPr="00030834" w:rsidRDefault="00F74DD4" w:rsidP="00000B81">
            <w:pPr>
              <w:pStyle w:val="Removefromfinaldocument"/>
              <w:spacing w:after="0" w:line="240" w:lineRule="auto"/>
              <w:rPr>
                <w:i w:val="0"/>
                <w:color w:val="auto"/>
              </w:rPr>
            </w:pPr>
            <w:r w:rsidRPr="00030834">
              <w:rPr>
                <w:i w:val="0"/>
                <w:color w:val="auto"/>
              </w:rPr>
              <w:t>Dry ice packing labels</w:t>
            </w:r>
          </w:p>
        </w:tc>
        <w:tc>
          <w:tcPr>
            <w:tcW w:w="2160" w:type="dxa"/>
            <w:vAlign w:val="center"/>
          </w:tcPr>
          <w:p w14:paraId="7FBB17C1" w14:textId="0B522F07" w:rsidR="00F74DD4" w:rsidRPr="00030834" w:rsidRDefault="00F74DD4" w:rsidP="00304EB2">
            <w:pPr>
              <w:spacing w:after="0" w:line="240" w:lineRule="auto"/>
            </w:pPr>
            <w:r w:rsidRPr="00030834">
              <w:t>Shipping soil samples for microbial analysis</w:t>
            </w:r>
          </w:p>
        </w:tc>
        <w:tc>
          <w:tcPr>
            <w:tcW w:w="1415" w:type="dxa"/>
            <w:vAlign w:val="center"/>
          </w:tcPr>
          <w:p w14:paraId="478B4BF6" w14:textId="6AE2D989" w:rsidR="00F74DD4" w:rsidRPr="00030834" w:rsidRDefault="00F74DD4" w:rsidP="00304EB2">
            <w:pPr>
              <w:spacing w:after="0" w:line="240" w:lineRule="auto"/>
              <w:jc w:val="center"/>
            </w:pPr>
            <w:r w:rsidRPr="00030834">
              <w:t>All</w:t>
            </w:r>
          </w:p>
        </w:tc>
        <w:tc>
          <w:tcPr>
            <w:tcW w:w="784" w:type="dxa"/>
            <w:vAlign w:val="center"/>
          </w:tcPr>
          <w:p w14:paraId="45EDF828" w14:textId="1BC04D3D" w:rsidR="00F74DD4" w:rsidRPr="00030834" w:rsidRDefault="00F74DD4" w:rsidP="00030834">
            <w:pPr>
              <w:pStyle w:val="Removefromfinaldocument"/>
              <w:spacing w:after="0" w:line="240" w:lineRule="auto"/>
              <w:jc w:val="center"/>
              <w:rPr>
                <w:i w:val="0"/>
                <w:color w:val="auto"/>
              </w:rPr>
            </w:pPr>
            <w:r w:rsidRPr="00030834">
              <w:rPr>
                <w:i w:val="0"/>
                <w:color w:val="auto"/>
              </w:rPr>
              <w:t>1</w:t>
            </w:r>
          </w:p>
        </w:tc>
        <w:tc>
          <w:tcPr>
            <w:tcW w:w="770" w:type="dxa"/>
            <w:vAlign w:val="center"/>
          </w:tcPr>
          <w:p w14:paraId="5555DD90" w14:textId="3B5FE95D" w:rsidR="00F74DD4" w:rsidRPr="00030834" w:rsidRDefault="00F74DD4" w:rsidP="00304EB2">
            <w:pPr>
              <w:spacing w:after="0" w:line="240" w:lineRule="auto"/>
              <w:jc w:val="center"/>
            </w:pPr>
            <w:r w:rsidRPr="00030834">
              <w:t>N</w:t>
            </w:r>
          </w:p>
        </w:tc>
      </w:tr>
      <w:tr w:rsidR="000963FA" w:rsidRPr="00030834" w14:paraId="49CB3247" w14:textId="055E913B" w:rsidTr="005A6AC3">
        <w:trPr>
          <w:cantSplit/>
        </w:trPr>
        <w:tc>
          <w:tcPr>
            <w:tcW w:w="1262" w:type="dxa"/>
            <w:vAlign w:val="center"/>
          </w:tcPr>
          <w:p w14:paraId="5B9B97E8" w14:textId="307933C6" w:rsidR="00F74DD4" w:rsidRPr="00030834" w:rsidRDefault="00F74DD4" w:rsidP="00030834">
            <w:pPr>
              <w:pStyle w:val="NoSpacing"/>
              <w:jc w:val="center"/>
            </w:pPr>
          </w:p>
        </w:tc>
        <w:tc>
          <w:tcPr>
            <w:tcW w:w="629" w:type="dxa"/>
            <w:vAlign w:val="center"/>
          </w:tcPr>
          <w:p w14:paraId="7B1F828F" w14:textId="34C409B3" w:rsidR="00F74DD4" w:rsidRPr="00030834" w:rsidRDefault="00F74DD4" w:rsidP="00304EB2">
            <w:pPr>
              <w:spacing w:after="0" w:line="240" w:lineRule="auto"/>
              <w:jc w:val="center"/>
            </w:pPr>
            <w:r w:rsidRPr="00030834">
              <w:t>R</w:t>
            </w:r>
          </w:p>
        </w:tc>
        <w:tc>
          <w:tcPr>
            <w:tcW w:w="2340" w:type="dxa"/>
            <w:vAlign w:val="center"/>
          </w:tcPr>
          <w:p w14:paraId="02E09BA4" w14:textId="5FB4D88A" w:rsidR="00F74DD4" w:rsidRPr="00030834" w:rsidRDefault="00F74DD4" w:rsidP="00000B81">
            <w:pPr>
              <w:pStyle w:val="NoSpacing"/>
            </w:pPr>
            <w:r w:rsidRPr="00030834">
              <w:t>Packing tape</w:t>
            </w:r>
          </w:p>
        </w:tc>
        <w:tc>
          <w:tcPr>
            <w:tcW w:w="2160" w:type="dxa"/>
            <w:vAlign w:val="center"/>
          </w:tcPr>
          <w:p w14:paraId="7DBFA76F" w14:textId="37E40F09" w:rsidR="00F74DD4" w:rsidRPr="00030834" w:rsidRDefault="00F74DD4" w:rsidP="00304EB2">
            <w:pPr>
              <w:spacing w:after="0" w:line="240" w:lineRule="auto"/>
            </w:pPr>
            <w:r w:rsidRPr="00030834">
              <w:t>Shipping soil samples</w:t>
            </w:r>
          </w:p>
        </w:tc>
        <w:tc>
          <w:tcPr>
            <w:tcW w:w="1415" w:type="dxa"/>
            <w:vAlign w:val="center"/>
          </w:tcPr>
          <w:p w14:paraId="3C874AC2" w14:textId="43218B22" w:rsidR="00F74DD4" w:rsidRPr="00030834" w:rsidRDefault="00F74DD4" w:rsidP="00304EB2">
            <w:pPr>
              <w:spacing w:after="0" w:line="240" w:lineRule="auto"/>
              <w:jc w:val="center"/>
            </w:pPr>
            <w:r w:rsidRPr="00030834">
              <w:t>All</w:t>
            </w:r>
          </w:p>
        </w:tc>
        <w:tc>
          <w:tcPr>
            <w:tcW w:w="784" w:type="dxa"/>
            <w:vAlign w:val="center"/>
          </w:tcPr>
          <w:p w14:paraId="2D4BC16E" w14:textId="78E38066" w:rsidR="00F74DD4" w:rsidRPr="00030834" w:rsidRDefault="00F74DD4" w:rsidP="00030834">
            <w:pPr>
              <w:pStyle w:val="NoSpacing"/>
              <w:jc w:val="center"/>
            </w:pPr>
            <w:r w:rsidRPr="00030834">
              <w:t>1</w:t>
            </w:r>
          </w:p>
        </w:tc>
        <w:tc>
          <w:tcPr>
            <w:tcW w:w="770" w:type="dxa"/>
            <w:vAlign w:val="center"/>
          </w:tcPr>
          <w:p w14:paraId="4E486157" w14:textId="4AC1BC38" w:rsidR="00F74DD4" w:rsidRPr="00030834" w:rsidRDefault="00F74DD4" w:rsidP="00304EB2">
            <w:pPr>
              <w:spacing w:after="0" w:line="240" w:lineRule="auto"/>
              <w:jc w:val="center"/>
            </w:pPr>
            <w:r w:rsidRPr="00030834">
              <w:t>N</w:t>
            </w:r>
          </w:p>
        </w:tc>
      </w:tr>
      <w:tr w:rsidR="000963FA" w:rsidRPr="00030834" w14:paraId="762A0000" w14:textId="244DCA51" w:rsidTr="005A6AC3">
        <w:trPr>
          <w:cantSplit/>
        </w:trPr>
        <w:tc>
          <w:tcPr>
            <w:tcW w:w="1262" w:type="dxa"/>
            <w:vAlign w:val="center"/>
          </w:tcPr>
          <w:p w14:paraId="1354A84F" w14:textId="17F63298" w:rsidR="00F74DD4" w:rsidRPr="00030834" w:rsidRDefault="00F74DD4" w:rsidP="00030834">
            <w:pPr>
              <w:spacing w:after="0" w:line="240" w:lineRule="auto"/>
              <w:jc w:val="center"/>
            </w:pPr>
          </w:p>
        </w:tc>
        <w:tc>
          <w:tcPr>
            <w:tcW w:w="629" w:type="dxa"/>
            <w:vAlign w:val="center"/>
          </w:tcPr>
          <w:p w14:paraId="31C9A25C" w14:textId="5AFFA07F" w:rsidR="00F74DD4" w:rsidRPr="00030834" w:rsidRDefault="00F74DD4" w:rsidP="00304EB2">
            <w:pPr>
              <w:spacing w:after="0" w:line="240" w:lineRule="auto"/>
              <w:jc w:val="center"/>
            </w:pPr>
            <w:r w:rsidRPr="00030834">
              <w:t>R</w:t>
            </w:r>
          </w:p>
        </w:tc>
        <w:tc>
          <w:tcPr>
            <w:tcW w:w="2340" w:type="dxa"/>
            <w:vAlign w:val="center"/>
          </w:tcPr>
          <w:p w14:paraId="1F667E16" w14:textId="233447EE" w:rsidR="00F74DD4" w:rsidRPr="00030834" w:rsidRDefault="00F74DD4" w:rsidP="00000B81">
            <w:pPr>
              <w:pStyle w:val="NoSpacing"/>
            </w:pPr>
            <w:r w:rsidRPr="00030834">
              <w:t>Cover letters and sample inventory spreadsheets for contracted facility(ies)</w:t>
            </w:r>
            <w:r w:rsidR="003642D8">
              <w:t xml:space="preserve">. </w:t>
            </w:r>
            <w:r w:rsidRPr="00030834">
              <w:t>These forms supplied by NEON Headquarters Staff to Domain managers.</w:t>
            </w:r>
          </w:p>
        </w:tc>
        <w:tc>
          <w:tcPr>
            <w:tcW w:w="2160" w:type="dxa"/>
            <w:vAlign w:val="center"/>
          </w:tcPr>
          <w:p w14:paraId="39FFE397" w14:textId="33DAF7B9" w:rsidR="00F74DD4" w:rsidRPr="00030834" w:rsidRDefault="00F74DD4" w:rsidP="00304EB2">
            <w:pPr>
              <w:spacing w:after="0" w:line="240" w:lineRule="auto"/>
            </w:pPr>
            <w:r w:rsidRPr="00030834">
              <w:t>Shipping soil samples</w:t>
            </w:r>
          </w:p>
        </w:tc>
        <w:tc>
          <w:tcPr>
            <w:tcW w:w="1415" w:type="dxa"/>
            <w:vAlign w:val="center"/>
          </w:tcPr>
          <w:p w14:paraId="28CAEA47" w14:textId="725E455A" w:rsidR="00F74DD4" w:rsidRPr="00030834" w:rsidRDefault="00F74DD4" w:rsidP="00304EB2">
            <w:pPr>
              <w:spacing w:after="0" w:line="240" w:lineRule="auto"/>
              <w:jc w:val="center"/>
            </w:pPr>
            <w:r w:rsidRPr="00030834">
              <w:t>All</w:t>
            </w:r>
          </w:p>
        </w:tc>
        <w:tc>
          <w:tcPr>
            <w:tcW w:w="784" w:type="dxa"/>
            <w:vAlign w:val="center"/>
          </w:tcPr>
          <w:p w14:paraId="0B8A7825" w14:textId="25978309" w:rsidR="00F74DD4" w:rsidRPr="00030834" w:rsidRDefault="00F74DD4" w:rsidP="00030834">
            <w:pPr>
              <w:pStyle w:val="NoSpacing"/>
              <w:jc w:val="center"/>
            </w:pPr>
            <w:r w:rsidRPr="00030834">
              <w:t>1 per box</w:t>
            </w:r>
          </w:p>
        </w:tc>
        <w:tc>
          <w:tcPr>
            <w:tcW w:w="770" w:type="dxa"/>
            <w:vAlign w:val="center"/>
          </w:tcPr>
          <w:p w14:paraId="5A2FC874" w14:textId="408AB4FB" w:rsidR="00F74DD4" w:rsidRPr="00030834" w:rsidRDefault="00F74DD4" w:rsidP="00304EB2">
            <w:pPr>
              <w:spacing w:after="0" w:line="240" w:lineRule="auto"/>
              <w:jc w:val="center"/>
            </w:pPr>
            <w:r w:rsidRPr="00030834">
              <w:t>N</w:t>
            </w:r>
          </w:p>
        </w:tc>
      </w:tr>
      <w:tr w:rsidR="000963FA" w:rsidRPr="00030834" w14:paraId="55BC858A" w14:textId="6978B896" w:rsidTr="005A6AC3">
        <w:trPr>
          <w:cantSplit/>
        </w:trPr>
        <w:tc>
          <w:tcPr>
            <w:tcW w:w="1262" w:type="dxa"/>
            <w:vAlign w:val="center"/>
          </w:tcPr>
          <w:p w14:paraId="444EF57D" w14:textId="575743B1" w:rsidR="00F74DD4" w:rsidRPr="00030834" w:rsidRDefault="00F74DD4" w:rsidP="00030834">
            <w:pPr>
              <w:spacing w:after="0" w:line="240" w:lineRule="auto"/>
              <w:jc w:val="center"/>
            </w:pPr>
          </w:p>
        </w:tc>
        <w:tc>
          <w:tcPr>
            <w:tcW w:w="629" w:type="dxa"/>
            <w:vAlign w:val="center"/>
          </w:tcPr>
          <w:p w14:paraId="242C8F0F" w14:textId="49CCB4F7" w:rsidR="00F74DD4" w:rsidRPr="00030834" w:rsidRDefault="00F74DD4" w:rsidP="00304EB2">
            <w:pPr>
              <w:spacing w:after="0" w:line="240" w:lineRule="auto"/>
              <w:jc w:val="center"/>
            </w:pPr>
            <w:r w:rsidRPr="00030834">
              <w:t>S</w:t>
            </w:r>
          </w:p>
        </w:tc>
        <w:tc>
          <w:tcPr>
            <w:tcW w:w="2340" w:type="dxa"/>
            <w:vAlign w:val="center"/>
          </w:tcPr>
          <w:p w14:paraId="5C78F356" w14:textId="44A7ED4F" w:rsidR="00F74DD4" w:rsidRPr="00030834" w:rsidRDefault="00F74DD4" w:rsidP="00000B81">
            <w:pPr>
              <w:pStyle w:val="NoSpacing"/>
            </w:pPr>
            <w:r w:rsidRPr="00030834">
              <w:t>USDA Soil Permit from contracted facility(ies), including an necessary labels specified in the permit (see Safety section)</w:t>
            </w:r>
          </w:p>
        </w:tc>
        <w:tc>
          <w:tcPr>
            <w:tcW w:w="2160" w:type="dxa"/>
            <w:vAlign w:val="center"/>
          </w:tcPr>
          <w:p w14:paraId="271C0F9F" w14:textId="7947D96B" w:rsidR="00F74DD4" w:rsidRPr="00030834" w:rsidRDefault="00F74DD4" w:rsidP="00304EB2">
            <w:pPr>
              <w:spacing w:after="0" w:line="240" w:lineRule="auto"/>
            </w:pPr>
            <w:r w:rsidRPr="00030834">
              <w:t>Shipping soil samples</w:t>
            </w:r>
          </w:p>
        </w:tc>
        <w:tc>
          <w:tcPr>
            <w:tcW w:w="1415" w:type="dxa"/>
            <w:vAlign w:val="center"/>
          </w:tcPr>
          <w:p w14:paraId="7A901762" w14:textId="546CE963" w:rsidR="00F74DD4" w:rsidRPr="00030834" w:rsidRDefault="00F74DD4" w:rsidP="00304EB2">
            <w:pPr>
              <w:spacing w:after="0" w:line="240" w:lineRule="auto"/>
              <w:jc w:val="center"/>
            </w:pPr>
            <w:r w:rsidRPr="00030834">
              <w:t>All</w:t>
            </w:r>
          </w:p>
        </w:tc>
        <w:tc>
          <w:tcPr>
            <w:tcW w:w="784" w:type="dxa"/>
            <w:vAlign w:val="center"/>
          </w:tcPr>
          <w:p w14:paraId="04DDF587" w14:textId="71425D0B" w:rsidR="00F74DD4" w:rsidRPr="00030834" w:rsidRDefault="00F74DD4" w:rsidP="00030834">
            <w:pPr>
              <w:pStyle w:val="NoSpacing"/>
              <w:jc w:val="center"/>
            </w:pPr>
            <w:r w:rsidRPr="00030834">
              <w:t>1 per box</w:t>
            </w:r>
          </w:p>
        </w:tc>
        <w:tc>
          <w:tcPr>
            <w:tcW w:w="770" w:type="dxa"/>
            <w:vAlign w:val="center"/>
          </w:tcPr>
          <w:p w14:paraId="5220F74F" w14:textId="19F86649" w:rsidR="00F74DD4" w:rsidRPr="00030834" w:rsidRDefault="00F74DD4" w:rsidP="00304EB2">
            <w:pPr>
              <w:spacing w:after="0" w:line="240" w:lineRule="auto"/>
              <w:jc w:val="center"/>
            </w:pPr>
            <w:r w:rsidRPr="00030834">
              <w:t>N</w:t>
            </w:r>
          </w:p>
        </w:tc>
      </w:tr>
      <w:tr w:rsidR="000963FA" w:rsidRPr="00030834" w14:paraId="732C520F" w14:textId="3F042C35" w:rsidTr="005A6AC3">
        <w:trPr>
          <w:cantSplit/>
        </w:trPr>
        <w:tc>
          <w:tcPr>
            <w:tcW w:w="1262" w:type="dxa"/>
            <w:vAlign w:val="center"/>
          </w:tcPr>
          <w:p w14:paraId="3C5BD1EE" w14:textId="574E49ED" w:rsidR="00F74DD4" w:rsidRPr="00030834" w:rsidRDefault="00F74DD4" w:rsidP="00030834">
            <w:pPr>
              <w:spacing w:after="0" w:line="240" w:lineRule="auto"/>
              <w:jc w:val="center"/>
            </w:pPr>
          </w:p>
        </w:tc>
        <w:tc>
          <w:tcPr>
            <w:tcW w:w="629" w:type="dxa"/>
            <w:vAlign w:val="center"/>
          </w:tcPr>
          <w:p w14:paraId="2991664A" w14:textId="7176F777" w:rsidR="00F74DD4" w:rsidRPr="00030834" w:rsidRDefault="00F74DD4" w:rsidP="00304EB2">
            <w:pPr>
              <w:spacing w:after="0" w:line="240" w:lineRule="auto"/>
              <w:jc w:val="center"/>
            </w:pPr>
            <w:r w:rsidRPr="00030834">
              <w:t>S</w:t>
            </w:r>
          </w:p>
        </w:tc>
        <w:tc>
          <w:tcPr>
            <w:tcW w:w="2340" w:type="dxa"/>
            <w:vAlign w:val="center"/>
          </w:tcPr>
          <w:p w14:paraId="4A0DDBA8" w14:textId="7C007F6C" w:rsidR="00F74DD4" w:rsidRPr="00030834" w:rsidRDefault="00F74DD4" w:rsidP="00000B81">
            <w:pPr>
              <w:pStyle w:val="NoSpacing"/>
            </w:pPr>
            <w:r w:rsidRPr="00030834">
              <w:t>Boxes</w:t>
            </w:r>
          </w:p>
        </w:tc>
        <w:tc>
          <w:tcPr>
            <w:tcW w:w="2160" w:type="dxa"/>
            <w:vAlign w:val="center"/>
          </w:tcPr>
          <w:p w14:paraId="10B08D68" w14:textId="3A25415B" w:rsidR="00F74DD4" w:rsidRPr="00030834" w:rsidRDefault="00F74DD4" w:rsidP="00304EB2">
            <w:pPr>
              <w:spacing w:after="0" w:line="240" w:lineRule="auto"/>
            </w:pPr>
            <w:r w:rsidRPr="00030834">
              <w:t>Shipping soil samples</w:t>
            </w:r>
          </w:p>
        </w:tc>
        <w:tc>
          <w:tcPr>
            <w:tcW w:w="1415" w:type="dxa"/>
            <w:vAlign w:val="center"/>
          </w:tcPr>
          <w:p w14:paraId="602D8C4C" w14:textId="424901EC" w:rsidR="00F74DD4" w:rsidRPr="00030834" w:rsidRDefault="00F74DD4" w:rsidP="00304EB2">
            <w:pPr>
              <w:spacing w:after="0" w:line="240" w:lineRule="auto"/>
              <w:jc w:val="center"/>
            </w:pPr>
            <w:r w:rsidRPr="00030834">
              <w:t>All</w:t>
            </w:r>
          </w:p>
        </w:tc>
        <w:tc>
          <w:tcPr>
            <w:tcW w:w="784" w:type="dxa"/>
            <w:vAlign w:val="center"/>
          </w:tcPr>
          <w:p w14:paraId="4E6C1E51" w14:textId="05DB879D" w:rsidR="00F74DD4" w:rsidRPr="00030834" w:rsidRDefault="00F74DD4" w:rsidP="00030834">
            <w:pPr>
              <w:pStyle w:val="NoSpacing"/>
              <w:jc w:val="center"/>
            </w:pPr>
            <w:r w:rsidRPr="00030834">
              <w:t>2 (+)</w:t>
            </w:r>
          </w:p>
        </w:tc>
        <w:tc>
          <w:tcPr>
            <w:tcW w:w="770" w:type="dxa"/>
            <w:vAlign w:val="center"/>
          </w:tcPr>
          <w:p w14:paraId="24D3FA0C" w14:textId="51EE5372" w:rsidR="00F74DD4" w:rsidRPr="00030834" w:rsidRDefault="00F74DD4" w:rsidP="00304EB2">
            <w:pPr>
              <w:spacing w:after="0" w:line="240" w:lineRule="auto"/>
              <w:jc w:val="center"/>
            </w:pPr>
            <w:r w:rsidRPr="00030834">
              <w:t>N</w:t>
            </w:r>
          </w:p>
        </w:tc>
      </w:tr>
    </w:tbl>
    <w:p w14:paraId="55DF29D8" w14:textId="4E551FE1" w:rsidR="00C86526" w:rsidRDefault="00304EB2" w:rsidP="006843C0">
      <w:pPr>
        <w:ind w:left="-806"/>
        <w:contextualSpacing/>
        <w:rPr>
          <w:sz w:val="18"/>
          <w:lang w:eastAsia="ja-JP"/>
        </w:rPr>
      </w:pPr>
      <w:r>
        <w:rPr>
          <w:sz w:val="18"/>
          <w:lang w:eastAsia="ja-JP"/>
        </w:rPr>
        <w:t xml:space="preserve">R/S=Required/Suggested. Suggested </w:t>
      </w:r>
      <w:r w:rsidRPr="00551498">
        <w:rPr>
          <w:sz w:val="18"/>
          <w:lang w:eastAsia="ja-JP"/>
        </w:rPr>
        <w:t>indicates that a suitable alternative is acceptable (e.g. field datasheets unless PDA is available</w:t>
      </w:r>
      <w:r>
        <w:rPr>
          <w:sz w:val="18"/>
          <w:lang w:eastAsia="ja-JP"/>
        </w:rPr>
        <w:t>).</w:t>
      </w:r>
    </w:p>
    <w:p w14:paraId="7D16D580" w14:textId="55514319" w:rsidR="00610BCD" w:rsidRDefault="00610BCD" w:rsidP="006843C0">
      <w:pPr>
        <w:ind w:left="-806"/>
        <w:contextualSpacing/>
        <w:rPr>
          <w:sz w:val="18"/>
          <w:szCs w:val="18"/>
          <w:lang w:eastAsia="ja-JP"/>
        </w:rPr>
      </w:pPr>
      <w:r w:rsidRPr="006843C0">
        <w:rPr>
          <w:sz w:val="18"/>
          <w:szCs w:val="18"/>
          <w:lang w:eastAsia="ja-JP"/>
        </w:rPr>
        <w:t xml:space="preserve">* At sites with maximum </w:t>
      </w:r>
      <w:r>
        <w:rPr>
          <w:sz w:val="18"/>
          <w:szCs w:val="18"/>
          <w:lang w:eastAsia="ja-JP"/>
        </w:rPr>
        <w:t xml:space="preserve">shipping </w:t>
      </w:r>
      <w:r w:rsidRPr="006843C0">
        <w:rPr>
          <w:sz w:val="18"/>
          <w:szCs w:val="18"/>
          <w:lang w:eastAsia="ja-JP"/>
        </w:rPr>
        <w:t xml:space="preserve">allowances less than 20 pounds, supplement with pre-chilled packing peanuts (or similar). </w:t>
      </w:r>
    </w:p>
    <w:p w14:paraId="553D1CF9" w14:textId="2987EBF4" w:rsidR="009A6C6E" w:rsidRDefault="009A6C6E">
      <w:pPr>
        <w:rPr>
          <w:sz w:val="18"/>
          <w:szCs w:val="18"/>
          <w:lang w:eastAsia="ja-JP"/>
        </w:rPr>
      </w:pPr>
      <w:r>
        <w:rPr>
          <w:sz w:val="18"/>
          <w:szCs w:val="18"/>
          <w:lang w:eastAsia="ja-JP"/>
        </w:rPr>
        <w:br w:type="page"/>
      </w:r>
    </w:p>
    <w:p w14:paraId="080DB221" w14:textId="46BCD4DE" w:rsidR="00AC4C37" w:rsidRDefault="00AC4C37" w:rsidP="00F9421F">
      <w:pPr>
        <w:pStyle w:val="Caption"/>
      </w:pPr>
      <w:bookmarkStart w:id="52" w:name="_Toc307845585"/>
      <w:r w:rsidRPr="4227594D">
        <w:lastRenderedPageBreak/>
        <w:t xml:space="preserve">Table </w:t>
      </w:r>
      <w:r w:rsidR="00FF6241">
        <w:t>1</w:t>
      </w:r>
      <w:r w:rsidR="00060B1A">
        <w:t>6</w:t>
      </w:r>
      <w:r w:rsidRPr="33B58398">
        <w:t xml:space="preserve">. </w:t>
      </w:r>
      <w:r w:rsidRPr="0054262A">
        <w:t xml:space="preserve">Equipment </w:t>
      </w:r>
      <w:r>
        <w:t>L</w:t>
      </w:r>
      <w:r w:rsidRPr="0054262A">
        <w:t xml:space="preserve">ist - Shipment of </w:t>
      </w:r>
      <w:r w:rsidR="00363217">
        <w:t>s</w:t>
      </w:r>
      <w:r w:rsidRPr="0054262A">
        <w:t xml:space="preserve">oil for </w:t>
      </w:r>
      <w:r w:rsidR="00363217">
        <w:t>m</w:t>
      </w:r>
      <w:r w:rsidRPr="0054262A">
        <w:t xml:space="preserve">icrobial </w:t>
      </w:r>
      <w:r w:rsidR="00363217">
        <w:t>b</w:t>
      </w:r>
      <w:r w:rsidRPr="0054262A">
        <w:t xml:space="preserve">iomass </w:t>
      </w:r>
      <w:r w:rsidR="00363217">
        <w:t>a</w:t>
      </w:r>
      <w:r w:rsidRPr="0054262A">
        <w:t xml:space="preserve">nalysis from </w:t>
      </w:r>
      <w:r w:rsidR="00363217">
        <w:t>o</w:t>
      </w:r>
      <w:r w:rsidRPr="0054262A">
        <w:t xml:space="preserve">ne </w:t>
      </w:r>
      <w:r w:rsidR="00363217">
        <w:t>s</w:t>
      </w:r>
      <w:r w:rsidRPr="0054262A">
        <w:t>ite</w:t>
      </w:r>
      <w:r w:rsidRPr="33B58398">
        <w:t>.</w:t>
      </w:r>
      <w:bookmarkEnd w:id="52"/>
    </w:p>
    <w:tbl>
      <w:tblPr>
        <w:tblW w:w="4833" w:type="pct"/>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24"/>
        <w:gridCol w:w="658"/>
        <w:gridCol w:w="2255"/>
        <w:gridCol w:w="2250"/>
        <w:gridCol w:w="1353"/>
        <w:gridCol w:w="88"/>
        <w:gridCol w:w="811"/>
        <w:gridCol w:w="631"/>
      </w:tblGrid>
      <w:tr w:rsidR="000963FA" w:rsidRPr="00012EFC" w14:paraId="32BF8126" w14:textId="537206BC" w:rsidTr="000963FA">
        <w:trPr>
          <w:cantSplit/>
          <w:trHeight w:val="1250"/>
          <w:tblHeader/>
        </w:trPr>
        <w:tc>
          <w:tcPr>
            <w:tcW w:w="1224" w:type="dxa"/>
            <w:shd w:val="clear" w:color="auto" w:fill="92D050"/>
            <w:vAlign w:val="center"/>
          </w:tcPr>
          <w:p w14:paraId="383E8F96" w14:textId="0A81DC82" w:rsidR="009340EF" w:rsidRPr="00012EFC" w:rsidRDefault="009340EF" w:rsidP="009340EF">
            <w:pPr>
              <w:spacing w:after="0" w:line="240" w:lineRule="auto"/>
              <w:jc w:val="center"/>
              <w:rPr>
                <w:sz w:val="18"/>
                <w:szCs w:val="18"/>
              </w:rPr>
            </w:pPr>
            <w:r w:rsidRPr="00012EFC">
              <w:rPr>
                <w:b/>
                <w:bCs/>
              </w:rPr>
              <w:t>Item No.</w:t>
            </w:r>
          </w:p>
        </w:tc>
        <w:tc>
          <w:tcPr>
            <w:tcW w:w="658" w:type="dxa"/>
            <w:shd w:val="clear" w:color="auto" w:fill="92D050"/>
            <w:vAlign w:val="center"/>
          </w:tcPr>
          <w:p w14:paraId="53174695" w14:textId="00B4F591" w:rsidR="009340EF" w:rsidRPr="00012EFC" w:rsidRDefault="009340EF" w:rsidP="009340EF">
            <w:pPr>
              <w:spacing w:after="0" w:line="240" w:lineRule="auto"/>
              <w:jc w:val="center"/>
              <w:rPr>
                <w:b/>
                <w:bCs/>
              </w:rPr>
            </w:pPr>
            <w:r>
              <w:rPr>
                <w:b/>
                <w:bCs/>
              </w:rPr>
              <w:t>R/S</w:t>
            </w:r>
          </w:p>
        </w:tc>
        <w:tc>
          <w:tcPr>
            <w:tcW w:w="2255" w:type="dxa"/>
            <w:shd w:val="clear" w:color="auto" w:fill="92D050"/>
            <w:vAlign w:val="center"/>
          </w:tcPr>
          <w:p w14:paraId="55702CB4" w14:textId="393D65DC" w:rsidR="009340EF" w:rsidRPr="00012EFC" w:rsidRDefault="009340EF" w:rsidP="009340EF">
            <w:pPr>
              <w:spacing w:after="0" w:line="240" w:lineRule="auto"/>
              <w:jc w:val="center"/>
              <w:rPr>
                <w:b/>
                <w:bCs/>
              </w:rPr>
            </w:pPr>
            <w:r w:rsidRPr="00012EFC">
              <w:rPr>
                <w:b/>
                <w:bCs/>
              </w:rPr>
              <w:t>Description</w:t>
            </w:r>
          </w:p>
        </w:tc>
        <w:tc>
          <w:tcPr>
            <w:tcW w:w="2250" w:type="dxa"/>
            <w:shd w:val="clear" w:color="auto" w:fill="92D050"/>
            <w:vAlign w:val="center"/>
          </w:tcPr>
          <w:p w14:paraId="4B6FE63B" w14:textId="03798CE2" w:rsidR="009340EF" w:rsidRPr="00012EFC" w:rsidRDefault="009340EF" w:rsidP="009340EF">
            <w:pPr>
              <w:spacing w:after="0" w:line="240" w:lineRule="auto"/>
              <w:jc w:val="center"/>
              <w:rPr>
                <w:b/>
                <w:bCs/>
              </w:rPr>
            </w:pPr>
            <w:r w:rsidRPr="00012EFC">
              <w:rPr>
                <w:b/>
                <w:bCs/>
              </w:rPr>
              <w:t>Purpose</w:t>
            </w:r>
          </w:p>
        </w:tc>
        <w:tc>
          <w:tcPr>
            <w:tcW w:w="1441" w:type="dxa"/>
            <w:gridSpan w:val="2"/>
            <w:shd w:val="clear" w:color="auto" w:fill="92D050"/>
            <w:vAlign w:val="center"/>
          </w:tcPr>
          <w:p w14:paraId="1EE05468" w14:textId="691E5E84" w:rsidR="009340EF" w:rsidRPr="00012EFC" w:rsidRDefault="009340EF" w:rsidP="009340EF">
            <w:pPr>
              <w:spacing w:after="0" w:line="240" w:lineRule="auto"/>
              <w:jc w:val="center"/>
              <w:rPr>
                <w:b/>
                <w:bCs/>
              </w:rPr>
            </w:pPr>
            <w:r w:rsidRPr="00012EFC">
              <w:rPr>
                <w:b/>
                <w:bCs/>
              </w:rPr>
              <w:t>Conditions Used</w:t>
            </w:r>
          </w:p>
        </w:tc>
        <w:tc>
          <w:tcPr>
            <w:tcW w:w="811" w:type="dxa"/>
            <w:shd w:val="clear" w:color="auto" w:fill="92D050"/>
            <w:textDirection w:val="btLr"/>
            <w:vAlign w:val="center"/>
          </w:tcPr>
          <w:p w14:paraId="1F12CDA2" w14:textId="4D1CD26E" w:rsidR="009340EF" w:rsidRPr="00012EFC" w:rsidRDefault="009340EF" w:rsidP="009340EF">
            <w:pPr>
              <w:spacing w:after="0" w:line="240" w:lineRule="auto"/>
              <w:ind w:left="113" w:right="113"/>
              <w:jc w:val="center"/>
              <w:rPr>
                <w:b/>
                <w:bCs/>
              </w:rPr>
            </w:pPr>
            <w:r w:rsidRPr="00012EFC">
              <w:rPr>
                <w:b/>
                <w:bCs/>
              </w:rPr>
              <w:t>Quantity</w:t>
            </w:r>
          </w:p>
        </w:tc>
        <w:tc>
          <w:tcPr>
            <w:tcW w:w="631" w:type="dxa"/>
            <w:shd w:val="clear" w:color="auto" w:fill="92D050"/>
            <w:textDirection w:val="btLr"/>
            <w:vAlign w:val="center"/>
          </w:tcPr>
          <w:p w14:paraId="2F678E01" w14:textId="65C1B60D" w:rsidR="009340EF" w:rsidRPr="00012EFC" w:rsidRDefault="009340EF" w:rsidP="009340EF">
            <w:pPr>
              <w:spacing w:after="0" w:line="240" w:lineRule="auto"/>
              <w:ind w:left="113" w:right="113"/>
              <w:jc w:val="center"/>
              <w:rPr>
                <w:b/>
                <w:bCs/>
              </w:rPr>
            </w:pPr>
            <w:r w:rsidRPr="00012EFC">
              <w:rPr>
                <w:b/>
                <w:bCs/>
              </w:rPr>
              <w:t>Special Handling</w:t>
            </w:r>
          </w:p>
        </w:tc>
      </w:tr>
      <w:tr w:rsidR="000963FA" w:rsidRPr="00012EFC" w14:paraId="43292A0F" w14:textId="3D4D8ED3" w:rsidTr="005A6AC3">
        <w:tc>
          <w:tcPr>
            <w:tcW w:w="9270" w:type="dxa"/>
            <w:gridSpan w:val="8"/>
            <w:shd w:val="clear" w:color="auto" w:fill="D9D9D9" w:themeFill="background1" w:themeFillShade="D9"/>
            <w:vAlign w:val="center"/>
          </w:tcPr>
          <w:p w14:paraId="6001E132" w14:textId="5879375B" w:rsidR="009A6C6E" w:rsidRPr="009A6C6E" w:rsidRDefault="009A6C6E" w:rsidP="009340EF">
            <w:pPr>
              <w:spacing w:after="0" w:line="240" w:lineRule="auto"/>
              <w:jc w:val="center"/>
              <w:rPr>
                <w:b/>
              </w:rPr>
            </w:pPr>
            <w:r w:rsidRPr="009A6C6E">
              <w:rPr>
                <w:b/>
              </w:rPr>
              <w:t>Durable Items</w:t>
            </w:r>
          </w:p>
        </w:tc>
      </w:tr>
      <w:tr w:rsidR="000963FA" w:rsidRPr="00012EFC" w14:paraId="02DE7E0B" w14:textId="7DA9C7C4" w:rsidTr="000963FA">
        <w:tc>
          <w:tcPr>
            <w:tcW w:w="1224" w:type="dxa"/>
            <w:vAlign w:val="center"/>
          </w:tcPr>
          <w:p w14:paraId="49C3691E" w14:textId="6BF11100" w:rsidR="009340EF" w:rsidRPr="00012EFC" w:rsidRDefault="009340EF" w:rsidP="009340EF">
            <w:pPr>
              <w:spacing w:after="0" w:line="240" w:lineRule="auto"/>
              <w:rPr>
                <w:color w:val="FF0000"/>
              </w:rPr>
            </w:pPr>
            <w:r w:rsidRPr="00030834">
              <w:rPr>
                <w:rFonts w:ascii="Calibri" w:eastAsia="Times New Roman" w:hAnsi="Calibri" w:cs="Times New Roman"/>
              </w:rPr>
              <w:t>MX102297</w:t>
            </w:r>
          </w:p>
        </w:tc>
        <w:tc>
          <w:tcPr>
            <w:tcW w:w="658" w:type="dxa"/>
            <w:vAlign w:val="center"/>
          </w:tcPr>
          <w:p w14:paraId="68A483A8" w14:textId="43D22A62" w:rsidR="009340EF" w:rsidRPr="00012EFC" w:rsidRDefault="009340EF" w:rsidP="009340EF">
            <w:pPr>
              <w:spacing w:after="0" w:line="240" w:lineRule="auto"/>
              <w:jc w:val="center"/>
              <w:rPr>
                <w:color w:val="FF0000"/>
              </w:rPr>
            </w:pPr>
            <w:r w:rsidRPr="00030834">
              <w:t>R</w:t>
            </w:r>
          </w:p>
        </w:tc>
        <w:tc>
          <w:tcPr>
            <w:tcW w:w="2255" w:type="dxa"/>
            <w:vAlign w:val="center"/>
          </w:tcPr>
          <w:p w14:paraId="788D7CA1" w14:textId="4B1A4CF8" w:rsidR="009340EF" w:rsidRPr="00012EFC" w:rsidRDefault="009340EF" w:rsidP="009340EF">
            <w:pPr>
              <w:spacing w:after="0" w:line="240" w:lineRule="auto"/>
              <w:rPr>
                <w:color w:val="FF0000"/>
              </w:rPr>
            </w:pPr>
            <w:r>
              <w:t>Foam cooler</w:t>
            </w:r>
          </w:p>
        </w:tc>
        <w:tc>
          <w:tcPr>
            <w:tcW w:w="2250" w:type="dxa"/>
            <w:vAlign w:val="center"/>
          </w:tcPr>
          <w:p w14:paraId="66F3184F" w14:textId="00F0CA15" w:rsidR="009340EF" w:rsidRPr="00012EFC" w:rsidRDefault="009340EF" w:rsidP="009340EF">
            <w:pPr>
              <w:spacing w:after="0" w:line="240" w:lineRule="auto"/>
              <w:rPr>
                <w:color w:val="FF0000"/>
              </w:rPr>
            </w:pPr>
            <w:r>
              <w:t>Shipping soil samples</w:t>
            </w:r>
          </w:p>
        </w:tc>
        <w:tc>
          <w:tcPr>
            <w:tcW w:w="1441" w:type="dxa"/>
            <w:gridSpan w:val="2"/>
            <w:vAlign w:val="center"/>
          </w:tcPr>
          <w:p w14:paraId="16F8773A" w14:textId="03757E43" w:rsidR="009340EF" w:rsidRPr="00012EFC" w:rsidRDefault="009340EF" w:rsidP="009340EF">
            <w:pPr>
              <w:spacing w:after="0" w:line="240" w:lineRule="auto"/>
              <w:jc w:val="center"/>
              <w:rPr>
                <w:color w:val="FF0000"/>
              </w:rPr>
            </w:pPr>
            <w:r>
              <w:t>All</w:t>
            </w:r>
          </w:p>
        </w:tc>
        <w:tc>
          <w:tcPr>
            <w:tcW w:w="811" w:type="dxa"/>
            <w:vAlign w:val="center"/>
          </w:tcPr>
          <w:p w14:paraId="5502AE75" w14:textId="46B92D95" w:rsidR="009340EF" w:rsidRPr="00012EFC" w:rsidRDefault="009340EF" w:rsidP="009340EF">
            <w:pPr>
              <w:spacing w:after="0" w:line="240" w:lineRule="auto"/>
              <w:jc w:val="center"/>
              <w:rPr>
                <w:color w:val="FF0000"/>
              </w:rPr>
            </w:pPr>
            <w:r>
              <w:t>1</w:t>
            </w:r>
          </w:p>
        </w:tc>
        <w:tc>
          <w:tcPr>
            <w:tcW w:w="631" w:type="dxa"/>
            <w:vAlign w:val="center"/>
          </w:tcPr>
          <w:p w14:paraId="62EB95CB" w14:textId="49167596" w:rsidR="009340EF" w:rsidRPr="00A54B27" w:rsidRDefault="009340EF" w:rsidP="009340EF">
            <w:pPr>
              <w:spacing w:after="0" w:line="240" w:lineRule="auto"/>
              <w:jc w:val="center"/>
            </w:pPr>
            <w:r w:rsidRPr="00A54B27">
              <w:t>N</w:t>
            </w:r>
          </w:p>
        </w:tc>
      </w:tr>
      <w:tr w:rsidR="000963FA" w:rsidRPr="00012EFC" w14:paraId="1F38D000" w14:textId="7545F981" w:rsidTr="00EB7703">
        <w:tc>
          <w:tcPr>
            <w:tcW w:w="9270" w:type="dxa"/>
            <w:gridSpan w:val="8"/>
            <w:shd w:val="clear" w:color="auto" w:fill="D9D9D9" w:themeFill="background1" w:themeFillShade="D9"/>
            <w:vAlign w:val="center"/>
          </w:tcPr>
          <w:p w14:paraId="0FA74618" w14:textId="3E4EEF7A" w:rsidR="009A6C6E" w:rsidRPr="009A6C6E" w:rsidRDefault="009A6C6E" w:rsidP="009340EF">
            <w:pPr>
              <w:spacing w:after="0" w:line="240" w:lineRule="auto"/>
              <w:jc w:val="center"/>
              <w:rPr>
                <w:b/>
              </w:rPr>
            </w:pPr>
            <w:r w:rsidRPr="009A6C6E">
              <w:rPr>
                <w:b/>
                <w:color w:val="FF0000"/>
              </w:rPr>
              <w:t>Consumable Items</w:t>
            </w:r>
          </w:p>
        </w:tc>
      </w:tr>
      <w:tr w:rsidR="000963FA" w:rsidRPr="00012EFC" w14:paraId="407A35E7" w14:textId="090665EC" w:rsidTr="00424C97">
        <w:tc>
          <w:tcPr>
            <w:tcW w:w="1224" w:type="dxa"/>
            <w:vAlign w:val="center"/>
          </w:tcPr>
          <w:p w14:paraId="2C9611B0" w14:textId="1881B011" w:rsidR="009340EF" w:rsidRPr="00012EFC" w:rsidRDefault="009340EF" w:rsidP="009340EF">
            <w:pPr>
              <w:spacing w:after="0" w:line="240" w:lineRule="auto"/>
              <w:rPr>
                <w:color w:val="FF0000"/>
              </w:rPr>
            </w:pPr>
          </w:p>
        </w:tc>
        <w:tc>
          <w:tcPr>
            <w:tcW w:w="658" w:type="dxa"/>
            <w:vAlign w:val="center"/>
          </w:tcPr>
          <w:p w14:paraId="14314E6E" w14:textId="424C4CB9" w:rsidR="009340EF" w:rsidRPr="00A54B27" w:rsidRDefault="009340EF" w:rsidP="009340EF">
            <w:pPr>
              <w:spacing w:after="0" w:line="240" w:lineRule="auto"/>
              <w:jc w:val="center"/>
            </w:pPr>
            <w:r w:rsidRPr="00A54B27">
              <w:t>R</w:t>
            </w:r>
          </w:p>
        </w:tc>
        <w:tc>
          <w:tcPr>
            <w:tcW w:w="2255" w:type="dxa"/>
            <w:vAlign w:val="center"/>
          </w:tcPr>
          <w:p w14:paraId="3F0633F4" w14:textId="76053926" w:rsidR="009340EF" w:rsidRPr="00012EFC" w:rsidRDefault="00EB7703" w:rsidP="00B23785">
            <w:pPr>
              <w:spacing w:after="0" w:line="240" w:lineRule="auto"/>
              <w:rPr>
                <w:color w:val="FF0000"/>
              </w:rPr>
            </w:pPr>
            <w:r>
              <w:t>Shipping mani</w:t>
            </w:r>
            <w:r w:rsidR="00B23785">
              <w:t>fest, including c</w:t>
            </w:r>
            <w:r w:rsidR="009340EF" w:rsidRPr="00030834">
              <w:t xml:space="preserve">over letters and sample inventory spreadsheets for contracted facility(ies). </w:t>
            </w:r>
            <w:r w:rsidR="00B23785">
              <w:t>F</w:t>
            </w:r>
            <w:r w:rsidR="009340EF" w:rsidRPr="00030834">
              <w:t>orms</w:t>
            </w:r>
            <w:r w:rsidR="00B23785">
              <w:t xml:space="preserve"> are</w:t>
            </w:r>
            <w:r w:rsidR="009340EF" w:rsidRPr="00030834">
              <w:t xml:space="preserve"> supplied by NEON Headquarters Staff to Domain managers.</w:t>
            </w:r>
          </w:p>
        </w:tc>
        <w:tc>
          <w:tcPr>
            <w:tcW w:w="2250" w:type="dxa"/>
            <w:vAlign w:val="center"/>
          </w:tcPr>
          <w:p w14:paraId="6C03E005" w14:textId="36621E4F" w:rsidR="009340EF" w:rsidRPr="00012EFC" w:rsidRDefault="009340EF" w:rsidP="009340EF">
            <w:pPr>
              <w:spacing w:after="0" w:line="240" w:lineRule="auto"/>
              <w:rPr>
                <w:color w:val="FF0000"/>
              </w:rPr>
            </w:pPr>
            <w:r w:rsidRPr="00030834">
              <w:t>Shipping soil samples</w:t>
            </w:r>
          </w:p>
        </w:tc>
        <w:tc>
          <w:tcPr>
            <w:tcW w:w="1353" w:type="dxa"/>
            <w:vAlign w:val="center"/>
          </w:tcPr>
          <w:p w14:paraId="6BB60B7C" w14:textId="2326B545" w:rsidR="009340EF" w:rsidRPr="00012EFC" w:rsidRDefault="009340EF" w:rsidP="009340EF">
            <w:pPr>
              <w:spacing w:after="0" w:line="240" w:lineRule="auto"/>
              <w:jc w:val="center"/>
              <w:rPr>
                <w:color w:val="FF0000"/>
              </w:rPr>
            </w:pPr>
            <w:r w:rsidRPr="00030834">
              <w:t>All</w:t>
            </w:r>
          </w:p>
        </w:tc>
        <w:tc>
          <w:tcPr>
            <w:tcW w:w="899" w:type="dxa"/>
            <w:gridSpan w:val="2"/>
            <w:vAlign w:val="center"/>
          </w:tcPr>
          <w:p w14:paraId="41E39500" w14:textId="1B2BA9AE" w:rsidR="009340EF" w:rsidRPr="00012EFC" w:rsidRDefault="009340EF" w:rsidP="009340EF">
            <w:pPr>
              <w:spacing w:after="0" w:line="240" w:lineRule="auto"/>
              <w:jc w:val="center"/>
              <w:rPr>
                <w:color w:val="FF0000"/>
              </w:rPr>
            </w:pPr>
            <w:r w:rsidRPr="00030834">
              <w:t>1 per box</w:t>
            </w:r>
          </w:p>
        </w:tc>
        <w:tc>
          <w:tcPr>
            <w:tcW w:w="631" w:type="dxa"/>
            <w:vAlign w:val="center"/>
          </w:tcPr>
          <w:p w14:paraId="52D7EBB4" w14:textId="64FAEA96" w:rsidR="009340EF" w:rsidRPr="00012EFC" w:rsidRDefault="009340EF" w:rsidP="009340EF">
            <w:pPr>
              <w:spacing w:after="0" w:line="240" w:lineRule="auto"/>
              <w:jc w:val="center"/>
              <w:rPr>
                <w:color w:val="FF0000"/>
              </w:rPr>
            </w:pPr>
            <w:r w:rsidRPr="00030834">
              <w:t>N</w:t>
            </w:r>
          </w:p>
        </w:tc>
      </w:tr>
      <w:tr w:rsidR="000963FA" w:rsidRPr="00012EFC" w14:paraId="5E2661F7" w14:textId="12AD3393" w:rsidTr="00424C97">
        <w:tc>
          <w:tcPr>
            <w:tcW w:w="1224" w:type="dxa"/>
            <w:vAlign w:val="center"/>
          </w:tcPr>
          <w:p w14:paraId="05C4CD8C" w14:textId="5580B1A6" w:rsidR="009A6C6E" w:rsidRPr="00012EFC" w:rsidRDefault="009A6C6E" w:rsidP="009340EF">
            <w:pPr>
              <w:spacing w:after="0" w:line="240" w:lineRule="auto"/>
              <w:rPr>
                <w:color w:val="FF0000"/>
              </w:rPr>
            </w:pPr>
          </w:p>
        </w:tc>
        <w:tc>
          <w:tcPr>
            <w:tcW w:w="658" w:type="dxa"/>
            <w:vAlign w:val="center"/>
          </w:tcPr>
          <w:p w14:paraId="6A0E23A9" w14:textId="452C1FDF" w:rsidR="009A6C6E" w:rsidRPr="00A54B27" w:rsidRDefault="009A6C6E" w:rsidP="009340EF">
            <w:pPr>
              <w:spacing w:after="0" w:line="240" w:lineRule="auto"/>
              <w:jc w:val="center"/>
            </w:pPr>
          </w:p>
        </w:tc>
        <w:tc>
          <w:tcPr>
            <w:tcW w:w="2255" w:type="dxa"/>
            <w:vAlign w:val="center"/>
          </w:tcPr>
          <w:p w14:paraId="3B7B0640" w14:textId="757CAA3C" w:rsidR="009A6C6E" w:rsidRPr="00030834" w:rsidRDefault="009A6C6E" w:rsidP="009340EF">
            <w:pPr>
              <w:spacing w:after="0" w:line="240" w:lineRule="auto"/>
            </w:pPr>
            <w:r w:rsidRPr="00030834">
              <w:t>USDA Soil Permit from contracted facility(ies), including an necessary labels specified in the permit (see Safety section)</w:t>
            </w:r>
          </w:p>
        </w:tc>
        <w:tc>
          <w:tcPr>
            <w:tcW w:w="2250" w:type="dxa"/>
            <w:vAlign w:val="center"/>
          </w:tcPr>
          <w:p w14:paraId="79ABA8C0" w14:textId="5055FD75" w:rsidR="009A6C6E" w:rsidRPr="00030834" w:rsidRDefault="009A6C6E" w:rsidP="009340EF">
            <w:pPr>
              <w:spacing w:after="0" w:line="240" w:lineRule="auto"/>
            </w:pPr>
            <w:r>
              <w:t>Shipping soil samples</w:t>
            </w:r>
          </w:p>
        </w:tc>
        <w:tc>
          <w:tcPr>
            <w:tcW w:w="1353" w:type="dxa"/>
            <w:vAlign w:val="center"/>
          </w:tcPr>
          <w:p w14:paraId="4975D658" w14:textId="4CBC80F5" w:rsidR="009A6C6E" w:rsidRPr="00030834" w:rsidRDefault="009A6C6E" w:rsidP="009340EF">
            <w:pPr>
              <w:spacing w:after="0" w:line="240" w:lineRule="auto"/>
              <w:jc w:val="center"/>
            </w:pPr>
            <w:r>
              <w:t>All</w:t>
            </w:r>
          </w:p>
        </w:tc>
        <w:tc>
          <w:tcPr>
            <w:tcW w:w="899" w:type="dxa"/>
            <w:gridSpan w:val="2"/>
            <w:vAlign w:val="center"/>
          </w:tcPr>
          <w:p w14:paraId="48ACCCE7" w14:textId="402935FF" w:rsidR="009A6C6E" w:rsidRPr="00030834" w:rsidRDefault="009A6C6E" w:rsidP="009340EF">
            <w:pPr>
              <w:spacing w:after="0" w:line="240" w:lineRule="auto"/>
              <w:jc w:val="center"/>
            </w:pPr>
            <w:r>
              <w:t>1 per box</w:t>
            </w:r>
          </w:p>
        </w:tc>
        <w:tc>
          <w:tcPr>
            <w:tcW w:w="631" w:type="dxa"/>
            <w:vAlign w:val="center"/>
          </w:tcPr>
          <w:p w14:paraId="283D9914" w14:textId="695C3D6B" w:rsidR="009A6C6E" w:rsidRPr="00030834" w:rsidRDefault="009A6C6E" w:rsidP="009340EF">
            <w:pPr>
              <w:spacing w:after="0" w:line="240" w:lineRule="auto"/>
              <w:jc w:val="center"/>
            </w:pPr>
            <w:r>
              <w:t>N</w:t>
            </w:r>
          </w:p>
        </w:tc>
      </w:tr>
      <w:tr w:rsidR="000963FA" w:rsidRPr="00012EFC" w14:paraId="11FDC0A8" w14:textId="6C4AA0AE" w:rsidTr="00424C97">
        <w:tc>
          <w:tcPr>
            <w:tcW w:w="1224" w:type="dxa"/>
            <w:vAlign w:val="center"/>
          </w:tcPr>
          <w:p w14:paraId="34175F7B" w14:textId="2895F09C" w:rsidR="009A6C6E" w:rsidRPr="003B2B70" w:rsidRDefault="00B23785" w:rsidP="009340EF">
            <w:pPr>
              <w:spacing w:after="0" w:line="240" w:lineRule="auto"/>
            </w:pPr>
            <w:r w:rsidRPr="003B2B70">
              <w:t>MX100592</w:t>
            </w:r>
          </w:p>
        </w:tc>
        <w:tc>
          <w:tcPr>
            <w:tcW w:w="658" w:type="dxa"/>
            <w:vAlign w:val="center"/>
          </w:tcPr>
          <w:p w14:paraId="7FB6BC75" w14:textId="6E4D5206" w:rsidR="009A6C6E" w:rsidRPr="00A54B27" w:rsidRDefault="009A6C6E" w:rsidP="009340EF">
            <w:pPr>
              <w:spacing w:after="0" w:line="240" w:lineRule="auto"/>
              <w:jc w:val="center"/>
            </w:pPr>
            <w:r>
              <w:t>S</w:t>
            </w:r>
          </w:p>
        </w:tc>
        <w:tc>
          <w:tcPr>
            <w:tcW w:w="2255" w:type="dxa"/>
            <w:vAlign w:val="center"/>
          </w:tcPr>
          <w:p w14:paraId="2068DF59" w14:textId="6F608E9B" w:rsidR="009A6C6E" w:rsidRPr="00030834" w:rsidRDefault="009A6C6E" w:rsidP="009340EF">
            <w:pPr>
              <w:spacing w:after="0" w:line="240" w:lineRule="auto"/>
            </w:pPr>
            <w:r>
              <w:t xml:space="preserve">1-gallon resealable storage bags </w:t>
            </w:r>
          </w:p>
        </w:tc>
        <w:tc>
          <w:tcPr>
            <w:tcW w:w="2250" w:type="dxa"/>
            <w:vAlign w:val="center"/>
          </w:tcPr>
          <w:p w14:paraId="724D2322" w14:textId="5CFFB3CC" w:rsidR="009A6C6E" w:rsidRDefault="009A6C6E" w:rsidP="009340EF">
            <w:pPr>
              <w:spacing w:after="0" w:line="240" w:lineRule="auto"/>
            </w:pPr>
            <w:r>
              <w:t>Holding sample bags</w:t>
            </w:r>
          </w:p>
        </w:tc>
        <w:tc>
          <w:tcPr>
            <w:tcW w:w="1353" w:type="dxa"/>
            <w:vAlign w:val="center"/>
          </w:tcPr>
          <w:p w14:paraId="1449CC56" w14:textId="486CD2CB" w:rsidR="009A6C6E" w:rsidRDefault="009A6C6E" w:rsidP="009340EF">
            <w:pPr>
              <w:spacing w:after="0" w:line="240" w:lineRule="auto"/>
              <w:jc w:val="center"/>
            </w:pPr>
            <w:r w:rsidRPr="00012EFC">
              <w:t>All</w:t>
            </w:r>
          </w:p>
        </w:tc>
        <w:tc>
          <w:tcPr>
            <w:tcW w:w="899" w:type="dxa"/>
            <w:gridSpan w:val="2"/>
            <w:vAlign w:val="center"/>
          </w:tcPr>
          <w:p w14:paraId="6E30B1D1" w14:textId="470A70E2" w:rsidR="009A6C6E" w:rsidRDefault="009A6C6E" w:rsidP="009340EF">
            <w:pPr>
              <w:spacing w:after="0" w:line="240" w:lineRule="auto"/>
              <w:jc w:val="center"/>
            </w:pPr>
            <w:r>
              <w:t>~3</w:t>
            </w:r>
          </w:p>
        </w:tc>
        <w:tc>
          <w:tcPr>
            <w:tcW w:w="631" w:type="dxa"/>
            <w:vAlign w:val="center"/>
          </w:tcPr>
          <w:p w14:paraId="5D229011" w14:textId="74834DBF" w:rsidR="009A6C6E" w:rsidRDefault="009A6C6E" w:rsidP="009340EF">
            <w:pPr>
              <w:spacing w:after="0" w:line="240" w:lineRule="auto"/>
              <w:jc w:val="center"/>
            </w:pPr>
            <w:r w:rsidRPr="00012EFC">
              <w:t>N</w:t>
            </w:r>
          </w:p>
        </w:tc>
      </w:tr>
      <w:tr w:rsidR="000963FA" w:rsidRPr="00012EFC" w14:paraId="52870B7C" w14:textId="20798075" w:rsidTr="00424C97">
        <w:tc>
          <w:tcPr>
            <w:tcW w:w="1224" w:type="dxa"/>
            <w:vAlign w:val="center"/>
          </w:tcPr>
          <w:p w14:paraId="1A656470" w14:textId="406E6292" w:rsidR="009A6C6E" w:rsidRPr="00012EFC" w:rsidRDefault="009A6C6E" w:rsidP="009340EF">
            <w:pPr>
              <w:spacing w:after="0" w:line="240" w:lineRule="auto"/>
              <w:rPr>
                <w:color w:val="FF0000"/>
              </w:rPr>
            </w:pPr>
            <w:r w:rsidRPr="00030834">
              <w:rPr>
                <w:rFonts w:ascii="Calibri" w:eastAsia="Times New Roman" w:hAnsi="Calibri" w:cs="Times New Roman"/>
              </w:rPr>
              <w:t>MX100212</w:t>
            </w:r>
          </w:p>
        </w:tc>
        <w:tc>
          <w:tcPr>
            <w:tcW w:w="658" w:type="dxa"/>
            <w:vAlign w:val="center"/>
          </w:tcPr>
          <w:p w14:paraId="3ECAD782" w14:textId="506D38EB" w:rsidR="009A6C6E" w:rsidRPr="00A54B27" w:rsidRDefault="009A6C6E" w:rsidP="009340EF">
            <w:pPr>
              <w:spacing w:after="0" w:line="240" w:lineRule="auto"/>
              <w:jc w:val="center"/>
            </w:pPr>
            <w:r>
              <w:t>R</w:t>
            </w:r>
          </w:p>
        </w:tc>
        <w:tc>
          <w:tcPr>
            <w:tcW w:w="2255" w:type="dxa"/>
            <w:vAlign w:val="center"/>
          </w:tcPr>
          <w:p w14:paraId="06BA6042" w14:textId="5C8882A1" w:rsidR="009A6C6E" w:rsidRPr="00030834" w:rsidRDefault="009A6C6E" w:rsidP="009340EF">
            <w:pPr>
              <w:spacing w:after="0" w:line="240" w:lineRule="auto"/>
            </w:pPr>
            <w:r>
              <w:t>Ice packs</w:t>
            </w:r>
          </w:p>
        </w:tc>
        <w:tc>
          <w:tcPr>
            <w:tcW w:w="2250" w:type="dxa"/>
            <w:vAlign w:val="center"/>
          </w:tcPr>
          <w:p w14:paraId="370B8923" w14:textId="3D5BAC7F" w:rsidR="009A6C6E" w:rsidRDefault="009A6C6E" w:rsidP="009340EF">
            <w:pPr>
              <w:spacing w:after="0" w:line="240" w:lineRule="auto"/>
            </w:pPr>
            <w:r>
              <w:t xml:space="preserve">Keeping </w:t>
            </w:r>
            <w:r w:rsidR="00B23785">
              <w:t xml:space="preserve">perishable </w:t>
            </w:r>
            <w:r>
              <w:t>samples chilled</w:t>
            </w:r>
          </w:p>
        </w:tc>
        <w:tc>
          <w:tcPr>
            <w:tcW w:w="1353" w:type="dxa"/>
            <w:vAlign w:val="center"/>
          </w:tcPr>
          <w:p w14:paraId="5098D04A" w14:textId="4E642677" w:rsidR="009A6C6E" w:rsidRDefault="009A6C6E" w:rsidP="009340EF">
            <w:pPr>
              <w:spacing w:after="0" w:line="240" w:lineRule="auto"/>
              <w:jc w:val="center"/>
            </w:pPr>
            <w:r w:rsidRPr="00012EFC">
              <w:t>All</w:t>
            </w:r>
          </w:p>
        </w:tc>
        <w:tc>
          <w:tcPr>
            <w:tcW w:w="899" w:type="dxa"/>
            <w:gridSpan w:val="2"/>
            <w:vAlign w:val="center"/>
          </w:tcPr>
          <w:p w14:paraId="117B9927" w14:textId="5B2F3E14" w:rsidR="009A6C6E" w:rsidRDefault="009A6C6E" w:rsidP="009340EF">
            <w:pPr>
              <w:spacing w:after="0" w:line="240" w:lineRule="auto"/>
              <w:jc w:val="center"/>
            </w:pPr>
            <w:r>
              <w:t>20 pounds</w:t>
            </w:r>
          </w:p>
        </w:tc>
        <w:tc>
          <w:tcPr>
            <w:tcW w:w="631" w:type="dxa"/>
            <w:vAlign w:val="center"/>
          </w:tcPr>
          <w:p w14:paraId="4DAF20B8" w14:textId="0753448D" w:rsidR="009A6C6E" w:rsidRDefault="009A6C6E" w:rsidP="009340EF">
            <w:pPr>
              <w:spacing w:after="0" w:line="240" w:lineRule="auto"/>
              <w:jc w:val="center"/>
            </w:pPr>
            <w:r>
              <w:t>Y</w:t>
            </w:r>
          </w:p>
        </w:tc>
      </w:tr>
      <w:tr w:rsidR="000963FA" w:rsidRPr="00012EFC" w14:paraId="3DFDA11F" w14:textId="03E535D5" w:rsidTr="00424C97">
        <w:trPr>
          <w:trHeight w:val="343"/>
        </w:trPr>
        <w:tc>
          <w:tcPr>
            <w:tcW w:w="1224" w:type="dxa"/>
            <w:vAlign w:val="center"/>
          </w:tcPr>
          <w:p w14:paraId="5BB8E996" w14:textId="7041DAEC" w:rsidR="009A6C6E" w:rsidRPr="00012EFC" w:rsidRDefault="009A6C6E" w:rsidP="009340EF">
            <w:pPr>
              <w:spacing w:after="0" w:line="240" w:lineRule="auto"/>
              <w:rPr>
                <w:color w:val="FF0000"/>
              </w:rPr>
            </w:pPr>
          </w:p>
        </w:tc>
        <w:tc>
          <w:tcPr>
            <w:tcW w:w="658" w:type="dxa"/>
            <w:vAlign w:val="center"/>
          </w:tcPr>
          <w:p w14:paraId="5FE61068" w14:textId="101748DF" w:rsidR="009A6C6E" w:rsidRPr="00A54B27" w:rsidRDefault="009A6C6E" w:rsidP="009340EF">
            <w:pPr>
              <w:spacing w:after="0" w:line="240" w:lineRule="auto"/>
              <w:jc w:val="center"/>
            </w:pPr>
            <w:r>
              <w:t>R</w:t>
            </w:r>
          </w:p>
        </w:tc>
        <w:tc>
          <w:tcPr>
            <w:tcW w:w="2255" w:type="dxa"/>
            <w:vAlign w:val="center"/>
          </w:tcPr>
          <w:p w14:paraId="18105BB9" w14:textId="5D42A0E6" w:rsidR="009A6C6E" w:rsidRPr="00030834" w:rsidRDefault="009A6C6E" w:rsidP="009340EF">
            <w:pPr>
              <w:spacing w:after="0" w:line="240" w:lineRule="auto"/>
            </w:pPr>
            <w:r>
              <w:t>Packing tape</w:t>
            </w:r>
          </w:p>
        </w:tc>
        <w:tc>
          <w:tcPr>
            <w:tcW w:w="2250" w:type="dxa"/>
            <w:vAlign w:val="center"/>
          </w:tcPr>
          <w:p w14:paraId="469B77F0" w14:textId="4F7C2AEB" w:rsidR="009A6C6E" w:rsidRDefault="009A6C6E" w:rsidP="009340EF">
            <w:pPr>
              <w:spacing w:after="0" w:line="240" w:lineRule="auto"/>
            </w:pPr>
            <w:r>
              <w:t>Shipping soil samples</w:t>
            </w:r>
          </w:p>
        </w:tc>
        <w:tc>
          <w:tcPr>
            <w:tcW w:w="1353" w:type="dxa"/>
            <w:vAlign w:val="center"/>
          </w:tcPr>
          <w:p w14:paraId="555500B6" w14:textId="06343FF1" w:rsidR="009A6C6E" w:rsidRDefault="009A6C6E" w:rsidP="009340EF">
            <w:pPr>
              <w:spacing w:after="0" w:line="240" w:lineRule="auto"/>
              <w:jc w:val="center"/>
            </w:pPr>
            <w:r w:rsidRPr="00012EFC">
              <w:t>All</w:t>
            </w:r>
          </w:p>
        </w:tc>
        <w:tc>
          <w:tcPr>
            <w:tcW w:w="899" w:type="dxa"/>
            <w:gridSpan w:val="2"/>
            <w:vAlign w:val="center"/>
          </w:tcPr>
          <w:p w14:paraId="39092DBE" w14:textId="2D44231F" w:rsidR="009A6C6E" w:rsidRDefault="009A6C6E" w:rsidP="009340EF">
            <w:pPr>
              <w:spacing w:after="0" w:line="240" w:lineRule="auto"/>
              <w:jc w:val="center"/>
            </w:pPr>
            <w:r>
              <w:t>1</w:t>
            </w:r>
          </w:p>
        </w:tc>
        <w:tc>
          <w:tcPr>
            <w:tcW w:w="631" w:type="dxa"/>
            <w:vAlign w:val="center"/>
          </w:tcPr>
          <w:p w14:paraId="302CB3E2" w14:textId="7D1E0650" w:rsidR="009A6C6E" w:rsidRDefault="009A6C6E" w:rsidP="009340EF">
            <w:pPr>
              <w:spacing w:after="0" w:line="240" w:lineRule="auto"/>
              <w:jc w:val="center"/>
            </w:pPr>
            <w:r w:rsidRPr="00012EFC">
              <w:t>N</w:t>
            </w:r>
          </w:p>
        </w:tc>
      </w:tr>
    </w:tbl>
    <w:p w14:paraId="4F7A2FFE" w14:textId="6E390BD8" w:rsidR="009340EF" w:rsidRDefault="009340EF" w:rsidP="005A6AC3">
      <w:pPr>
        <w:pStyle w:val="ListParagraph"/>
        <w:rPr>
          <w:lang w:eastAsia="ja-JP"/>
        </w:rPr>
      </w:pPr>
      <w:r>
        <w:rPr>
          <w:lang w:eastAsia="ja-JP"/>
        </w:rPr>
        <w:t>R/S=Required/Suggested</w:t>
      </w:r>
    </w:p>
    <w:p w14:paraId="695AD0D7" w14:textId="1D886085" w:rsidR="009A6C6E" w:rsidRDefault="009A6C6E">
      <w:r>
        <w:br w:type="page"/>
      </w:r>
    </w:p>
    <w:p w14:paraId="1A90746C" w14:textId="73069C79" w:rsidR="008674FA" w:rsidRDefault="008674FA" w:rsidP="00F9421F">
      <w:pPr>
        <w:pStyle w:val="Caption"/>
      </w:pPr>
      <w:bookmarkStart w:id="53" w:name="_Toc307845586"/>
      <w:r w:rsidRPr="4227594D">
        <w:lastRenderedPageBreak/>
        <w:t xml:space="preserve">Table </w:t>
      </w:r>
      <w:r w:rsidR="00FF6241">
        <w:t>1</w:t>
      </w:r>
      <w:r w:rsidR="00060B1A">
        <w:t>7</w:t>
      </w:r>
      <w:r w:rsidRPr="33B58398">
        <w:t>.</w:t>
      </w:r>
      <w:r>
        <w:t xml:space="preserve"> E</w:t>
      </w:r>
      <w:r w:rsidRPr="00487BB9">
        <w:t xml:space="preserve">quipment </w:t>
      </w:r>
      <w:r>
        <w:t>L</w:t>
      </w:r>
      <w:r w:rsidRPr="00487BB9">
        <w:t xml:space="preserve">ist - Shipment of </w:t>
      </w:r>
      <w:r w:rsidR="00363217">
        <w:t>s</w:t>
      </w:r>
      <w:r w:rsidRPr="00487BB9">
        <w:t xml:space="preserve">oil </w:t>
      </w:r>
      <w:r w:rsidR="00363217">
        <w:t>e</w:t>
      </w:r>
      <w:r w:rsidRPr="00487BB9">
        <w:t xml:space="preserve">xtracts </w:t>
      </w:r>
      <w:r>
        <w:t xml:space="preserve">from </w:t>
      </w:r>
      <w:r w:rsidR="00363217">
        <w:t>s</w:t>
      </w:r>
      <w:r w:rsidRPr="00487BB9">
        <w:t xml:space="preserve">oil N </w:t>
      </w:r>
      <w:r w:rsidR="00363217">
        <w:t>t</w:t>
      </w:r>
      <w:r w:rsidRPr="00487BB9">
        <w:t xml:space="preserve">ransformations from </w:t>
      </w:r>
      <w:r w:rsidR="00363217">
        <w:t>o</w:t>
      </w:r>
      <w:r w:rsidRPr="00487BB9">
        <w:t xml:space="preserve">ne </w:t>
      </w:r>
      <w:r w:rsidR="00363217">
        <w:t>s</w:t>
      </w:r>
      <w:r w:rsidRPr="00487BB9">
        <w:t>ite</w:t>
      </w:r>
      <w:r w:rsidRPr="33B58398">
        <w:t>.</w:t>
      </w:r>
      <w:bookmarkEnd w:id="53"/>
    </w:p>
    <w:tbl>
      <w:tblPr>
        <w:tblW w:w="4833" w:type="pct"/>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1224"/>
        <w:gridCol w:w="658"/>
        <w:gridCol w:w="2345"/>
        <w:gridCol w:w="2250"/>
        <w:gridCol w:w="1173"/>
        <w:gridCol w:w="178"/>
        <w:gridCol w:w="811"/>
        <w:gridCol w:w="631"/>
      </w:tblGrid>
      <w:tr w:rsidR="008108D0" w:rsidRPr="00012EFC" w14:paraId="1E11ECCE" w14:textId="620E07E2" w:rsidTr="005A6AC3">
        <w:trPr>
          <w:cantSplit/>
          <w:trHeight w:val="1250"/>
          <w:tblHeader/>
        </w:trPr>
        <w:tc>
          <w:tcPr>
            <w:tcW w:w="1224" w:type="dxa"/>
            <w:shd w:val="clear" w:color="auto" w:fill="92D050"/>
            <w:vAlign w:val="center"/>
          </w:tcPr>
          <w:p w14:paraId="668494BB" w14:textId="7216FD17" w:rsidR="009A6C6E" w:rsidRPr="00012EFC" w:rsidRDefault="009A6C6E" w:rsidP="00E13B7F">
            <w:pPr>
              <w:spacing w:after="0" w:line="240" w:lineRule="auto"/>
              <w:jc w:val="center"/>
              <w:rPr>
                <w:sz w:val="18"/>
                <w:szCs w:val="18"/>
              </w:rPr>
            </w:pPr>
            <w:r w:rsidRPr="00012EFC">
              <w:rPr>
                <w:b/>
                <w:bCs/>
              </w:rPr>
              <w:t>Item No.</w:t>
            </w:r>
          </w:p>
        </w:tc>
        <w:tc>
          <w:tcPr>
            <w:tcW w:w="658" w:type="dxa"/>
            <w:shd w:val="clear" w:color="auto" w:fill="92D050"/>
            <w:vAlign w:val="center"/>
          </w:tcPr>
          <w:p w14:paraId="074AA593" w14:textId="2E92E914" w:rsidR="009A6C6E" w:rsidRPr="00012EFC" w:rsidRDefault="009A6C6E" w:rsidP="00E13B7F">
            <w:pPr>
              <w:spacing w:after="0" w:line="240" w:lineRule="auto"/>
              <w:jc w:val="center"/>
              <w:rPr>
                <w:b/>
                <w:bCs/>
              </w:rPr>
            </w:pPr>
            <w:r>
              <w:rPr>
                <w:b/>
                <w:bCs/>
              </w:rPr>
              <w:t>R/S</w:t>
            </w:r>
          </w:p>
        </w:tc>
        <w:tc>
          <w:tcPr>
            <w:tcW w:w="2345" w:type="dxa"/>
            <w:shd w:val="clear" w:color="auto" w:fill="92D050"/>
            <w:vAlign w:val="center"/>
          </w:tcPr>
          <w:p w14:paraId="0FAC3EB7" w14:textId="55048167" w:rsidR="009A6C6E" w:rsidRPr="00012EFC" w:rsidRDefault="009A6C6E" w:rsidP="00E13B7F">
            <w:pPr>
              <w:spacing w:after="0" w:line="240" w:lineRule="auto"/>
              <w:jc w:val="center"/>
              <w:rPr>
                <w:b/>
                <w:bCs/>
              </w:rPr>
            </w:pPr>
            <w:r w:rsidRPr="00012EFC">
              <w:rPr>
                <w:b/>
                <w:bCs/>
              </w:rPr>
              <w:t>Description</w:t>
            </w:r>
          </w:p>
        </w:tc>
        <w:tc>
          <w:tcPr>
            <w:tcW w:w="2250" w:type="dxa"/>
            <w:shd w:val="clear" w:color="auto" w:fill="92D050"/>
            <w:vAlign w:val="center"/>
          </w:tcPr>
          <w:p w14:paraId="5DEEA355" w14:textId="28E51DCB" w:rsidR="009A6C6E" w:rsidRPr="00012EFC" w:rsidRDefault="009A6C6E" w:rsidP="00E13B7F">
            <w:pPr>
              <w:spacing w:after="0" w:line="240" w:lineRule="auto"/>
              <w:jc w:val="center"/>
              <w:rPr>
                <w:b/>
                <w:bCs/>
              </w:rPr>
            </w:pPr>
            <w:r w:rsidRPr="00012EFC">
              <w:rPr>
                <w:b/>
                <w:bCs/>
              </w:rPr>
              <w:t>Purpose</w:t>
            </w:r>
          </w:p>
        </w:tc>
        <w:tc>
          <w:tcPr>
            <w:tcW w:w="1351" w:type="dxa"/>
            <w:gridSpan w:val="2"/>
            <w:shd w:val="clear" w:color="auto" w:fill="92D050"/>
            <w:vAlign w:val="center"/>
          </w:tcPr>
          <w:p w14:paraId="26FCDE34" w14:textId="78B4B242" w:rsidR="009A6C6E" w:rsidRPr="00012EFC" w:rsidRDefault="009A6C6E" w:rsidP="00E13B7F">
            <w:pPr>
              <w:spacing w:after="0" w:line="240" w:lineRule="auto"/>
              <w:jc w:val="center"/>
              <w:rPr>
                <w:b/>
                <w:bCs/>
              </w:rPr>
            </w:pPr>
            <w:r w:rsidRPr="00012EFC">
              <w:rPr>
                <w:b/>
                <w:bCs/>
              </w:rPr>
              <w:t>Conditions Used</w:t>
            </w:r>
          </w:p>
        </w:tc>
        <w:tc>
          <w:tcPr>
            <w:tcW w:w="811" w:type="dxa"/>
            <w:shd w:val="clear" w:color="auto" w:fill="92D050"/>
            <w:textDirection w:val="btLr"/>
            <w:vAlign w:val="center"/>
          </w:tcPr>
          <w:p w14:paraId="4DE54110" w14:textId="4727930D" w:rsidR="009A6C6E" w:rsidRPr="00012EFC" w:rsidRDefault="009A6C6E" w:rsidP="00E13B7F">
            <w:pPr>
              <w:spacing w:after="0" w:line="240" w:lineRule="auto"/>
              <w:ind w:left="113" w:right="113"/>
              <w:jc w:val="center"/>
              <w:rPr>
                <w:b/>
                <w:bCs/>
              </w:rPr>
            </w:pPr>
            <w:r w:rsidRPr="00012EFC">
              <w:rPr>
                <w:b/>
                <w:bCs/>
              </w:rPr>
              <w:t>Quantity</w:t>
            </w:r>
          </w:p>
        </w:tc>
        <w:tc>
          <w:tcPr>
            <w:tcW w:w="631" w:type="dxa"/>
            <w:shd w:val="clear" w:color="auto" w:fill="92D050"/>
            <w:textDirection w:val="btLr"/>
            <w:vAlign w:val="center"/>
          </w:tcPr>
          <w:p w14:paraId="6EFDEA49" w14:textId="544123FA" w:rsidR="009A6C6E" w:rsidRPr="00012EFC" w:rsidRDefault="009A6C6E" w:rsidP="00E13B7F">
            <w:pPr>
              <w:spacing w:after="0" w:line="240" w:lineRule="auto"/>
              <w:ind w:left="113" w:right="113"/>
              <w:jc w:val="center"/>
              <w:rPr>
                <w:b/>
                <w:bCs/>
              </w:rPr>
            </w:pPr>
            <w:r w:rsidRPr="00012EFC">
              <w:rPr>
                <w:b/>
                <w:bCs/>
              </w:rPr>
              <w:t>Special Handling</w:t>
            </w:r>
          </w:p>
        </w:tc>
      </w:tr>
      <w:tr w:rsidR="008108D0" w:rsidRPr="009A6C6E" w14:paraId="6DCAD3B2" w14:textId="7D6A933C" w:rsidTr="005A6AC3">
        <w:tc>
          <w:tcPr>
            <w:tcW w:w="9270" w:type="dxa"/>
            <w:gridSpan w:val="8"/>
            <w:shd w:val="clear" w:color="auto" w:fill="D9D9D9" w:themeFill="background1" w:themeFillShade="D9"/>
            <w:vAlign w:val="center"/>
          </w:tcPr>
          <w:p w14:paraId="4D8476B5" w14:textId="4F514FAE" w:rsidR="009A6C6E" w:rsidRPr="009A6C6E" w:rsidRDefault="009A6C6E" w:rsidP="00E13B7F">
            <w:pPr>
              <w:spacing w:after="0" w:line="240" w:lineRule="auto"/>
              <w:jc w:val="center"/>
              <w:rPr>
                <w:b/>
              </w:rPr>
            </w:pPr>
            <w:r w:rsidRPr="009A6C6E">
              <w:rPr>
                <w:b/>
              </w:rPr>
              <w:t>Durable Items</w:t>
            </w:r>
          </w:p>
        </w:tc>
      </w:tr>
      <w:tr w:rsidR="008108D0" w:rsidRPr="009A6C6E" w14:paraId="31291A56" w14:textId="5BD80ACE" w:rsidTr="005A6AC3">
        <w:tc>
          <w:tcPr>
            <w:tcW w:w="1224" w:type="dxa"/>
            <w:vAlign w:val="center"/>
          </w:tcPr>
          <w:p w14:paraId="3F0E512C" w14:textId="086014DB" w:rsidR="009A6C6E" w:rsidRPr="009A6C6E" w:rsidRDefault="009A6C6E" w:rsidP="00E13B7F">
            <w:pPr>
              <w:spacing w:after="0" w:line="240" w:lineRule="auto"/>
            </w:pPr>
            <w:r>
              <w:t>(None)</w:t>
            </w:r>
          </w:p>
        </w:tc>
        <w:tc>
          <w:tcPr>
            <w:tcW w:w="658" w:type="dxa"/>
            <w:vAlign w:val="center"/>
          </w:tcPr>
          <w:p w14:paraId="234CEBDD" w14:textId="690CD120" w:rsidR="009A6C6E" w:rsidRPr="009A6C6E" w:rsidRDefault="009A6C6E" w:rsidP="00E13B7F">
            <w:pPr>
              <w:spacing w:after="0" w:line="240" w:lineRule="auto"/>
              <w:jc w:val="center"/>
              <w:rPr>
                <w:b/>
              </w:rPr>
            </w:pPr>
          </w:p>
        </w:tc>
        <w:tc>
          <w:tcPr>
            <w:tcW w:w="2345" w:type="dxa"/>
            <w:vAlign w:val="center"/>
          </w:tcPr>
          <w:p w14:paraId="1FFA4085" w14:textId="2BBFA1FA" w:rsidR="009A6C6E" w:rsidRPr="009A6C6E" w:rsidRDefault="009A6C6E" w:rsidP="00E13B7F">
            <w:pPr>
              <w:spacing w:after="0" w:line="240" w:lineRule="auto"/>
              <w:rPr>
                <w:b/>
              </w:rPr>
            </w:pPr>
          </w:p>
        </w:tc>
        <w:tc>
          <w:tcPr>
            <w:tcW w:w="2250" w:type="dxa"/>
            <w:vAlign w:val="center"/>
          </w:tcPr>
          <w:p w14:paraId="5E89F100" w14:textId="71B5B621" w:rsidR="009A6C6E" w:rsidRPr="009A6C6E" w:rsidRDefault="009A6C6E" w:rsidP="00E13B7F">
            <w:pPr>
              <w:spacing w:after="0" w:line="240" w:lineRule="auto"/>
              <w:rPr>
                <w:b/>
              </w:rPr>
            </w:pPr>
          </w:p>
        </w:tc>
        <w:tc>
          <w:tcPr>
            <w:tcW w:w="1351" w:type="dxa"/>
            <w:gridSpan w:val="2"/>
            <w:vAlign w:val="center"/>
          </w:tcPr>
          <w:p w14:paraId="6CEF802A" w14:textId="631906AC" w:rsidR="009A6C6E" w:rsidRPr="009A6C6E" w:rsidRDefault="009A6C6E" w:rsidP="00E13B7F">
            <w:pPr>
              <w:spacing w:after="0" w:line="240" w:lineRule="auto"/>
              <w:jc w:val="center"/>
              <w:rPr>
                <w:b/>
              </w:rPr>
            </w:pPr>
          </w:p>
        </w:tc>
        <w:tc>
          <w:tcPr>
            <w:tcW w:w="811" w:type="dxa"/>
            <w:vAlign w:val="center"/>
          </w:tcPr>
          <w:p w14:paraId="3B14AC11" w14:textId="5221E9E5" w:rsidR="009A6C6E" w:rsidRPr="009A6C6E" w:rsidRDefault="009A6C6E" w:rsidP="00E13B7F">
            <w:pPr>
              <w:spacing w:after="0" w:line="240" w:lineRule="auto"/>
              <w:jc w:val="center"/>
              <w:rPr>
                <w:b/>
              </w:rPr>
            </w:pPr>
          </w:p>
        </w:tc>
        <w:tc>
          <w:tcPr>
            <w:tcW w:w="631" w:type="dxa"/>
            <w:vAlign w:val="center"/>
          </w:tcPr>
          <w:p w14:paraId="2319D5BB" w14:textId="7A16E83B" w:rsidR="009A6C6E" w:rsidRPr="009A6C6E" w:rsidRDefault="009A6C6E" w:rsidP="00E13B7F">
            <w:pPr>
              <w:spacing w:after="0" w:line="240" w:lineRule="auto"/>
              <w:jc w:val="center"/>
              <w:rPr>
                <w:b/>
              </w:rPr>
            </w:pPr>
          </w:p>
        </w:tc>
      </w:tr>
      <w:tr w:rsidR="008108D0" w:rsidRPr="009A6C6E" w14:paraId="61987F06" w14:textId="0B099D20" w:rsidTr="005A6AC3">
        <w:tc>
          <w:tcPr>
            <w:tcW w:w="9270" w:type="dxa"/>
            <w:gridSpan w:val="8"/>
            <w:shd w:val="clear" w:color="auto" w:fill="D9D9D9" w:themeFill="background1" w:themeFillShade="D9"/>
            <w:vAlign w:val="center"/>
          </w:tcPr>
          <w:p w14:paraId="6A1C7A9B" w14:textId="0A2365EB" w:rsidR="009A6C6E" w:rsidRPr="009A6C6E" w:rsidRDefault="009A6C6E" w:rsidP="00E13B7F">
            <w:pPr>
              <w:spacing w:after="0" w:line="240" w:lineRule="auto"/>
              <w:jc w:val="center"/>
              <w:rPr>
                <w:b/>
              </w:rPr>
            </w:pPr>
            <w:r w:rsidRPr="009A6C6E">
              <w:rPr>
                <w:b/>
              </w:rPr>
              <w:t>Consumable Items</w:t>
            </w:r>
          </w:p>
        </w:tc>
      </w:tr>
      <w:tr w:rsidR="008108D0" w:rsidRPr="00012EFC" w14:paraId="28C3DEF7" w14:textId="4E62CFD1" w:rsidTr="0023506D">
        <w:tc>
          <w:tcPr>
            <w:tcW w:w="1224" w:type="dxa"/>
            <w:vAlign w:val="center"/>
          </w:tcPr>
          <w:p w14:paraId="07AD5EB7" w14:textId="0ADD834F" w:rsidR="009A6C6E" w:rsidRPr="00012EFC" w:rsidRDefault="009A6C6E" w:rsidP="00E13B7F">
            <w:pPr>
              <w:spacing w:after="0" w:line="240" w:lineRule="auto"/>
              <w:rPr>
                <w:color w:val="FF0000"/>
              </w:rPr>
            </w:pPr>
          </w:p>
        </w:tc>
        <w:tc>
          <w:tcPr>
            <w:tcW w:w="658" w:type="dxa"/>
            <w:vAlign w:val="center"/>
          </w:tcPr>
          <w:p w14:paraId="21173F11" w14:textId="6F032764" w:rsidR="009A6C6E" w:rsidRPr="00A54B27" w:rsidRDefault="009A6C6E" w:rsidP="00E13B7F">
            <w:pPr>
              <w:spacing w:after="0" w:line="240" w:lineRule="auto"/>
              <w:jc w:val="center"/>
            </w:pPr>
            <w:r w:rsidRPr="00A54B27">
              <w:t>R</w:t>
            </w:r>
          </w:p>
        </w:tc>
        <w:tc>
          <w:tcPr>
            <w:tcW w:w="2345" w:type="dxa"/>
            <w:vAlign w:val="center"/>
          </w:tcPr>
          <w:p w14:paraId="13DB2594" w14:textId="6134F7C5" w:rsidR="009A6C6E" w:rsidRPr="00012EFC" w:rsidRDefault="009A6C6E" w:rsidP="00E13B7F">
            <w:pPr>
              <w:spacing w:after="0" w:line="240" w:lineRule="auto"/>
              <w:rPr>
                <w:color w:val="FF0000"/>
              </w:rPr>
            </w:pPr>
            <w:r w:rsidRPr="00030834">
              <w:t>Cover letters and sample inventory spreadsheets for contracted facility(ies)</w:t>
            </w:r>
            <w:r w:rsidR="003642D8">
              <w:t xml:space="preserve">. </w:t>
            </w:r>
            <w:r w:rsidRPr="00030834">
              <w:t>These forms supplied by NEON Headquarters Staff to Domain managers.</w:t>
            </w:r>
          </w:p>
        </w:tc>
        <w:tc>
          <w:tcPr>
            <w:tcW w:w="2250" w:type="dxa"/>
            <w:vAlign w:val="center"/>
          </w:tcPr>
          <w:p w14:paraId="593D4D4B" w14:textId="0CC7BCF5" w:rsidR="009A6C6E" w:rsidRPr="00012EFC" w:rsidRDefault="009A6C6E" w:rsidP="00E13B7F">
            <w:pPr>
              <w:spacing w:after="0" w:line="240" w:lineRule="auto"/>
              <w:rPr>
                <w:color w:val="FF0000"/>
              </w:rPr>
            </w:pPr>
            <w:r w:rsidRPr="00030834">
              <w:t>Shipping soil samples</w:t>
            </w:r>
          </w:p>
        </w:tc>
        <w:tc>
          <w:tcPr>
            <w:tcW w:w="1173" w:type="dxa"/>
            <w:vAlign w:val="center"/>
          </w:tcPr>
          <w:p w14:paraId="1FCB2EBC" w14:textId="14D4D9B4" w:rsidR="009A6C6E" w:rsidRPr="00012EFC" w:rsidRDefault="009A6C6E" w:rsidP="00E13B7F">
            <w:pPr>
              <w:spacing w:after="0" w:line="240" w:lineRule="auto"/>
              <w:jc w:val="center"/>
              <w:rPr>
                <w:color w:val="FF0000"/>
              </w:rPr>
            </w:pPr>
            <w:r w:rsidRPr="00030834">
              <w:t>All</w:t>
            </w:r>
          </w:p>
        </w:tc>
        <w:tc>
          <w:tcPr>
            <w:tcW w:w="989" w:type="dxa"/>
            <w:gridSpan w:val="2"/>
            <w:vAlign w:val="center"/>
          </w:tcPr>
          <w:p w14:paraId="50CC98C5" w14:textId="43252B4D" w:rsidR="009A6C6E" w:rsidRPr="00012EFC" w:rsidRDefault="009A6C6E" w:rsidP="00E13B7F">
            <w:pPr>
              <w:spacing w:after="0" w:line="240" w:lineRule="auto"/>
              <w:jc w:val="center"/>
              <w:rPr>
                <w:color w:val="FF0000"/>
              </w:rPr>
            </w:pPr>
            <w:r w:rsidRPr="00030834">
              <w:t>1 per box</w:t>
            </w:r>
          </w:p>
        </w:tc>
        <w:tc>
          <w:tcPr>
            <w:tcW w:w="631" w:type="dxa"/>
            <w:vAlign w:val="center"/>
          </w:tcPr>
          <w:p w14:paraId="540D996D" w14:textId="518AA182" w:rsidR="009A6C6E" w:rsidRPr="00012EFC" w:rsidRDefault="009A6C6E" w:rsidP="00E13B7F">
            <w:pPr>
              <w:spacing w:after="0" w:line="240" w:lineRule="auto"/>
              <w:jc w:val="center"/>
              <w:rPr>
                <w:color w:val="FF0000"/>
              </w:rPr>
            </w:pPr>
            <w:r w:rsidRPr="00030834">
              <w:t>N</w:t>
            </w:r>
          </w:p>
        </w:tc>
      </w:tr>
      <w:tr w:rsidR="008108D0" w:rsidRPr="00012EFC" w14:paraId="12B3D634" w14:textId="31550D79" w:rsidTr="0023506D">
        <w:tc>
          <w:tcPr>
            <w:tcW w:w="1224" w:type="dxa"/>
            <w:vAlign w:val="center"/>
          </w:tcPr>
          <w:p w14:paraId="7D4D6093" w14:textId="79F0A080" w:rsidR="009A6C6E" w:rsidRPr="00012EFC" w:rsidRDefault="009A6C6E" w:rsidP="00E13B7F">
            <w:pPr>
              <w:spacing w:after="0" w:line="240" w:lineRule="auto"/>
            </w:pPr>
            <w:r w:rsidRPr="00030834">
              <w:rPr>
                <w:rFonts w:ascii="Calibri" w:eastAsia="Times New Roman" w:hAnsi="Calibri" w:cs="Times New Roman"/>
              </w:rPr>
              <w:t>MX100212</w:t>
            </w:r>
          </w:p>
        </w:tc>
        <w:tc>
          <w:tcPr>
            <w:tcW w:w="658" w:type="dxa"/>
            <w:vAlign w:val="center"/>
          </w:tcPr>
          <w:p w14:paraId="1C7EE61C" w14:textId="7D4D6881" w:rsidR="009A6C6E" w:rsidRPr="00012EFC" w:rsidRDefault="009A6C6E" w:rsidP="00E13B7F">
            <w:pPr>
              <w:spacing w:after="0" w:line="240" w:lineRule="auto"/>
              <w:jc w:val="center"/>
            </w:pPr>
            <w:r>
              <w:t>R</w:t>
            </w:r>
          </w:p>
        </w:tc>
        <w:tc>
          <w:tcPr>
            <w:tcW w:w="2345" w:type="dxa"/>
            <w:vAlign w:val="center"/>
          </w:tcPr>
          <w:p w14:paraId="4B4E79A4" w14:textId="608DD745" w:rsidR="009A6C6E" w:rsidRPr="00012EFC" w:rsidRDefault="009A6C6E" w:rsidP="00E13B7F">
            <w:pPr>
              <w:spacing w:after="0" w:line="240" w:lineRule="auto"/>
            </w:pPr>
            <w:r>
              <w:t>Dry ice</w:t>
            </w:r>
          </w:p>
        </w:tc>
        <w:tc>
          <w:tcPr>
            <w:tcW w:w="2250" w:type="dxa"/>
            <w:vAlign w:val="center"/>
          </w:tcPr>
          <w:p w14:paraId="1C9D6EA2" w14:textId="57754B2E" w:rsidR="009A6C6E" w:rsidRPr="00012EFC" w:rsidRDefault="009A6C6E" w:rsidP="00E13B7F">
            <w:pPr>
              <w:spacing w:after="0" w:line="240" w:lineRule="auto"/>
            </w:pPr>
            <w:r>
              <w:t>Keeping samples frozen.</w:t>
            </w:r>
          </w:p>
        </w:tc>
        <w:tc>
          <w:tcPr>
            <w:tcW w:w="1173" w:type="dxa"/>
            <w:vAlign w:val="center"/>
          </w:tcPr>
          <w:p w14:paraId="5EA9FF76" w14:textId="49D208B7" w:rsidR="009A6C6E" w:rsidRPr="00012EFC" w:rsidRDefault="009A6C6E" w:rsidP="00E13B7F">
            <w:pPr>
              <w:spacing w:after="0" w:line="240" w:lineRule="auto"/>
              <w:jc w:val="center"/>
            </w:pPr>
            <w:r w:rsidRPr="00012EFC">
              <w:t>All</w:t>
            </w:r>
          </w:p>
        </w:tc>
        <w:tc>
          <w:tcPr>
            <w:tcW w:w="989" w:type="dxa"/>
            <w:gridSpan w:val="2"/>
            <w:vAlign w:val="center"/>
          </w:tcPr>
          <w:p w14:paraId="3ABA3E10" w14:textId="70145B49" w:rsidR="009A6C6E" w:rsidRPr="00012EFC" w:rsidRDefault="009A6C6E" w:rsidP="00E13B7F">
            <w:pPr>
              <w:spacing w:after="0" w:line="240" w:lineRule="auto"/>
              <w:jc w:val="center"/>
            </w:pPr>
            <w:r>
              <w:t>Variable</w:t>
            </w:r>
          </w:p>
        </w:tc>
        <w:tc>
          <w:tcPr>
            <w:tcW w:w="631" w:type="dxa"/>
            <w:vAlign w:val="center"/>
          </w:tcPr>
          <w:p w14:paraId="15EBD0BE" w14:textId="6D8563DD" w:rsidR="009A6C6E" w:rsidRPr="00012EFC" w:rsidRDefault="009A6C6E" w:rsidP="00E13B7F">
            <w:pPr>
              <w:spacing w:after="0" w:line="240" w:lineRule="auto"/>
              <w:jc w:val="center"/>
            </w:pPr>
            <w:r>
              <w:t>Y</w:t>
            </w:r>
          </w:p>
        </w:tc>
      </w:tr>
      <w:tr w:rsidR="008108D0" w:rsidRPr="00012EFC" w14:paraId="05183595" w14:textId="57B69D53" w:rsidTr="0023506D">
        <w:tc>
          <w:tcPr>
            <w:tcW w:w="1224" w:type="dxa"/>
            <w:vAlign w:val="center"/>
          </w:tcPr>
          <w:p w14:paraId="182D3FD1" w14:textId="445472B8" w:rsidR="009A6C6E" w:rsidRPr="00012EFC" w:rsidRDefault="009A6C6E" w:rsidP="00E13B7F">
            <w:pPr>
              <w:spacing w:after="0" w:line="240" w:lineRule="auto"/>
              <w:rPr>
                <w:color w:val="FF0000"/>
              </w:rPr>
            </w:pPr>
            <w:r w:rsidRPr="00030834">
              <w:rPr>
                <w:rFonts w:ascii="Calibri" w:eastAsia="Times New Roman" w:hAnsi="Calibri" w:cs="Times New Roman"/>
              </w:rPr>
              <w:t>MX102297</w:t>
            </w:r>
          </w:p>
        </w:tc>
        <w:tc>
          <w:tcPr>
            <w:tcW w:w="658" w:type="dxa"/>
            <w:vAlign w:val="center"/>
          </w:tcPr>
          <w:p w14:paraId="1AF5EDE0" w14:textId="03562045" w:rsidR="009A6C6E" w:rsidRPr="00012EFC" w:rsidRDefault="009A6C6E" w:rsidP="00E13B7F">
            <w:pPr>
              <w:spacing w:after="0" w:line="240" w:lineRule="auto"/>
              <w:jc w:val="center"/>
              <w:rPr>
                <w:color w:val="FF0000"/>
              </w:rPr>
            </w:pPr>
            <w:r w:rsidRPr="00030834">
              <w:t>R</w:t>
            </w:r>
          </w:p>
        </w:tc>
        <w:tc>
          <w:tcPr>
            <w:tcW w:w="2345" w:type="dxa"/>
            <w:vAlign w:val="center"/>
          </w:tcPr>
          <w:p w14:paraId="67B35FA6" w14:textId="72DC60EC" w:rsidR="009A6C6E" w:rsidRPr="00012EFC" w:rsidRDefault="009A6C6E" w:rsidP="00E13B7F">
            <w:pPr>
              <w:spacing w:after="0" w:line="240" w:lineRule="auto"/>
              <w:rPr>
                <w:color w:val="FF0000"/>
              </w:rPr>
            </w:pPr>
            <w:r>
              <w:t>Foam cooler</w:t>
            </w:r>
          </w:p>
        </w:tc>
        <w:tc>
          <w:tcPr>
            <w:tcW w:w="2250" w:type="dxa"/>
            <w:vAlign w:val="center"/>
          </w:tcPr>
          <w:p w14:paraId="676942C3" w14:textId="2B4FB3BF" w:rsidR="009A6C6E" w:rsidRPr="00012EFC" w:rsidRDefault="009A6C6E" w:rsidP="00E13B7F">
            <w:pPr>
              <w:spacing w:after="0" w:line="240" w:lineRule="auto"/>
              <w:rPr>
                <w:color w:val="FF0000"/>
              </w:rPr>
            </w:pPr>
            <w:r>
              <w:t>Shipping soil samples</w:t>
            </w:r>
          </w:p>
        </w:tc>
        <w:tc>
          <w:tcPr>
            <w:tcW w:w="1173" w:type="dxa"/>
            <w:vAlign w:val="center"/>
          </w:tcPr>
          <w:p w14:paraId="4C331C6A" w14:textId="04F6F858" w:rsidR="009A6C6E" w:rsidRPr="00012EFC" w:rsidRDefault="009A6C6E" w:rsidP="00E13B7F">
            <w:pPr>
              <w:spacing w:after="0" w:line="240" w:lineRule="auto"/>
              <w:jc w:val="center"/>
              <w:rPr>
                <w:color w:val="FF0000"/>
              </w:rPr>
            </w:pPr>
            <w:r>
              <w:t>All</w:t>
            </w:r>
          </w:p>
        </w:tc>
        <w:tc>
          <w:tcPr>
            <w:tcW w:w="989" w:type="dxa"/>
            <w:gridSpan w:val="2"/>
            <w:vAlign w:val="center"/>
          </w:tcPr>
          <w:p w14:paraId="5FD5E5B9" w14:textId="0DCDBAE0" w:rsidR="009A6C6E" w:rsidRPr="00012EFC" w:rsidRDefault="009A6C6E" w:rsidP="00E13B7F">
            <w:pPr>
              <w:spacing w:after="0" w:line="240" w:lineRule="auto"/>
              <w:jc w:val="center"/>
              <w:rPr>
                <w:color w:val="FF0000"/>
              </w:rPr>
            </w:pPr>
            <w:r>
              <w:t>1</w:t>
            </w:r>
          </w:p>
        </w:tc>
        <w:tc>
          <w:tcPr>
            <w:tcW w:w="631" w:type="dxa"/>
            <w:vAlign w:val="center"/>
          </w:tcPr>
          <w:p w14:paraId="2BDAD488" w14:textId="2886D56E" w:rsidR="009A6C6E" w:rsidRPr="00A54B27" w:rsidRDefault="009A6C6E" w:rsidP="00E13B7F">
            <w:pPr>
              <w:spacing w:after="0" w:line="240" w:lineRule="auto"/>
              <w:jc w:val="center"/>
            </w:pPr>
            <w:r w:rsidRPr="00A54B27">
              <w:t>N</w:t>
            </w:r>
          </w:p>
        </w:tc>
      </w:tr>
      <w:tr w:rsidR="008108D0" w:rsidRPr="00012EFC" w14:paraId="6EBEE71F" w14:textId="71D9A005" w:rsidTr="0023506D">
        <w:tc>
          <w:tcPr>
            <w:tcW w:w="1224" w:type="dxa"/>
            <w:vAlign w:val="center"/>
          </w:tcPr>
          <w:p w14:paraId="0CCC563F" w14:textId="13BE541E" w:rsidR="009A6C6E" w:rsidRPr="00012EFC" w:rsidRDefault="009A6C6E" w:rsidP="00E13B7F">
            <w:pPr>
              <w:spacing w:after="0" w:line="240" w:lineRule="auto"/>
            </w:pPr>
          </w:p>
        </w:tc>
        <w:tc>
          <w:tcPr>
            <w:tcW w:w="658" w:type="dxa"/>
            <w:vAlign w:val="center"/>
          </w:tcPr>
          <w:p w14:paraId="16155C72" w14:textId="312B70AA" w:rsidR="009A6C6E" w:rsidRPr="00012EFC" w:rsidRDefault="009A6C6E" w:rsidP="00E13B7F">
            <w:pPr>
              <w:spacing w:after="0" w:line="240" w:lineRule="auto"/>
              <w:jc w:val="center"/>
            </w:pPr>
            <w:r>
              <w:t>R</w:t>
            </w:r>
          </w:p>
        </w:tc>
        <w:tc>
          <w:tcPr>
            <w:tcW w:w="2345" w:type="dxa"/>
            <w:vAlign w:val="center"/>
          </w:tcPr>
          <w:p w14:paraId="4C8845AC" w14:textId="6446E099" w:rsidR="009A6C6E" w:rsidRPr="00012EFC" w:rsidRDefault="009A6C6E" w:rsidP="00E13B7F">
            <w:pPr>
              <w:spacing w:after="0" w:line="240" w:lineRule="auto"/>
            </w:pPr>
            <w:r>
              <w:t>Packing tape</w:t>
            </w:r>
          </w:p>
        </w:tc>
        <w:tc>
          <w:tcPr>
            <w:tcW w:w="2250" w:type="dxa"/>
            <w:vAlign w:val="center"/>
          </w:tcPr>
          <w:p w14:paraId="22E5C388" w14:textId="7904C55D" w:rsidR="009A6C6E" w:rsidRPr="00012EFC" w:rsidRDefault="009A6C6E" w:rsidP="00E13B7F">
            <w:pPr>
              <w:spacing w:after="0" w:line="240" w:lineRule="auto"/>
            </w:pPr>
            <w:r>
              <w:t>Shipping soil samples</w:t>
            </w:r>
          </w:p>
        </w:tc>
        <w:tc>
          <w:tcPr>
            <w:tcW w:w="1173" w:type="dxa"/>
            <w:vAlign w:val="center"/>
          </w:tcPr>
          <w:p w14:paraId="638B0F65" w14:textId="47148017" w:rsidR="009A6C6E" w:rsidRPr="00012EFC" w:rsidRDefault="009A6C6E" w:rsidP="00E13B7F">
            <w:pPr>
              <w:spacing w:after="0" w:line="240" w:lineRule="auto"/>
              <w:jc w:val="center"/>
            </w:pPr>
            <w:r w:rsidRPr="00012EFC">
              <w:t>All</w:t>
            </w:r>
          </w:p>
        </w:tc>
        <w:tc>
          <w:tcPr>
            <w:tcW w:w="989" w:type="dxa"/>
            <w:gridSpan w:val="2"/>
            <w:vAlign w:val="center"/>
          </w:tcPr>
          <w:p w14:paraId="68DA9179" w14:textId="4AA185B3" w:rsidR="009A6C6E" w:rsidRPr="00012EFC" w:rsidRDefault="009A6C6E" w:rsidP="00E13B7F">
            <w:pPr>
              <w:spacing w:after="0" w:line="240" w:lineRule="auto"/>
              <w:jc w:val="center"/>
            </w:pPr>
            <w:r>
              <w:t>1</w:t>
            </w:r>
          </w:p>
        </w:tc>
        <w:tc>
          <w:tcPr>
            <w:tcW w:w="631" w:type="dxa"/>
            <w:vAlign w:val="center"/>
          </w:tcPr>
          <w:p w14:paraId="240BAB7F" w14:textId="31931000" w:rsidR="009A6C6E" w:rsidRPr="00012EFC" w:rsidRDefault="009A6C6E" w:rsidP="00E13B7F">
            <w:pPr>
              <w:spacing w:after="0" w:line="240" w:lineRule="auto"/>
              <w:jc w:val="center"/>
            </w:pPr>
            <w:r w:rsidRPr="00012EFC">
              <w:t>N</w:t>
            </w:r>
          </w:p>
        </w:tc>
      </w:tr>
      <w:tr w:rsidR="008108D0" w:rsidRPr="00012EFC" w14:paraId="7FCA618D" w14:textId="4562C3E3" w:rsidTr="0023506D">
        <w:tc>
          <w:tcPr>
            <w:tcW w:w="1224" w:type="dxa"/>
            <w:vAlign w:val="center"/>
          </w:tcPr>
          <w:p w14:paraId="2CB5951C" w14:textId="44DCDFB8" w:rsidR="009A6C6E" w:rsidRPr="00012EFC" w:rsidRDefault="009A6C6E" w:rsidP="00E13B7F">
            <w:pPr>
              <w:spacing w:after="0" w:line="240" w:lineRule="auto"/>
            </w:pPr>
          </w:p>
        </w:tc>
        <w:tc>
          <w:tcPr>
            <w:tcW w:w="658" w:type="dxa"/>
            <w:vAlign w:val="center"/>
          </w:tcPr>
          <w:p w14:paraId="4D262EF5" w14:textId="7C485A1B" w:rsidR="009A6C6E" w:rsidRPr="00012EFC" w:rsidRDefault="009A6C6E" w:rsidP="00E13B7F">
            <w:pPr>
              <w:spacing w:after="0" w:line="240" w:lineRule="auto"/>
              <w:jc w:val="center"/>
            </w:pPr>
            <w:r>
              <w:t>S</w:t>
            </w:r>
          </w:p>
        </w:tc>
        <w:tc>
          <w:tcPr>
            <w:tcW w:w="2345" w:type="dxa"/>
            <w:vAlign w:val="center"/>
          </w:tcPr>
          <w:p w14:paraId="4CE45A66" w14:textId="1AB22896" w:rsidR="009A6C6E" w:rsidRPr="00012EFC" w:rsidRDefault="009A6C6E" w:rsidP="00E13B7F">
            <w:pPr>
              <w:spacing w:after="0" w:line="240" w:lineRule="auto"/>
            </w:pPr>
            <w:r>
              <w:t>Sealable freezer bag (at least 1 qt size) that can withstand shipment with dry ice</w:t>
            </w:r>
          </w:p>
        </w:tc>
        <w:tc>
          <w:tcPr>
            <w:tcW w:w="2250" w:type="dxa"/>
            <w:vAlign w:val="center"/>
          </w:tcPr>
          <w:p w14:paraId="6F6CDC62" w14:textId="045E84CA" w:rsidR="009A6C6E" w:rsidRPr="00012EFC" w:rsidRDefault="009A6C6E" w:rsidP="00E13B7F">
            <w:pPr>
              <w:spacing w:after="0" w:line="240" w:lineRule="auto"/>
            </w:pPr>
            <w:r>
              <w:t>Holding groups of test tubes.</w:t>
            </w:r>
          </w:p>
        </w:tc>
        <w:tc>
          <w:tcPr>
            <w:tcW w:w="1173" w:type="dxa"/>
            <w:vAlign w:val="center"/>
          </w:tcPr>
          <w:p w14:paraId="3E4F99EE" w14:textId="3918DF5F" w:rsidR="009A6C6E" w:rsidRPr="00012EFC" w:rsidRDefault="009A6C6E" w:rsidP="00E13B7F">
            <w:pPr>
              <w:spacing w:after="0" w:line="240" w:lineRule="auto"/>
              <w:jc w:val="center"/>
            </w:pPr>
            <w:r w:rsidRPr="00012EFC">
              <w:t>All</w:t>
            </w:r>
          </w:p>
        </w:tc>
        <w:tc>
          <w:tcPr>
            <w:tcW w:w="989" w:type="dxa"/>
            <w:gridSpan w:val="2"/>
            <w:vAlign w:val="center"/>
          </w:tcPr>
          <w:p w14:paraId="0ED122BF" w14:textId="0BE67D4B" w:rsidR="009A6C6E" w:rsidRPr="00012EFC" w:rsidRDefault="009A6C6E" w:rsidP="00E13B7F">
            <w:pPr>
              <w:spacing w:after="0" w:line="240" w:lineRule="auto"/>
              <w:jc w:val="center"/>
            </w:pPr>
            <w:r>
              <w:t>20 pounds</w:t>
            </w:r>
          </w:p>
        </w:tc>
        <w:tc>
          <w:tcPr>
            <w:tcW w:w="631" w:type="dxa"/>
            <w:vAlign w:val="center"/>
          </w:tcPr>
          <w:p w14:paraId="082EA05A" w14:textId="24615767" w:rsidR="009A6C6E" w:rsidRPr="00012EFC" w:rsidRDefault="009A6C6E" w:rsidP="00E13B7F">
            <w:pPr>
              <w:spacing w:after="0" w:line="240" w:lineRule="auto"/>
              <w:jc w:val="center"/>
            </w:pPr>
            <w:r w:rsidRPr="00012EFC">
              <w:t>N</w:t>
            </w:r>
          </w:p>
        </w:tc>
      </w:tr>
    </w:tbl>
    <w:p w14:paraId="25F9EBFF" w14:textId="77777777" w:rsidR="009D22E0" w:rsidRDefault="009D22E0" w:rsidP="007B4DD0">
      <w:pPr>
        <w:pStyle w:val="Heading2"/>
        <w:rPr>
          <w:sz w:val="18"/>
          <w:lang w:eastAsia="ja-JP"/>
        </w:rPr>
      </w:pPr>
      <w:r>
        <w:rPr>
          <w:sz w:val="18"/>
          <w:lang w:eastAsia="ja-JP"/>
        </w:rPr>
        <w:br w:type="page"/>
      </w:r>
    </w:p>
    <w:p w14:paraId="6D551DE8" w14:textId="77777777" w:rsidR="00031BEA" w:rsidRDefault="00956BE1" w:rsidP="007B4DD0">
      <w:pPr>
        <w:pStyle w:val="Heading2"/>
        <w:rPr>
          <w:lang w:eastAsia="ja-JP"/>
        </w:rPr>
      </w:pPr>
      <w:bookmarkStart w:id="54" w:name="_Toc307663895"/>
      <w:r w:rsidRPr="005E62D7">
        <w:rPr>
          <w:lang w:eastAsia="ja-JP"/>
        </w:rPr>
        <w:lastRenderedPageBreak/>
        <w:t>Training Requirements</w:t>
      </w:r>
      <w:bookmarkEnd w:id="54"/>
    </w:p>
    <w:p w14:paraId="75693055" w14:textId="0C7F2F5B" w:rsidR="00956BE1" w:rsidRDefault="00956BE1" w:rsidP="00956BE1">
      <w:pPr>
        <w:rPr>
          <w:lang w:eastAsia="ja-JP"/>
        </w:rPr>
      </w:pPr>
      <w:r>
        <w:rPr>
          <w:lang w:eastAsia="ja-JP"/>
        </w:rPr>
        <w:t xml:space="preserve">All technicians must complete required safety training </w:t>
      </w:r>
      <w:r w:rsidR="008339E5">
        <w:rPr>
          <w:lang w:eastAsia="ja-JP"/>
        </w:rPr>
        <w:t xml:space="preserve">and </w:t>
      </w:r>
      <w:r>
        <w:rPr>
          <w:lang w:eastAsia="ja-JP"/>
        </w:rPr>
        <w:t xml:space="preserve">protocol-specific training for safety and implementation of this protocol as required in </w:t>
      </w:r>
      <w:r w:rsidRPr="007A51E7">
        <w:rPr>
          <w:lang w:eastAsia="ja-JP"/>
        </w:rPr>
        <w:t xml:space="preserve">Field Operations Job Instruction Training Plan </w:t>
      </w:r>
      <w:r>
        <w:rPr>
          <w:lang w:eastAsia="ja-JP"/>
        </w:rPr>
        <w:t>(AD[0</w:t>
      </w:r>
      <w:r w:rsidR="008339E5">
        <w:rPr>
          <w:lang w:eastAsia="ja-JP"/>
        </w:rPr>
        <w:t>4</w:t>
      </w:r>
      <w:r>
        <w:rPr>
          <w:lang w:eastAsia="ja-JP"/>
        </w:rPr>
        <w:t>]).</w:t>
      </w:r>
    </w:p>
    <w:p w14:paraId="5F70322D" w14:textId="7A664F9F" w:rsidR="00EF7C19" w:rsidRDefault="00EF7C19" w:rsidP="00EF7C19">
      <w:r>
        <w:t>Field personnel are to be trained in use of the soil corer, identifying and differentiating local soil horizons, using dry ice for sample preservation and transport, practicing clean</w:t>
      </w:r>
      <w:r w:rsidR="00170F81">
        <w:t xml:space="preserve"> field and</w:t>
      </w:r>
      <w:r>
        <w:t xml:space="preserve"> laboratory techniques, making salt solutions in the laboratory for pH analysis, and safe working practices for field sampling</w:t>
      </w:r>
      <w:r w:rsidR="003642D8">
        <w:t xml:space="preserve">. </w:t>
      </w:r>
    </w:p>
    <w:p w14:paraId="6E41C794" w14:textId="77777777" w:rsidR="00956BE1" w:rsidRDefault="00956BE1" w:rsidP="007B4DD0">
      <w:pPr>
        <w:pStyle w:val="Heading2"/>
        <w:rPr>
          <w:lang w:eastAsia="ja-JP"/>
        </w:rPr>
      </w:pPr>
      <w:bookmarkStart w:id="55" w:name="_Toc307663896"/>
      <w:r>
        <w:rPr>
          <w:lang w:eastAsia="ja-JP"/>
        </w:rPr>
        <w:t>Specialized Skills</w:t>
      </w:r>
      <w:bookmarkEnd w:id="55"/>
    </w:p>
    <w:p w14:paraId="6C9273CC" w14:textId="2652986C" w:rsidR="00EF7C19" w:rsidRDefault="00EF7C19" w:rsidP="00EF7C19">
      <w:pPr>
        <w:pStyle w:val="Removefromfinaldocument"/>
        <w:rPr>
          <w:i w:val="0"/>
          <w:color w:val="auto"/>
          <w:lang w:eastAsia="ja-JP"/>
        </w:rPr>
      </w:pPr>
      <w:r w:rsidRPr="00CC61D8">
        <w:rPr>
          <w:i w:val="0"/>
          <w:color w:val="auto"/>
          <w:lang w:eastAsia="ja-JP"/>
        </w:rPr>
        <w:t xml:space="preserve">Soil types and profile characteristics differ greatly across the NEON domains (see examples in Figure </w:t>
      </w:r>
      <w:r w:rsidR="0063470D">
        <w:rPr>
          <w:i w:val="0"/>
          <w:color w:val="auto"/>
          <w:lang w:eastAsia="ja-JP"/>
        </w:rPr>
        <w:t>1</w:t>
      </w:r>
      <w:r w:rsidRPr="00CC61D8">
        <w:rPr>
          <w:i w:val="0"/>
          <w:color w:val="auto"/>
          <w:lang w:eastAsia="ja-JP"/>
        </w:rPr>
        <w:t xml:space="preserve">). When sampling soil, field personnel must be familiar with the basic characteristics of a typical soil profile at the local NEON site, such as ability to differentiate between organic and mineral </w:t>
      </w:r>
      <w:r>
        <w:rPr>
          <w:i w:val="0"/>
          <w:color w:val="auto"/>
          <w:lang w:eastAsia="ja-JP"/>
        </w:rPr>
        <w:t>horizon</w:t>
      </w:r>
      <w:r w:rsidRPr="00CC61D8">
        <w:rPr>
          <w:i w:val="0"/>
          <w:color w:val="auto"/>
          <w:lang w:eastAsia="ja-JP"/>
        </w:rPr>
        <w:t>s and be familiar with typical soil depth</w:t>
      </w:r>
      <w:r w:rsidR="003642D8">
        <w:rPr>
          <w:i w:val="0"/>
          <w:color w:val="auto"/>
          <w:lang w:eastAsia="ja-JP"/>
        </w:rPr>
        <w:t xml:space="preserve">. </w:t>
      </w:r>
      <w:r w:rsidRPr="00CC61D8">
        <w:rPr>
          <w:i w:val="0"/>
          <w:color w:val="auto"/>
          <w:lang w:eastAsia="ja-JP"/>
        </w:rPr>
        <w:t xml:space="preserve">For example, in Domain 1, this would include understanding differences among the leaf litter (loose vegetal matter that may be intact or partially shredded), organic </w:t>
      </w:r>
      <w:r>
        <w:rPr>
          <w:i w:val="0"/>
          <w:color w:val="auto"/>
          <w:lang w:eastAsia="ja-JP"/>
        </w:rPr>
        <w:t>horizon</w:t>
      </w:r>
      <w:r w:rsidRPr="00CC61D8">
        <w:rPr>
          <w:i w:val="0"/>
          <w:color w:val="auto"/>
          <w:lang w:eastAsia="ja-JP"/>
        </w:rPr>
        <w:t xml:space="preserve"> (often dark and slightly sticky, with pieces of vegetal matter in various stages of decomposition) and mineral </w:t>
      </w:r>
      <w:r>
        <w:rPr>
          <w:i w:val="0"/>
          <w:color w:val="auto"/>
          <w:lang w:eastAsia="ja-JP"/>
        </w:rPr>
        <w:t>horizon</w:t>
      </w:r>
      <w:r w:rsidRPr="00CC61D8">
        <w:rPr>
          <w:i w:val="0"/>
          <w:color w:val="auto"/>
          <w:lang w:eastAsia="ja-JP"/>
        </w:rPr>
        <w:t xml:space="preserve">s (little vegetal matter, primarily accumulated minerals). The NEON protocol requires removing the litter </w:t>
      </w:r>
      <w:r>
        <w:rPr>
          <w:i w:val="0"/>
          <w:color w:val="auto"/>
          <w:lang w:eastAsia="ja-JP"/>
        </w:rPr>
        <w:t>layer</w:t>
      </w:r>
      <w:r w:rsidRPr="00CC61D8">
        <w:rPr>
          <w:i w:val="0"/>
          <w:color w:val="auto"/>
          <w:lang w:eastAsia="ja-JP"/>
        </w:rPr>
        <w:t xml:space="preserve">, and sampling the organic and mineral soil </w:t>
      </w:r>
      <w:r>
        <w:rPr>
          <w:i w:val="0"/>
          <w:color w:val="auto"/>
          <w:lang w:eastAsia="ja-JP"/>
        </w:rPr>
        <w:t>horizon</w:t>
      </w:r>
      <w:r w:rsidRPr="00CC61D8">
        <w:rPr>
          <w:i w:val="0"/>
          <w:color w:val="auto"/>
          <w:lang w:eastAsia="ja-JP"/>
        </w:rPr>
        <w:t>s separately</w:t>
      </w:r>
      <w:r w:rsidR="003642D8">
        <w:rPr>
          <w:i w:val="0"/>
          <w:color w:val="auto"/>
          <w:lang w:eastAsia="ja-JP"/>
        </w:rPr>
        <w:t xml:space="preserve">. </w:t>
      </w:r>
      <w:r>
        <w:rPr>
          <w:i w:val="0"/>
          <w:color w:val="auto"/>
          <w:lang w:eastAsia="ja-JP"/>
        </w:rPr>
        <w:t>In o</w:t>
      </w:r>
      <w:r w:rsidRPr="00CC61D8">
        <w:rPr>
          <w:i w:val="0"/>
          <w:color w:val="auto"/>
          <w:lang w:eastAsia="ja-JP"/>
        </w:rPr>
        <w:t xml:space="preserve">ther locations, such as Domain 10, an organic </w:t>
      </w:r>
      <w:r>
        <w:rPr>
          <w:i w:val="0"/>
          <w:color w:val="auto"/>
          <w:lang w:eastAsia="ja-JP"/>
        </w:rPr>
        <w:t>horizon</w:t>
      </w:r>
      <w:r w:rsidRPr="00CC61D8">
        <w:rPr>
          <w:i w:val="0"/>
          <w:color w:val="auto"/>
          <w:lang w:eastAsia="ja-JP"/>
        </w:rPr>
        <w:t xml:space="preserve"> may not exist, but other features (e.g., a plow </w:t>
      </w:r>
      <w:r>
        <w:rPr>
          <w:i w:val="0"/>
          <w:color w:val="auto"/>
          <w:lang w:eastAsia="ja-JP"/>
        </w:rPr>
        <w:t>horizon</w:t>
      </w:r>
      <w:r w:rsidRPr="00CC61D8">
        <w:rPr>
          <w:i w:val="0"/>
          <w:color w:val="auto"/>
          <w:lang w:eastAsia="ja-JP"/>
        </w:rPr>
        <w:t>, shallow soils) may be present</w:t>
      </w:r>
      <w:r w:rsidR="003642D8">
        <w:rPr>
          <w:i w:val="0"/>
          <w:color w:val="auto"/>
          <w:lang w:eastAsia="ja-JP"/>
        </w:rPr>
        <w:t xml:space="preserve">. </w:t>
      </w:r>
      <w:r w:rsidRPr="00CC61D8">
        <w:rPr>
          <w:i w:val="0"/>
          <w:color w:val="auto"/>
          <w:lang w:eastAsia="ja-JP"/>
        </w:rPr>
        <w:t>Field personnel should be prepared to take extensive notes on any anomalous soil features that they observe when sampling, or in-field decisions that they make in order to carry out this protocol.</w:t>
      </w:r>
    </w:p>
    <w:p w14:paraId="472A8386" w14:textId="171C69E4" w:rsidR="00170F81" w:rsidRDefault="00170F81" w:rsidP="00EF7C19">
      <w:pPr>
        <w:pStyle w:val="Removefromfinaldocument"/>
        <w:rPr>
          <w:i w:val="0"/>
          <w:color w:val="auto"/>
          <w:lang w:eastAsia="ja-JP"/>
        </w:rPr>
      </w:pPr>
      <w:r>
        <w:rPr>
          <w:i w:val="0"/>
          <w:color w:val="auto"/>
          <w:lang w:eastAsia="ja-JP"/>
        </w:rPr>
        <w:t xml:space="preserve">The methods used to measure soil microbiology are extremely sensitive: less than 10 copies of a single gene can be detected, meaning that human and environmental contamination can occur very easily. Care must be taken to ensure that all samples and sampling equipment remain free of contamination to the extent possible. Field personnel should be familiar with basic microbiology and </w:t>
      </w:r>
      <w:r w:rsidR="00E66B3E">
        <w:rPr>
          <w:i w:val="0"/>
          <w:color w:val="auto"/>
          <w:lang w:eastAsia="ja-JP"/>
        </w:rPr>
        <w:t>clean sampling</w:t>
      </w:r>
      <w:r>
        <w:rPr>
          <w:i w:val="0"/>
          <w:color w:val="auto"/>
          <w:lang w:eastAsia="ja-JP"/>
        </w:rPr>
        <w:t xml:space="preserve"> technique</w:t>
      </w:r>
      <w:r w:rsidR="00E66B3E">
        <w:rPr>
          <w:i w:val="0"/>
          <w:color w:val="auto"/>
          <w:lang w:eastAsia="ja-JP"/>
        </w:rPr>
        <w:t>s</w:t>
      </w:r>
      <w:r>
        <w:rPr>
          <w:i w:val="0"/>
          <w:color w:val="auto"/>
          <w:lang w:eastAsia="ja-JP"/>
        </w:rPr>
        <w:t xml:space="preserve"> and use their best judgment to control for contamination from either themselves or from their surroundings, particularly during bad weather conditions.</w:t>
      </w:r>
      <w:r w:rsidR="00B92AF3">
        <w:rPr>
          <w:i w:val="0"/>
          <w:color w:val="auto"/>
          <w:lang w:eastAsia="ja-JP"/>
        </w:rPr>
        <w:t xml:space="preserve"> </w:t>
      </w:r>
      <w:r w:rsidR="00BE5D25">
        <w:rPr>
          <w:i w:val="0"/>
          <w:color w:val="auto"/>
          <w:lang w:eastAsia="ja-JP"/>
        </w:rPr>
        <w:t>Some general guidelines are:</w:t>
      </w:r>
    </w:p>
    <w:p w14:paraId="58996249" w14:textId="16D7E1DD" w:rsidR="00BE5D25" w:rsidRDefault="00BE5D25" w:rsidP="00EF7C19">
      <w:pPr>
        <w:pStyle w:val="Removefromfinaldocument"/>
        <w:rPr>
          <w:i w:val="0"/>
          <w:color w:val="auto"/>
          <w:lang w:eastAsia="ja-JP"/>
        </w:rPr>
      </w:pPr>
      <w:r w:rsidRPr="1642773B">
        <w:rPr>
          <w:i w:val="0"/>
          <w:color w:val="auto"/>
          <w:lang w:eastAsia="ja-JP"/>
        </w:rPr>
        <w:t xml:space="preserve">Any tool or instrument that is re-used should be cleaned with </w:t>
      </w:r>
      <w:r w:rsidR="00195288" w:rsidRPr="1642773B">
        <w:rPr>
          <w:i w:val="0"/>
          <w:color w:val="auto"/>
          <w:lang w:eastAsia="ja-JP"/>
        </w:rPr>
        <w:t xml:space="preserve">deionized or </w:t>
      </w:r>
      <w:r w:rsidRPr="1642773B">
        <w:rPr>
          <w:i w:val="0"/>
          <w:color w:val="auto"/>
          <w:lang w:eastAsia="ja-JP"/>
        </w:rPr>
        <w:t xml:space="preserve">distilled water and sterilized with either alcohol wipes or ethanol from a squirt bottle and wiped down prior to re-use. Basically, if a tool touches </w:t>
      </w:r>
      <w:r w:rsidR="00B12D25">
        <w:rPr>
          <w:i w:val="0"/>
          <w:color w:val="auto"/>
          <w:lang w:eastAsia="ja-JP"/>
        </w:rPr>
        <w:t xml:space="preserve">a </w:t>
      </w:r>
      <w:r w:rsidRPr="1642773B">
        <w:rPr>
          <w:i w:val="0"/>
          <w:color w:val="auto"/>
          <w:lang w:eastAsia="ja-JP"/>
        </w:rPr>
        <w:t>new soil</w:t>
      </w:r>
      <w:r w:rsidR="00B12D25">
        <w:rPr>
          <w:i w:val="0"/>
          <w:color w:val="auto"/>
          <w:lang w:eastAsia="ja-JP"/>
        </w:rPr>
        <w:t xml:space="preserve"> sample</w:t>
      </w:r>
      <w:r w:rsidRPr="1642773B">
        <w:rPr>
          <w:i w:val="0"/>
          <w:color w:val="auto"/>
          <w:lang w:eastAsia="ja-JP"/>
        </w:rPr>
        <w:t xml:space="preserve">, it should first be cleaned. Examples of such tools include the coring devices, trowels or other digging tools, and the “brownie” square, to the extent possible. Coring devices may be particularly difficult to clean, therefore technicians should </w:t>
      </w:r>
      <w:r w:rsidR="00503002" w:rsidRPr="1642773B">
        <w:rPr>
          <w:i w:val="0"/>
          <w:color w:val="auto"/>
          <w:lang w:eastAsia="ja-JP"/>
        </w:rPr>
        <w:t xml:space="preserve">find a reasonable compromise between sample integrity and feasibility. </w:t>
      </w:r>
      <w:r w:rsidRPr="1642773B">
        <w:rPr>
          <w:i w:val="0"/>
          <w:color w:val="auto"/>
          <w:lang w:eastAsia="ja-JP"/>
        </w:rPr>
        <w:t>Gloves can also be re-used if they have been thoroughly cleaned with an alcohol wipe and are free of dirt/soil. Finally, be aware of your activities, such as wiping your nose or eyes with a gloved hand, while sampling. You may employ a “clean-hand, dirty-hand” approach to managing the elements while maintaining clean samples.</w:t>
      </w:r>
    </w:p>
    <w:p w14:paraId="2C13B73D" w14:textId="77777777" w:rsidR="00BE5D25" w:rsidRDefault="00BE5D25" w:rsidP="00EF7C19">
      <w:pPr>
        <w:pStyle w:val="Removefromfinaldocument"/>
        <w:rPr>
          <w:i w:val="0"/>
          <w:color w:val="auto"/>
          <w:lang w:eastAsia="ja-JP"/>
        </w:rPr>
      </w:pPr>
    </w:p>
    <w:p w14:paraId="236A25AB" w14:textId="77777777" w:rsidR="000F7FDE" w:rsidRDefault="00EF7C19" w:rsidP="000F7FDE">
      <w:pPr>
        <w:pStyle w:val="Removefromfinaldocument"/>
        <w:keepNext/>
        <w:jc w:val="center"/>
      </w:pPr>
      <w:r w:rsidRPr="005C1CB3">
        <w:rPr>
          <w:b/>
          <w:noProof/>
        </w:rPr>
        <w:lastRenderedPageBreak/>
        <w:drawing>
          <wp:inline distT="0" distB="0" distL="0" distR="0" wp14:anchorId="7973A155" wp14:editId="6401300A">
            <wp:extent cx="4457700" cy="1975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Protocol_soil_profil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7700" cy="1975485"/>
                    </a:xfrm>
                    <a:prstGeom prst="rect">
                      <a:avLst/>
                    </a:prstGeom>
                  </pic:spPr>
                </pic:pic>
              </a:graphicData>
            </a:graphic>
          </wp:inline>
        </w:drawing>
      </w:r>
    </w:p>
    <w:p w14:paraId="79D104AE" w14:textId="757FA3FB" w:rsidR="000F7FDE" w:rsidRPr="008E1D27" w:rsidRDefault="000F7FDE" w:rsidP="00F9421F">
      <w:pPr>
        <w:pStyle w:val="Caption"/>
        <w:rPr>
          <w:vanish/>
        </w:rPr>
      </w:pPr>
      <w:bookmarkStart w:id="56" w:name="_Toc307845587"/>
      <w:r w:rsidRPr="006E4B69">
        <w:t xml:space="preserve">Figure </w:t>
      </w:r>
      <w:r w:rsidRPr="008E1D27">
        <w:fldChar w:fldCharType="begin"/>
      </w:r>
      <w:r w:rsidRPr="00C4474F">
        <w:instrText xml:space="preserve"> SEQ Figure \* ARABIC </w:instrText>
      </w:r>
      <w:r w:rsidRPr="008E1D27">
        <w:fldChar w:fldCharType="separate"/>
      </w:r>
      <w:r w:rsidR="002F4934">
        <w:rPr>
          <w:noProof/>
        </w:rPr>
        <w:t>1</w:t>
      </w:r>
      <w:r w:rsidRPr="008E1D27">
        <w:fldChar w:fldCharType="end"/>
      </w:r>
      <w:r>
        <w:t>. Soil Profiles from (a) Maryland, (b) Michigan, and (c) Florida.</w:t>
      </w:r>
      <w:bookmarkEnd w:id="56"/>
    </w:p>
    <w:p w14:paraId="1837D4F5" w14:textId="4D57E68C" w:rsidR="00EF7C19" w:rsidRDefault="000F7FDE" w:rsidP="00C4474F">
      <w:pPr>
        <w:pStyle w:val="ListParagraph"/>
        <w:rPr>
          <w:i/>
          <w:lang w:eastAsia="ja-JP"/>
        </w:rPr>
      </w:pPr>
      <w:bookmarkStart w:id="57" w:name="_Toc383082966"/>
      <w:bookmarkStart w:id="58" w:name="_Toc412473316"/>
      <w:r w:rsidRPr="006E4B69" w:rsidDel="000F7FDE">
        <w:rPr>
          <w:b/>
          <w:bCs/>
        </w:rPr>
        <w:t xml:space="preserve"> </w:t>
      </w:r>
      <w:r w:rsidR="00EF7C19">
        <w:t>(Source: Dr. Ray Weil, University of Maryland (a and b) and the University of Florida (c), http://soil.gsfc.nasa.gov).</w:t>
      </w:r>
      <w:bookmarkEnd w:id="57"/>
      <w:bookmarkEnd w:id="58"/>
    </w:p>
    <w:p w14:paraId="30F16E1B" w14:textId="77777777" w:rsidR="00956BE1" w:rsidRDefault="00956BE1" w:rsidP="007B4DD0">
      <w:pPr>
        <w:pStyle w:val="Heading2"/>
        <w:rPr>
          <w:lang w:eastAsia="ja-JP"/>
        </w:rPr>
      </w:pPr>
      <w:bookmarkStart w:id="59" w:name="_Toc307663897"/>
      <w:r>
        <w:rPr>
          <w:lang w:eastAsia="ja-JP"/>
        </w:rPr>
        <w:t>Estimated Time</w:t>
      </w:r>
      <w:bookmarkEnd w:id="59"/>
    </w:p>
    <w:p w14:paraId="3919D701" w14:textId="5D7CDD72" w:rsidR="00956BE1" w:rsidRDefault="00956BE1" w:rsidP="00956BE1">
      <w:r>
        <w:t xml:space="preserve">The time required to implement a protocol will vary depending on a number of factors, such as skill level, system diversity, environmental conditions, and distance between sample plots. The timeframe provided below is an estimate based on completion of a task by a skilled two-person team (i.e., not the time it takes at the beginning of the field season). Use this estimate as </w:t>
      </w:r>
      <w:r w:rsidR="00C35F98">
        <w:t xml:space="preserve">a </w:t>
      </w:r>
      <w:r>
        <w:t xml:space="preserve">framework for assessing progress. If a task is taking significantly longer than the estimated time, a problem ticket should be submitted. </w:t>
      </w:r>
    </w:p>
    <w:p w14:paraId="66E8F977" w14:textId="78A65408" w:rsidR="008A104B" w:rsidRDefault="00EF7C19" w:rsidP="00EF7C19">
      <w:r>
        <w:t>We estimate that</w:t>
      </w:r>
      <w:r w:rsidR="008E1D27">
        <w:t xml:space="preserve"> the time required to complete</w:t>
      </w:r>
      <w:r>
        <w:t xml:space="preserve"> </w:t>
      </w:r>
      <w:r w:rsidR="002D2F06">
        <w:t xml:space="preserve">fieldwork for </w:t>
      </w:r>
      <w:r>
        <w:t>one soil sampling bout</w:t>
      </w:r>
      <w:r w:rsidR="008E1D27">
        <w:t xml:space="preserve"> at a single site</w:t>
      </w:r>
      <w:r>
        <w:t xml:space="preserve"> </w:t>
      </w:r>
      <w:r w:rsidR="00D77678">
        <w:t xml:space="preserve">(i.e., microbial sampling, soil biogeochemical stocks and stable isotopes plus microbial sampling, or soil N transformations) </w:t>
      </w:r>
      <w:r w:rsidR="008E1D27">
        <w:t xml:space="preserve">is </w:t>
      </w:r>
      <w:r w:rsidR="002D2F06">
        <w:t>1</w:t>
      </w:r>
      <w:r>
        <w:t>-</w:t>
      </w:r>
      <w:r w:rsidR="002D2F06">
        <w:t xml:space="preserve">4 </w:t>
      </w:r>
      <w:r>
        <w:t>days</w:t>
      </w:r>
      <w:r w:rsidR="008E1D27">
        <w:t xml:space="preserve"> for 2 technicians</w:t>
      </w:r>
      <w:r>
        <w:t>, plus travel to and from the site</w:t>
      </w:r>
      <w:r w:rsidR="002D2F06">
        <w:t xml:space="preserve">. Lab activities are estimated to require 2-4 days, </w:t>
      </w:r>
      <w:r w:rsidR="008E1D27">
        <w:t xml:space="preserve">broken down as follows: </w:t>
      </w:r>
    </w:p>
    <w:p w14:paraId="0037DBD5" w14:textId="1A01C4BC" w:rsidR="008A104B" w:rsidRDefault="008A104B" w:rsidP="00881790">
      <w:pPr>
        <w:pStyle w:val="ListParagraph"/>
        <w:numPr>
          <w:ilvl w:val="0"/>
          <w:numId w:val="65"/>
        </w:numPr>
      </w:pPr>
      <w:r>
        <w:t>S</w:t>
      </w:r>
      <w:r w:rsidR="008E1D27">
        <w:t>oil sieving, air-drying, and subsampling for isotope and soil moisture analyses</w:t>
      </w:r>
      <w:r>
        <w:t xml:space="preserve">: </w:t>
      </w:r>
      <w:r w:rsidR="008E1D27">
        <w:t>1-2 days</w:t>
      </w:r>
      <w:r>
        <w:t xml:space="preserve"> for 2 technicians</w:t>
      </w:r>
      <w:r w:rsidR="008E1D27">
        <w:t xml:space="preserve">; </w:t>
      </w:r>
    </w:p>
    <w:p w14:paraId="64E2D8F1" w14:textId="60F3D32F" w:rsidR="008A104B" w:rsidRDefault="008A104B" w:rsidP="00881790">
      <w:pPr>
        <w:pStyle w:val="ListParagraph"/>
        <w:numPr>
          <w:ilvl w:val="0"/>
          <w:numId w:val="65"/>
        </w:numPr>
      </w:pPr>
      <w:r>
        <w:t>S</w:t>
      </w:r>
      <w:r w:rsidR="008E1D27">
        <w:t xml:space="preserve">oil pH </w:t>
      </w:r>
      <w:r>
        <w:t xml:space="preserve">measurement: </w:t>
      </w:r>
      <w:r w:rsidR="008E1D27">
        <w:t>1 day</w:t>
      </w:r>
      <w:r>
        <w:t xml:space="preserve"> for 1 technician</w:t>
      </w:r>
      <w:r w:rsidR="008E1D27">
        <w:t xml:space="preserve">; </w:t>
      </w:r>
    </w:p>
    <w:p w14:paraId="18B635D3" w14:textId="46146974" w:rsidR="008A104B" w:rsidRDefault="008E1D27" w:rsidP="00881790">
      <w:pPr>
        <w:pStyle w:val="ListParagraph"/>
        <w:numPr>
          <w:ilvl w:val="0"/>
          <w:numId w:val="65"/>
        </w:numPr>
      </w:pPr>
      <w:r>
        <w:t>N transformation lab processing</w:t>
      </w:r>
      <w:r w:rsidR="008A104B">
        <w:t>: 0.5 day for</w:t>
      </w:r>
      <w:r>
        <w:t xml:space="preserve"> 2 t</w:t>
      </w:r>
      <w:r w:rsidR="008A104B">
        <w:t>echnicians</w:t>
      </w:r>
      <w:r w:rsidR="00E904D0">
        <w:t xml:space="preserve"> </w:t>
      </w:r>
    </w:p>
    <w:p w14:paraId="2F5A08FF" w14:textId="213BA231" w:rsidR="00EF7C19" w:rsidRDefault="00E904D0" w:rsidP="008A104B">
      <w:r>
        <w:t>Sampling should be scheduled no later than August 1 in order to have an acceptable window for contingencies to occur that delay sampling.</w:t>
      </w:r>
    </w:p>
    <w:p w14:paraId="2C17EAFD" w14:textId="77777777" w:rsidR="00C8588E" w:rsidRDefault="00C8588E">
      <w:r>
        <w:br w:type="page"/>
      </w:r>
    </w:p>
    <w:p w14:paraId="0136D44D" w14:textId="5E170A66" w:rsidR="003177B1" w:rsidRDefault="002B3CA6" w:rsidP="00881790">
      <w:pPr>
        <w:pStyle w:val="Heading1"/>
      </w:pPr>
      <w:bookmarkStart w:id="60" w:name="_Ref391654760"/>
      <w:bookmarkStart w:id="61" w:name="_Toc307663898"/>
      <w:r>
        <w:rPr>
          <w:lang w:eastAsia="ja-JP"/>
        </w:rPr>
        <w:lastRenderedPageBreak/>
        <w:t>Standard Operating Procedures</w:t>
      </w:r>
      <w:bookmarkEnd w:id="60"/>
      <w:bookmarkEnd w:id="61"/>
    </w:p>
    <w:p w14:paraId="15E80957" w14:textId="7E099446" w:rsidR="00E62A89" w:rsidRDefault="00E62A89">
      <w:pPr>
        <w:pStyle w:val="Caption"/>
      </w:pPr>
      <w:bookmarkStart w:id="62" w:name="_Toc307845588"/>
      <w:r>
        <w:rPr>
          <w:noProof/>
        </w:rPr>
        <w:drawing>
          <wp:inline distT="0" distB="0" distL="0" distR="0" wp14:anchorId="508A2CE1" wp14:editId="081FC60E">
            <wp:extent cx="4319910" cy="3455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_protocol_workflow_20160119.pdf"/>
                    <pic:cNvPicPr/>
                  </pic:nvPicPr>
                  <pic:blipFill>
                    <a:blip r:embed="rId29">
                      <a:extLst>
                        <a:ext uri="{28A0092B-C50C-407E-A947-70E740481C1C}">
                          <a14:useLocalDpi xmlns:a14="http://schemas.microsoft.com/office/drawing/2010/main" val="0"/>
                        </a:ext>
                      </a:extLst>
                    </a:blip>
                    <a:stretch>
                      <a:fillRect/>
                    </a:stretch>
                  </pic:blipFill>
                  <pic:spPr>
                    <a:xfrm>
                      <a:off x="0" y="0"/>
                      <a:ext cx="4319910" cy="3455924"/>
                    </a:xfrm>
                    <a:prstGeom prst="rect">
                      <a:avLst/>
                    </a:prstGeom>
                  </pic:spPr>
                </pic:pic>
              </a:graphicData>
            </a:graphic>
          </wp:inline>
        </w:drawing>
      </w:r>
    </w:p>
    <w:p w14:paraId="4CA46739" w14:textId="5F613B42" w:rsidR="00AD583F" w:rsidRDefault="00AD583F">
      <w:pPr>
        <w:pStyle w:val="Caption"/>
      </w:pPr>
    </w:p>
    <w:p w14:paraId="5E7F28F1" w14:textId="2AA6143C" w:rsidR="004C1907" w:rsidRDefault="004C1907">
      <w:pPr>
        <w:pStyle w:val="Caption"/>
      </w:pPr>
      <w:r>
        <w:rPr>
          <w:noProof/>
        </w:rPr>
        <w:drawing>
          <wp:inline distT="0" distB="0" distL="0" distR="0" wp14:anchorId="40630F20" wp14:editId="4502D90F">
            <wp:extent cx="4343883" cy="347510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_protocol_workflow_20160120.pdf"/>
                    <pic:cNvPicPr/>
                  </pic:nvPicPr>
                  <pic:blipFill>
                    <a:blip r:embed="rId30">
                      <a:extLst>
                        <a:ext uri="{28A0092B-C50C-407E-A947-70E740481C1C}">
                          <a14:useLocalDpi xmlns:a14="http://schemas.microsoft.com/office/drawing/2010/main" val="0"/>
                        </a:ext>
                      </a:extLst>
                    </a:blip>
                    <a:stretch>
                      <a:fillRect/>
                    </a:stretch>
                  </pic:blipFill>
                  <pic:spPr>
                    <a:xfrm>
                      <a:off x="0" y="0"/>
                      <a:ext cx="4343883" cy="3475101"/>
                    </a:xfrm>
                    <a:prstGeom prst="rect">
                      <a:avLst/>
                    </a:prstGeom>
                  </pic:spPr>
                </pic:pic>
              </a:graphicData>
            </a:graphic>
          </wp:inline>
        </w:drawing>
      </w:r>
    </w:p>
    <w:p w14:paraId="4B421967" w14:textId="5A18DE9B" w:rsidR="00221D70" w:rsidRDefault="003177B1">
      <w:pPr>
        <w:pStyle w:val="Caption"/>
      </w:pPr>
      <w:r w:rsidRPr="006E4B69">
        <w:t xml:space="preserve">Figure </w:t>
      </w:r>
      <w:r w:rsidRPr="003D34B7">
        <w:fldChar w:fldCharType="begin"/>
      </w:r>
      <w:r w:rsidRPr="00386806">
        <w:instrText xml:space="preserve"> SEQ Figure \* ARABIC </w:instrText>
      </w:r>
      <w:r w:rsidRPr="003D34B7">
        <w:fldChar w:fldCharType="separate"/>
      </w:r>
      <w:r w:rsidR="002F4934">
        <w:rPr>
          <w:noProof/>
        </w:rPr>
        <w:t>2</w:t>
      </w:r>
      <w:r w:rsidRPr="003D34B7">
        <w:fldChar w:fldCharType="end"/>
      </w:r>
      <w:r>
        <w:t xml:space="preserve">. Soil </w:t>
      </w:r>
      <w:r w:rsidR="003D34B7">
        <w:t>c</w:t>
      </w:r>
      <w:r>
        <w:t xml:space="preserve">ollection, </w:t>
      </w:r>
      <w:r w:rsidR="003D34B7">
        <w:t>p</w:t>
      </w:r>
      <w:r>
        <w:t xml:space="preserve">rocessing and </w:t>
      </w:r>
      <w:r w:rsidR="003D34B7">
        <w:t>s</w:t>
      </w:r>
      <w:r>
        <w:t xml:space="preserve">hipping </w:t>
      </w:r>
      <w:r w:rsidR="003D34B7">
        <w:t>w</w:t>
      </w:r>
      <w:r>
        <w:t>orkflow</w:t>
      </w:r>
      <w:r w:rsidR="003449ED">
        <w:t>s</w:t>
      </w:r>
      <w:r>
        <w:t>.</w:t>
      </w:r>
      <w:bookmarkEnd w:id="62"/>
      <w:r w:rsidR="003449ED">
        <w:t xml:space="preserve"> </w:t>
      </w:r>
    </w:p>
    <w:p w14:paraId="41D57197" w14:textId="77777777" w:rsidR="00221D70" w:rsidRDefault="00221D70" w:rsidP="002B3696"/>
    <w:p w14:paraId="34737A49" w14:textId="6C4A7733" w:rsidR="00221D70" w:rsidRDefault="00221D70" w:rsidP="002B3696">
      <w:pPr>
        <w:pStyle w:val="Heading2"/>
      </w:pPr>
      <w:bookmarkStart w:id="63" w:name="_Toc307663899"/>
      <w:r>
        <w:lastRenderedPageBreak/>
        <w:t>How much soil to collect?</w:t>
      </w:r>
      <w:bookmarkEnd w:id="63"/>
    </w:p>
    <w:p w14:paraId="28E8D2BE" w14:textId="0B553006" w:rsidR="00E3184F" w:rsidRDefault="00170BC0" w:rsidP="002B3696">
      <w:r>
        <w:t xml:space="preserve">For simplicity, the amount of soil to collect for each analysis is indicated </w:t>
      </w:r>
      <w:r w:rsidR="00E3184F">
        <w:t>by</w:t>
      </w:r>
      <w:r>
        <w:t xml:space="preserve"> volume. For most sites, this approach to measuring amounts of soil will be sufficient. However, for some sites with thin organic layers or rocky soils, it may be difficult to obtain the soil volumes indicated in the SOP’s</w:t>
      </w:r>
      <w:r w:rsidR="00E3184F">
        <w:t xml:space="preserve"> without collecting additional cores. For sites with these soil types, it is recommended that field crews estimate soil masses in the field </w:t>
      </w:r>
      <w:r w:rsidR="001F188D">
        <w:t xml:space="preserve">using a pesola (or similar) </w:t>
      </w:r>
      <w:r w:rsidR="00E3184F">
        <w:t>to determine whether they have collected sufficient soil material.</w:t>
      </w:r>
      <w:r w:rsidR="00B121A6">
        <w:t xml:space="preserve"> </w:t>
      </w:r>
    </w:p>
    <w:p w14:paraId="4B52F647" w14:textId="2DFF0F63" w:rsidR="00A804D8" w:rsidRDefault="00E3184F" w:rsidP="002B3696">
      <w:r>
        <w:t xml:space="preserve">It is </w:t>
      </w:r>
      <w:r w:rsidRPr="00386806">
        <w:rPr>
          <w:u w:val="single"/>
        </w:rPr>
        <w:t>extremely</w:t>
      </w:r>
      <w:r>
        <w:t xml:space="preserve"> important to recognize the limitation with the mass approach: </w:t>
      </w:r>
      <w:r w:rsidR="00A804D8">
        <w:t>the</w:t>
      </w:r>
      <w:r>
        <w:t xml:space="preserve"> presence of rocks, roots, and moisture will </w:t>
      </w:r>
      <w:r w:rsidRPr="006E4B69">
        <w:rPr>
          <w:i/>
          <w:iCs/>
        </w:rPr>
        <w:t>drastically</w:t>
      </w:r>
      <w:r>
        <w:t xml:space="preserve"> affect soil mass values. Field crews must account for these factors when weighing soil samples: if not, insufficient amounts of soil will be collected. </w:t>
      </w:r>
      <w:r w:rsidR="00A804D8">
        <w:t>Unfortunately, there is no hard and fast rule for estimating the mass contributions of rocks, roots and soil moisture: field crews will have to use their best judgment. Here are some suggestions:</w:t>
      </w:r>
    </w:p>
    <w:p w14:paraId="065AAC29" w14:textId="4C5AD0AA" w:rsidR="00170BC0" w:rsidRDefault="00A804D8" w:rsidP="00386806">
      <w:pPr>
        <w:pStyle w:val="ListParagraph"/>
        <w:numPr>
          <w:ilvl w:val="0"/>
          <w:numId w:val="49"/>
        </w:numPr>
      </w:pPr>
      <w:r>
        <w:t>Remove as much root and rock material as possible prior to weighing. Estimate the percentage of rock and root material remaining and add that to the target soil mass;</w:t>
      </w:r>
    </w:p>
    <w:p w14:paraId="13714185" w14:textId="11CA2771" w:rsidR="00A804D8" w:rsidRDefault="00A804D8" w:rsidP="00386806">
      <w:pPr>
        <w:pStyle w:val="ListParagraph"/>
        <w:numPr>
          <w:ilvl w:val="0"/>
          <w:numId w:val="49"/>
        </w:numPr>
      </w:pPr>
      <w:r>
        <w:t>Estimate soil moisture and add that to the target soil mass. For soil that appears dry, add 20% to the required mass; for saturated soils, double the required mass;</w:t>
      </w:r>
    </w:p>
    <w:p w14:paraId="3F9F7539" w14:textId="5EE81670" w:rsidR="00A804D8" w:rsidRDefault="00A804D8" w:rsidP="00386806">
      <w:pPr>
        <w:pStyle w:val="ListParagraph"/>
        <w:numPr>
          <w:ilvl w:val="0"/>
          <w:numId w:val="49"/>
        </w:numPr>
      </w:pPr>
      <w:r>
        <w:t>Be conservative; assume that you need more material than you estimate, rather than less;</w:t>
      </w:r>
    </w:p>
    <w:p w14:paraId="7145E8CF" w14:textId="7AEA19D4" w:rsidR="00D1617E" w:rsidRPr="00221D70" w:rsidRDefault="00A804D8" w:rsidP="00386806">
      <w:pPr>
        <w:pStyle w:val="ListParagraph"/>
        <w:numPr>
          <w:ilvl w:val="0"/>
          <w:numId w:val="49"/>
        </w:numPr>
      </w:pPr>
      <w:r>
        <w:t>Keep a record of your soil masses for future reference.</w:t>
      </w:r>
    </w:p>
    <w:p w14:paraId="629C4257" w14:textId="1B80F7A6" w:rsidR="00F211F6" w:rsidRDefault="00F211F6" w:rsidP="00ED6D52">
      <w:pPr>
        <w:pStyle w:val="Heading6"/>
      </w:pPr>
      <w:bookmarkStart w:id="64" w:name="_Toc307663900"/>
      <w:r>
        <w:lastRenderedPageBreak/>
        <w:t>Preparing for Sampling</w:t>
      </w:r>
      <w:r w:rsidR="006B4D6C">
        <w:t xml:space="preserve"> Soils (All </w:t>
      </w:r>
      <w:r w:rsidR="005B7253">
        <w:t>Types of Soil Field Collections</w:t>
      </w:r>
      <w:r w:rsidR="00D77678">
        <w:t>)</w:t>
      </w:r>
      <w:bookmarkEnd w:id="64"/>
    </w:p>
    <w:p w14:paraId="2C09FCF4" w14:textId="56A4FD2C" w:rsidR="00055B6C" w:rsidRDefault="00BC3533" w:rsidP="009A6C6E">
      <w:pPr>
        <w:pStyle w:val="NumberedList"/>
        <w:spacing w:before="240"/>
        <w:rPr>
          <w:lang w:eastAsia="ja-JP"/>
        </w:rPr>
      </w:pPr>
      <w:r>
        <w:rPr>
          <w:lang w:eastAsia="ja-JP"/>
        </w:rPr>
        <w:t>Fill out site information on field datasheet (RD [</w:t>
      </w:r>
      <w:r w:rsidR="00000B81">
        <w:rPr>
          <w:lang w:eastAsia="ja-JP"/>
        </w:rPr>
        <w:t>05</w:t>
      </w:r>
      <w:r>
        <w:rPr>
          <w:lang w:eastAsia="ja-JP"/>
        </w:rPr>
        <w:t>])</w:t>
      </w:r>
      <w:r w:rsidR="003642D8">
        <w:rPr>
          <w:lang w:eastAsia="ja-JP"/>
        </w:rPr>
        <w:t xml:space="preserve">. </w:t>
      </w:r>
      <w:r>
        <w:rPr>
          <w:lang w:eastAsia="ja-JP"/>
        </w:rPr>
        <w:t>Make sure to use proper formats, as detailed in datasheets</w:t>
      </w:r>
      <w:r w:rsidR="00055B6C">
        <w:rPr>
          <w:lang w:eastAsia="ja-JP"/>
        </w:rPr>
        <w:t>.</w:t>
      </w:r>
    </w:p>
    <w:p w14:paraId="1FAA017D" w14:textId="2A70626F" w:rsidR="00BC3533" w:rsidRDefault="00BC3533" w:rsidP="009A6C6E">
      <w:pPr>
        <w:pStyle w:val="NumberedList"/>
        <w:spacing w:before="240"/>
        <w:rPr>
          <w:lang w:eastAsia="ja-JP"/>
        </w:rPr>
      </w:pPr>
      <w:r>
        <w:rPr>
          <w:lang w:eastAsia="ja-JP"/>
        </w:rPr>
        <w:t>Print cryovial labels</w:t>
      </w:r>
      <w:r w:rsidR="004604C5">
        <w:rPr>
          <w:lang w:eastAsia="ja-JP"/>
        </w:rPr>
        <w:t xml:space="preserve"> and</w:t>
      </w:r>
      <w:r w:rsidR="002D2F06">
        <w:rPr>
          <w:lang w:eastAsia="ja-JP"/>
        </w:rPr>
        <w:t>/or</w:t>
      </w:r>
      <w:r w:rsidR="004604C5">
        <w:rPr>
          <w:lang w:eastAsia="ja-JP"/>
        </w:rPr>
        <w:t xml:space="preserve"> label all bags </w:t>
      </w:r>
      <w:r w:rsidR="002D2F06">
        <w:rPr>
          <w:lang w:eastAsia="ja-JP"/>
        </w:rPr>
        <w:t xml:space="preserve">that will contain samples </w:t>
      </w:r>
      <w:r w:rsidR="004604C5">
        <w:rPr>
          <w:lang w:eastAsia="ja-JP"/>
        </w:rPr>
        <w:t>for microbial molecular analyses</w:t>
      </w:r>
      <w:r>
        <w:rPr>
          <w:lang w:eastAsia="ja-JP"/>
        </w:rPr>
        <w:t xml:space="preserve"> (</w:t>
      </w:r>
      <w:r w:rsidR="00950E6B">
        <w:rPr>
          <w:lang w:eastAsia="ja-JP"/>
        </w:rPr>
        <w:t xml:space="preserve">leave coordinates field blank until you confirm core </w:t>
      </w:r>
      <w:r w:rsidR="00C73DF6">
        <w:rPr>
          <w:lang w:eastAsia="ja-JP"/>
        </w:rPr>
        <w:t xml:space="preserve">x, y </w:t>
      </w:r>
      <w:r w:rsidR="00950E6B">
        <w:rPr>
          <w:lang w:eastAsia="ja-JP"/>
        </w:rPr>
        <w:t>location</w:t>
      </w:r>
      <w:r>
        <w:rPr>
          <w:lang w:eastAsia="ja-JP"/>
        </w:rPr>
        <w:t xml:space="preserve">). </w:t>
      </w:r>
    </w:p>
    <w:p w14:paraId="558BF02A" w14:textId="2B6BC5FF" w:rsidR="00557EA2" w:rsidRDefault="00557EA2" w:rsidP="009A6C6E">
      <w:pPr>
        <w:pStyle w:val="NumberedList"/>
        <w:spacing w:before="240"/>
        <w:rPr>
          <w:lang w:eastAsia="ja-JP"/>
        </w:rPr>
      </w:pPr>
      <w:r>
        <w:rPr>
          <w:lang w:eastAsia="ja-JP"/>
        </w:rPr>
        <w:t>Download and print soil x, y coordinates for the plots that will be sampled.</w:t>
      </w:r>
    </w:p>
    <w:p w14:paraId="3F0B8ACA" w14:textId="070167D7" w:rsidR="00BC3533" w:rsidRDefault="00BC3533" w:rsidP="00BC3533">
      <w:pPr>
        <w:pStyle w:val="NumberedList"/>
        <w:rPr>
          <w:lang w:eastAsia="ja-JP"/>
        </w:rPr>
      </w:pPr>
      <w:r>
        <w:rPr>
          <w:lang w:eastAsia="ja-JP"/>
        </w:rPr>
        <w:t xml:space="preserve">Prior to sample collection, plots where soil samples will be collected should be identified and </w:t>
      </w:r>
      <w:r w:rsidR="00DA662E">
        <w:rPr>
          <w:lang w:eastAsia="ja-JP"/>
        </w:rPr>
        <w:t>flagged</w:t>
      </w:r>
      <w:r>
        <w:rPr>
          <w:lang w:eastAsia="ja-JP"/>
        </w:rPr>
        <w:t>.</w:t>
      </w:r>
    </w:p>
    <w:p w14:paraId="5D8F9F41" w14:textId="77777777" w:rsidR="00C60FEB" w:rsidRDefault="00C60FEB">
      <w:r>
        <w:br w:type="page"/>
      </w:r>
    </w:p>
    <w:p w14:paraId="69DD658A" w14:textId="3E57884D" w:rsidR="00C60FEB" w:rsidRDefault="003354E0" w:rsidP="00ED6D52">
      <w:pPr>
        <w:pStyle w:val="Heading6"/>
      </w:pPr>
      <w:bookmarkStart w:id="65" w:name="_Toc307663901"/>
      <w:r>
        <w:lastRenderedPageBreak/>
        <w:t xml:space="preserve">Combined </w:t>
      </w:r>
      <w:r w:rsidR="00BC3533">
        <w:t>Field Sampling</w:t>
      </w:r>
      <w:r w:rsidR="00CC2BCF">
        <w:t xml:space="preserve"> for Soil Biogeochemical Stocks</w:t>
      </w:r>
      <w:r w:rsidR="00226A4A">
        <w:t xml:space="preserve">, </w:t>
      </w:r>
      <w:r w:rsidR="00CC2BCF">
        <w:t>and Stable Isotopes</w:t>
      </w:r>
      <w:r w:rsidR="00226A4A">
        <w:t xml:space="preserve">, </w:t>
      </w:r>
      <w:r w:rsidR="00CC2BCF">
        <w:t>and/or Microbes</w:t>
      </w:r>
      <w:r w:rsidR="00226A4A">
        <w:t xml:space="preserve"> </w:t>
      </w:r>
      <w:r w:rsidR="00A42F30">
        <w:t>Soil Core Collection</w:t>
      </w:r>
      <w:bookmarkEnd w:id="65"/>
    </w:p>
    <w:p w14:paraId="310C4FF6" w14:textId="020F5314" w:rsidR="001369B3" w:rsidRDefault="001369B3" w:rsidP="001369B3">
      <w:r>
        <w:rPr>
          <w:rFonts w:eastAsiaTheme="majorEastAsia" w:cstheme="majorBidi"/>
          <w:szCs w:val="26"/>
        </w:rPr>
        <w:t>Sampling for microbial analyses involves field and laboratory components. Throughout the field protocol, it is essential to ensure clean sampling technique in order to reduce contamination. In the field, technicians measure soil temperature, collect a soil core, subsample the soil core, and store subsamples for laboratory transport.</w:t>
      </w:r>
    </w:p>
    <w:p w14:paraId="56229253" w14:textId="34F6E63D" w:rsidR="00DA2BFD" w:rsidRDefault="007F50B7" w:rsidP="001369B3">
      <w:pPr>
        <w:rPr>
          <w:rFonts w:eastAsiaTheme="majorEastAsia" w:cstheme="majorBidi"/>
          <w:szCs w:val="26"/>
        </w:rPr>
      </w:pPr>
      <w:r>
        <w:rPr>
          <w:rFonts w:eastAsiaTheme="majorEastAsia" w:cstheme="majorBidi"/>
          <w:szCs w:val="26"/>
        </w:rPr>
        <w:t>When sampling for soil biogeochemical and stable isotope analyses occurs, soils are also subsampled for microbial analysis</w:t>
      </w:r>
      <w:r w:rsidR="003642D8">
        <w:rPr>
          <w:rFonts w:eastAsiaTheme="majorEastAsia" w:cstheme="majorBidi"/>
          <w:szCs w:val="26"/>
        </w:rPr>
        <w:t xml:space="preserve">. </w:t>
      </w:r>
      <w:r>
        <w:rPr>
          <w:rFonts w:eastAsiaTheme="majorEastAsia" w:cstheme="majorBidi"/>
          <w:szCs w:val="26"/>
        </w:rPr>
        <w:t>This “major” sampling bout includes field measurement</w:t>
      </w:r>
      <w:r w:rsidR="00DA2BFD">
        <w:rPr>
          <w:rFonts w:eastAsiaTheme="majorEastAsia" w:cstheme="majorBidi"/>
          <w:szCs w:val="26"/>
        </w:rPr>
        <w:t xml:space="preserve"> and sampling</w:t>
      </w:r>
      <w:r>
        <w:rPr>
          <w:rFonts w:eastAsiaTheme="majorEastAsia" w:cstheme="majorBidi"/>
          <w:szCs w:val="26"/>
        </w:rPr>
        <w:t xml:space="preserve"> </w:t>
      </w:r>
      <w:r w:rsidR="00DA2BFD">
        <w:rPr>
          <w:rFonts w:eastAsiaTheme="majorEastAsia" w:cstheme="majorBidi"/>
          <w:szCs w:val="26"/>
        </w:rPr>
        <w:t>for:</w:t>
      </w:r>
    </w:p>
    <w:p w14:paraId="48BF8D9A" w14:textId="7EEB7D4F" w:rsidR="00DA2BFD" w:rsidRPr="00881790" w:rsidRDefault="007F50B7" w:rsidP="00881790">
      <w:pPr>
        <w:pStyle w:val="ListParagraph"/>
        <w:numPr>
          <w:ilvl w:val="0"/>
          <w:numId w:val="62"/>
        </w:numPr>
        <w:spacing w:line="240" w:lineRule="auto"/>
        <w:rPr>
          <w:rFonts w:eastAsiaTheme="majorEastAsia" w:cstheme="majorBidi"/>
        </w:rPr>
      </w:pPr>
      <w:r w:rsidRPr="00881790">
        <w:rPr>
          <w:rFonts w:eastAsiaTheme="majorEastAsia" w:cstheme="majorBidi"/>
          <w:sz w:val="22"/>
        </w:rPr>
        <w:t>soil temperature,</w:t>
      </w:r>
    </w:p>
    <w:p w14:paraId="08100844" w14:textId="2B334705" w:rsidR="00DA2BFD" w:rsidRPr="00881790" w:rsidRDefault="007F50B7" w:rsidP="00881790">
      <w:pPr>
        <w:pStyle w:val="ListParagraph"/>
        <w:numPr>
          <w:ilvl w:val="0"/>
          <w:numId w:val="62"/>
        </w:numPr>
        <w:spacing w:line="240" w:lineRule="auto"/>
        <w:rPr>
          <w:rFonts w:eastAsiaTheme="majorEastAsia" w:cstheme="majorBidi"/>
        </w:rPr>
      </w:pPr>
      <w:r w:rsidRPr="00881790">
        <w:rPr>
          <w:rFonts w:eastAsiaTheme="majorEastAsia" w:cstheme="majorBidi"/>
          <w:sz w:val="22"/>
        </w:rPr>
        <w:t>microbial analysis and archiving</w:t>
      </w:r>
      <w:r w:rsidR="00D81459" w:rsidRPr="00881790">
        <w:rPr>
          <w:rFonts w:eastAsiaTheme="majorEastAsia" w:cstheme="majorBidi"/>
          <w:sz w:val="22"/>
        </w:rPr>
        <w:t>,</w:t>
      </w:r>
      <w:r w:rsidRPr="00881790">
        <w:rPr>
          <w:rFonts w:eastAsiaTheme="majorEastAsia" w:cstheme="majorBidi"/>
          <w:sz w:val="22"/>
        </w:rPr>
        <w:t xml:space="preserve"> </w:t>
      </w:r>
    </w:p>
    <w:p w14:paraId="7A5ED685" w14:textId="69386674" w:rsidR="00DA2BFD" w:rsidRPr="00881790" w:rsidRDefault="007F50B7" w:rsidP="00881790">
      <w:pPr>
        <w:pStyle w:val="ListParagraph"/>
        <w:numPr>
          <w:ilvl w:val="0"/>
          <w:numId w:val="62"/>
        </w:numPr>
        <w:spacing w:line="240" w:lineRule="auto"/>
        <w:rPr>
          <w:rFonts w:eastAsiaTheme="majorEastAsia" w:cstheme="majorBidi"/>
        </w:rPr>
      </w:pPr>
      <w:r w:rsidRPr="00881790">
        <w:rPr>
          <w:rFonts w:eastAsiaTheme="majorEastAsia" w:cstheme="majorBidi"/>
          <w:sz w:val="22"/>
        </w:rPr>
        <w:t xml:space="preserve">soil moisture, </w:t>
      </w:r>
    </w:p>
    <w:p w14:paraId="39327651" w14:textId="4A8B340D" w:rsidR="00DA2BFD" w:rsidRPr="00881790" w:rsidRDefault="007F50B7" w:rsidP="00881790">
      <w:pPr>
        <w:pStyle w:val="ListParagraph"/>
        <w:numPr>
          <w:ilvl w:val="0"/>
          <w:numId w:val="62"/>
        </w:numPr>
        <w:spacing w:line="240" w:lineRule="auto"/>
        <w:rPr>
          <w:rFonts w:eastAsiaTheme="majorEastAsia" w:cstheme="majorBidi"/>
        </w:rPr>
      </w:pPr>
      <w:r w:rsidRPr="00881790">
        <w:rPr>
          <w:rFonts w:eastAsiaTheme="majorEastAsia" w:cstheme="majorBidi"/>
          <w:sz w:val="22"/>
        </w:rPr>
        <w:t xml:space="preserve">soil pH, </w:t>
      </w:r>
    </w:p>
    <w:p w14:paraId="5958AB51" w14:textId="77777777" w:rsidR="00DA2BFD" w:rsidRPr="00881790" w:rsidRDefault="007F50B7" w:rsidP="00881790">
      <w:pPr>
        <w:pStyle w:val="ListParagraph"/>
        <w:numPr>
          <w:ilvl w:val="0"/>
          <w:numId w:val="62"/>
        </w:numPr>
        <w:spacing w:line="240" w:lineRule="auto"/>
        <w:rPr>
          <w:rFonts w:eastAsiaTheme="majorEastAsia" w:cstheme="majorBidi"/>
        </w:rPr>
      </w:pPr>
      <w:r w:rsidRPr="00881790">
        <w:rPr>
          <w:rFonts w:eastAsiaTheme="majorEastAsia" w:cstheme="majorBidi"/>
          <w:sz w:val="22"/>
        </w:rPr>
        <w:t>soil biogeochemical stocks and stable isotope analyses</w:t>
      </w:r>
    </w:p>
    <w:p w14:paraId="333032BD" w14:textId="7FF244B5" w:rsidR="00963AED" w:rsidRPr="00881790" w:rsidRDefault="00DA2BFD" w:rsidP="00881790">
      <w:pPr>
        <w:pStyle w:val="ListParagraph"/>
        <w:numPr>
          <w:ilvl w:val="0"/>
          <w:numId w:val="62"/>
        </w:numPr>
        <w:spacing w:line="240" w:lineRule="auto"/>
        <w:rPr>
          <w:rFonts w:eastAsiaTheme="majorEastAsia" w:cstheme="majorBidi"/>
        </w:rPr>
      </w:pPr>
      <w:r w:rsidRPr="00881790">
        <w:rPr>
          <w:rFonts w:eastAsiaTheme="majorEastAsia" w:cstheme="majorBidi"/>
          <w:sz w:val="22"/>
        </w:rPr>
        <w:t>soil</w:t>
      </w:r>
      <w:r w:rsidR="007F50B7" w:rsidRPr="00881790">
        <w:rPr>
          <w:rFonts w:eastAsiaTheme="majorEastAsia" w:cstheme="majorBidi"/>
          <w:sz w:val="22"/>
        </w:rPr>
        <w:t xml:space="preserve"> archiving</w:t>
      </w:r>
      <w:r w:rsidRPr="00881790" w:rsidDel="00DA2BFD">
        <w:rPr>
          <w:rFonts w:eastAsiaTheme="majorEastAsia" w:cstheme="majorBidi"/>
          <w:sz w:val="22"/>
        </w:rPr>
        <w:t xml:space="preserve"> </w:t>
      </w:r>
    </w:p>
    <w:p w14:paraId="3DAB6F48" w14:textId="506B96FE" w:rsidR="00921D6A" w:rsidRDefault="00921D6A" w:rsidP="001369B3">
      <w:pPr>
        <w:rPr>
          <w:rFonts w:eastAsiaTheme="majorEastAsia" w:cstheme="majorBidi"/>
          <w:szCs w:val="26"/>
        </w:rPr>
      </w:pPr>
      <w:r>
        <w:rPr>
          <w:rFonts w:eastAsiaTheme="majorEastAsia" w:cstheme="majorBidi"/>
          <w:szCs w:val="26"/>
        </w:rPr>
        <w:t>During a summer bout, additional –omics analyses will be conducted as part of a microbial sampling campaign. This does not involve changes to the field sampling; however, in the lab, technicians should follow SOP H (“Generation of composite samples”) to process samples for these analyses.</w:t>
      </w:r>
    </w:p>
    <w:p w14:paraId="16B042AB" w14:textId="02FA6162" w:rsidR="00B121A6" w:rsidRDefault="00B121A6" w:rsidP="001369B3">
      <w:pPr>
        <w:rPr>
          <w:rFonts w:eastAsiaTheme="majorEastAsia" w:cstheme="majorBidi"/>
          <w:szCs w:val="26"/>
        </w:rPr>
      </w:pPr>
      <w:r w:rsidRPr="00B12D25">
        <w:rPr>
          <w:rFonts w:eastAsiaTheme="majorEastAsia" w:cstheme="majorBidi"/>
          <w:szCs w:val="26"/>
        </w:rPr>
        <w:t xml:space="preserve">If sampling soils by weight, refer to section 7.1 for important information. </w:t>
      </w:r>
    </w:p>
    <w:p w14:paraId="6D8D52AB" w14:textId="77777777" w:rsidR="00BC3533" w:rsidRPr="00030FBC" w:rsidRDefault="00BC3533" w:rsidP="00ED6D52">
      <w:pPr>
        <w:pStyle w:val="Heading7"/>
      </w:pPr>
      <w:r>
        <w:t>Identify the plot</w:t>
      </w:r>
    </w:p>
    <w:p w14:paraId="61A96DC5" w14:textId="25AB2980" w:rsidR="00BC3533" w:rsidRDefault="00BC3533" w:rsidP="001362AF">
      <w:pPr>
        <w:pStyle w:val="NumberedList"/>
        <w:numPr>
          <w:ilvl w:val="0"/>
          <w:numId w:val="59"/>
        </w:numPr>
        <w:rPr>
          <w:lang w:eastAsia="ja-JP"/>
        </w:rPr>
      </w:pPr>
      <w:r>
        <w:rPr>
          <w:lang w:eastAsia="ja-JP"/>
        </w:rPr>
        <w:t>Navigate to the southwest corner of the plot.</w:t>
      </w:r>
    </w:p>
    <w:p w14:paraId="5AEF35E2" w14:textId="3D8D115F" w:rsidR="00BC3533" w:rsidRDefault="00BC3533" w:rsidP="001362AF">
      <w:pPr>
        <w:pStyle w:val="NumberedList"/>
        <w:rPr>
          <w:lang w:eastAsia="ja-JP"/>
        </w:rPr>
      </w:pPr>
      <w:r>
        <w:rPr>
          <w:lang w:eastAsia="ja-JP"/>
        </w:rPr>
        <w:t xml:space="preserve">Lay out meter tapes on the west and </w:t>
      </w:r>
      <w:r w:rsidR="006D2659">
        <w:rPr>
          <w:lang w:eastAsia="ja-JP"/>
        </w:rPr>
        <w:t>south</w:t>
      </w:r>
      <w:r>
        <w:rPr>
          <w:lang w:eastAsia="ja-JP"/>
        </w:rPr>
        <w:t xml:space="preserve"> sides of the plot</w:t>
      </w:r>
      <w:r w:rsidR="00800771">
        <w:rPr>
          <w:lang w:eastAsia="ja-JP"/>
        </w:rPr>
        <w:t xml:space="preserve"> and locate</w:t>
      </w:r>
      <w:r>
        <w:rPr>
          <w:lang w:eastAsia="ja-JP"/>
        </w:rPr>
        <w:t xml:space="preserve"> </w:t>
      </w:r>
      <w:r w:rsidR="00800771">
        <w:rPr>
          <w:lang w:eastAsia="ja-JP"/>
        </w:rPr>
        <w:t xml:space="preserve">x, y coordinates (i.e. </w:t>
      </w:r>
      <w:r>
        <w:rPr>
          <w:lang w:eastAsia="ja-JP"/>
        </w:rPr>
        <w:t>sampling location</w:t>
      </w:r>
      <w:r w:rsidR="00800771">
        <w:rPr>
          <w:lang w:eastAsia="ja-JP"/>
        </w:rPr>
        <w:t>)</w:t>
      </w:r>
      <w:r w:rsidR="003642D8">
        <w:rPr>
          <w:lang w:eastAsia="ja-JP"/>
        </w:rPr>
        <w:t xml:space="preserve">. </w:t>
      </w:r>
      <w:r w:rsidR="006D2659">
        <w:rPr>
          <w:lang w:eastAsia="ja-JP"/>
        </w:rPr>
        <w:t>You will collect soil at three random</w:t>
      </w:r>
      <w:r w:rsidR="00F34337">
        <w:rPr>
          <w:lang w:eastAsia="ja-JP"/>
        </w:rPr>
        <w:t>ly assigned</w:t>
      </w:r>
      <w:r w:rsidR="006D2659">
        <w:rPr>
          <w:lang w:eastAsia="ja-JP"/>
        </w:rPr>
        <w:t xml:space="preserve"> locations within each plot.</w:t>
      </w:r>
    </w:p>
    <w:p w14:paraId="25F2FA71" w14:textId="69B3E2E1" w:rsidR="00BC3533" w:rsidRDefault="00BC3533" w:rsidP="001362AF">
      <w:pPr>
        <w:pStyle w:val="NumberedList"/>
        <w:rPr>
          <w:lang w:eastAsia="ja-JP"/>
        </w:rPr>
      </w:pPr>
      <w:r>
        <w:rPr>
          <w:lang w:eastAsia="ja-JP"/>
        </w:rPr>
        <w:t xml:space="preserve">Put on a clean pair of </w:t>
      </w:r>
      <w:r w:rsidR="00800771">
        <w:rPr>
          <w:lang w:eastAsia="ja-JP"/>
        </w:rPr>
        <w:t xml:space="preserve">nitrile </w:t>
      </w:r>
      <w:r>
        <w:rPr>
          <w:lang w:eastAsia="ja-JP"/>
        </w:rPr>
        <w:t>gloves (1 pair per random sampling location</w:t>
      </w:r>
      <w:r w:rsidR="00A42F30">
        <w:rPr>
          <w:lang w:eastAsia="ja-JP"/>
        </w:rPr>
        <w:t xml:space="preserve">, </w:t>
      </w:r>
      <w:r>
        <w:rPr>
          <w:lang w:eastAsia="ja-JP"/>
        </w:rPr>
        <w:t>put on a new pair at each location</w:t>
      </w:r>
      <w:r w:rsidR="00A42F30">
        <w:rPr>
          <w:lang w:eastAsia="ja-JP"/>
        </w:rPr>
        <w:t xml:space="preserve">; </w:t>
      </w:r>
      <w:r>
        <w:rPr>
          <w:lang w:eastAsia="ja-JP"/>
        </w:rPr>
        <w:t xml:space="preserve">do </w:t>
      </w:r>
      <w:r w:rsidR="00A42F30">
        <w:rPr>
          <w:lang w:eastAsia="ja-JP"/>
        </w:rPr>
        <w:t xml:space="preserve">NOT </w:t>
      </w:r>
      <w:r>
        <w:rPr>
          <w:lang w:eastAsia="ja-JP"/>
        </w:rPr>
        <w:t>reuse gloves</w:t>
      </w:r>
      <w:r w:rsidR="00A42F30">
        <w:rPr>
          <w:lang w:eastAsia="ja-JP"/>
        </w:rPr>
        <w:t xml:space="preserve"> between locations)</w:t>
      </w:r>
      <w:r>
        <w:rPr>
          <w:lang w:eastAsia="ja-JP"/>
        </w:rPr>
        <w:t>.</w:t>
      </w:r>
    </w:p>
    <w:p w14:paraId="73EE9370" w14:textId="283ECA42" w:rsidR="005C4901" w:rsidRPr="00030FBC" w:rsidRDefault="005C4901" w:rsidP="005C4901">
      <w:pPr>
        <w:pStyle w:val="Heading7"/>
        <w:rPr>
          <w:lang w:eastAsia="ja-JP"/>
        </w:rPr>
      </w:pPr>
      <w:r>
        <w:rPr>
          <w:lang w:eastAsia="ja-JP"/>
        </w:rPr>
        <w:t>Assess sample location</w:t>
      </w:r>
    </w:p>
    <w:p w14:paraId="3571D92C" w14:textId="77777777" w:rsidR="00F34337" w:rsidRDefault="005C4901" w:rsidP="005C4901">
      <w:pPr>
        <w:pStyle w:val="NumberedList"/>
        <w:numPr>
          <w:ilvl w:val="0"/>
          <w:numId w:val="7"/>
        </w:numPr>
        <w:rPr>
          <w:lang w:eastAsia="ja-JP"/>
        </w:rPr>
      </w:pPr>
      <w:r>
        <w:rPr>
          <w:lang w:eastAsia="ja-JP"/>
        </w:rPr>
        <w:t xml:space="preserve">Navigate to </w:t>
      </w:r>
      <w:r w:rsidR="00F52F77">
        <w:rPr>
          <w:lang w:eastAsia="ja-JP"/>
        </w:rPr>
        <w:t xml:space="preserve">the next </w:t>
      </w:r>
      <w:r>
        <w:rPr>
          <w:lang w:eastAsia="ja-JP"/>
        </w:rPr>
        <w:t>X,Y coordinate</w:t>
      </w:r>
      <w:r w:rsidR="00F52F77">
        <w:rPr>
          <w:lang w:eastAsia="ja-JP"/>
        </w:rPr>
        <w:t xml:space="preserve"> location</w:t>
      </w:r>
      <w:r>
        <w:rPr>
          <w:lang w:eastAsia="ja-JP"/>
        </w:rPr>
        <w:t xml:space="preserve"> randomly assigned </w:t>
      </w:r>
      <w:r w:rsidR="00F52F77">
        <w:rPr>
          <w:lang w:eastAsia="ja-JP"/>
        </w:rPr>
        <w:t>on</w:t>
      </w:r>
      <w:r>
        <w:rPr>
          <w:lang w:eastAsia="ja-JP"/>
        </w:rPr>
        <w:t xml:space="preserve"> </w:t>
      </w:r>
      <w:r w:rsidR="00F52F77">
        <w:rPr>
          <w:lang w:eastAsia="ja-JP"/>
        </w:rPr>
        <w:t xml:space="preserve">the </w:t>
      </w:r>
      <w:r>
        <w:rPr>
          <w:lang w:eastAsia="ja-JP"/>
        </w:rPr>
        <w:t>plot</w:t>
      </w:r>
      <w:r w:rsidR="00F52F77">
        <w:rPr>
          <w:lang w:eastAsia="ja-JP"/>
        </w:rPr>
        <w:t xml:space="preserve"> list</w:t>
      </w:r>
      <w:r>
        <w:rPr>
          <w:lang w:eastAsia="ja-JP"/>
        </w:rPr>
        <w:t xml:space="preserve">. </w:t>
      </w:r>
      <w:r w:rsidR="00F52F77">
        <w:rPr>
          <w:lang w:eastAsia="ja-JP"/>
        </w:rPr>
        <w:t>Visually a</w:t>
      </w:r>
      <w:r>
        <w:rPr>
          <w:lang w:eastAsia="ja-JP"/>
        </w:rPr>
        <w:t xml:space="preserve">ssess the location for sampling </w:t>
      </w:r>
      <w:r w:rsidR="00F52F77">
        <w:rPr>
          <w:lang w:eastAsia="ja-JP"/>
        </w:rPr>
        <w:t xml:space="preserve">ability: </w:t>
      </w:r>
    </w:p>
    <w:p w14:paraId="229B3583" w14:textId="33A955A9" w:rsidR="005C4901" w:rsidRDefault="00F34337" w:rsidP="00881790">
      <w:pPr>
        <w:pStyle w:val="NumberedList"/>
        <w:numPr>
          <w:ilvl w:val="1"/>
          <w:numId w:val="7"/>
        </w:numPr>
        <w:rPr>
          <w:lang w:eastAsia="ja-JP"/>
        </w:rPr>
      </w:pPr>
      <w:r>
        <w:rPr>
          <w:lang w:eastAsia="ja-JP"/>
        </w:rPr>
        <w:t>A</w:t>
      </w:r>
      <w:r w:rsidR="00F52F77">
        <w:rPr>
          <w:lang w:eastAsia="ja-JP"/>
        </w:rPr>
        <w:t xml:space="preserve">re there </w:t>
      </w:r>
      <w:r w:rsidR="00E44225">
        <w:rPr>
          <w:lang w:eastAsia="ja-JP"/>
        </w:rPr>
        <w:t>disturbances, vegetation</w:t>
      </w:r>
      <w:r>
        <w:rPr>
          <w:lang w:eastAsia="ja-JP"/>
        </w:rPr>
        <w:t xml:space="preserve">, </w:t>
      </w:r>
      <w:r w:rsidR="00F52F77">
        <w:rPr>
          <w:lang w:eastAsia="ja-JP"/>
        </w:rPr>
        <w:t xml:space="preserve">large rocks or roots </w:t>
      </w:r>
      <w:r>
        <w:rPr>
          <w:lang w:eastAsia="ja-JP"/>
        </w:rPr>
        <w:t>that would impede sampling within a 0.5 m radius of the location? If so, reject the location and record why on the plot list sheet. Move to next coordinate location on the list.</w:t>
      </w:r>
    </w:p>
    <w:p w14:paraId="7CB1411A" w14:textId="02480685" w:rsidR="00F34337" w:rsidRDefault="00F34337" w:rsidP="00881790">
      <w:pPr>
        <w:pStyle w:val="NumberedList"/>
        <w:numPr>
          <w:ilvl w:val="1"/>
          <w:numId w:val="7"/>
        </w:numPr>
        <w:rPr>
          <w:lang w:eastAsia="ja-JP"/>
        </w:rPr>
      </w:pPr>
      <w:r>
        <w:rPr>
          <w:lang w:eastAsia="ja-JP"/>
        </w:rPr>
        <w:t xml:space="preserve">Starting near the exact location of the X,Y coordinate, carefully </w:t>
      </w:r>
      <w:r w:rsidR="004B3F2D">
        <w:rPr>
          <w:lang w:eastAsia="ja-JP"/>
        </w:rPr>
        <w:t>assess soil depth by probing</w:t>
      </w:r>
      <w:r>
        <w:rPr>
          <w:lang w:eastAsia="ja-JP"/>
        </w:rPr>
        <w:t xml:space="preserve"> the soil using a </w:t>
      </w:r>
      <w:r w:rsidR="004B3F2D">
        <w:rPr>
          <w:lang w:eastAsia="ja-JP"/>
        </w:rPr>
        <w:t xml:space="preserve">sterilized </w:t>
      </w:r>
      <w:r>
        <w:rPr>
          <w:lang w:eastAsia="ja-JP"/>
        </w:rPr>
        <w:t>chaining pin or similar</w:t>
      </w:r>
      <w:r w:rsidR="004B3F2D">
        <w:rPr>
          <w:lang w:eastAsia="ja-JP"/>
        </w:rPr>
        <w:t>, moving outward (not more than 0.5 m away)</w:t>
      </w:r>
      <w:r>
        <w:rPr>
          <w:lang w:eastAsia="ja-JP"/>
        </w:rPr>
        <w:t xml:space="preserve"> until a suitable spot is found.</w:t>
      </w:r>
      <w:r w:rsidR="004B3F2D">
        <w:rPr>
          <w:lang w:eastAsia="ja-JP"/>
        </w:rPr>
        <w:t xml:space="preserve"> Suitable varies from site to site and based on coring device, but in general a suitable spot will allow you to sample sufficient soil without requiring more than 2 brownies or cores. For sites with characteristically rocky or shallow soils, 3 brownies or cores can be considered</w:t>
      </w:r>
      <w:r w:rsidR="00E44225">
        <w:rPr>
          <w:lang w:eastAsia="ja-JP"/>
        </w:rPr>
        <w:t xml:space="preserve"> as suitable</w:t>
      </w:r>
      <w:r w:rsidR="004B3F2D">
        <w:rPr>
          <w:lang w:eastAsia="ja-JP"/>
        </w:rPr>
        <w:t>.</w:t>
      </w:r>
    </w:p>
    <w:p w14:paraId="757E84A2" w14:textId="77777777" w:rsidR="00BC3533" w:rsidRPr="00030FBC" w:rsidRDefault="00BC3533" w:rsidP="00ED6D52">
      <w:pPr>
        <w:pStyle w:val="Heading7"/>
        <w:rPr>
          <w:lang w:eastAsia="ja-JP"/>
        </w:rPr>
      </w:pPr>
      <w:r>
        <w:rPr>
          <w:lang w:eastAsia="ja-JP"/>
        </w:rPr>
        <w:lastRenderedPageBreak/>
        <w:t>Measure soil temperature</w:t>
      </w:r>
    </w:p>
    <w:p w14:paraId="11B334EA" w14:textId="3513B372" w:rsidR="00BC3533" w:rsidRDefault="00BC3533" w:rsidP="001362AF">
      <w:pPr>
        <w:pStyle w:val="NumberedList"/>
        <w:numPr>
          <w:ilvl w:val="0"/>
          <w:numId w:val="7"/>
        </w:numPr>
        <w:rPr>
          <w:lang w:eastAsia="ja-JP"/>
        </w:rPr>
      </w:pPr>
      <w:r>
        <w:rPr>
          <w:lang w:eastAsia="ja-JP"/>
        </w:rPr>
        <w:t>At each sampling location take one soil temperature reading.</w:t>
      </w:r>
    </w:p>
    <w:p w14:paraId="2301A471" w14:textId="4CF4CEEE" w:rsidR="00BC3533" w:rsidRDefault="00BC3533" w:rsidP="001362AF">
      <w:pPr>
        <w:pStyle w:val="NumberedList"/>
        <w:numPr>
          <w:ilvl w:val="1"/>
          <w:numId w:val="11"/>
        </w:numPr>
        <w:rPr>
          <w:lang w:eastAsia="ja-JP"/>
        </w:rPr>
      </w:pPr>
      <w:r>
        <w:rPr>
          <w:lang w:eastAsia="ja-JP"/>
        </w:rPr>
        <w:t xml:space="preserve">Remove the litter layer and carefully insert temperature probe into the soil (10 cm). Don’t force the probe as </w:t>
      </w:r>
      <w:r w:rsidR="00D81459">
        <w:rPr>
          <w:lang w:eastAsia="ja-JP"/>
        </w:rPr>
        <w:t xml:space="preserve">it </w:t>
      </w:r>
      <w:r w:rsidR="005B7253">
        <w:rPr>
          <w:lang w:eastAsia="ja-JP"/>
        </w:rPr>
        <w:t xml:space="preserve">will </w:t>
      </w:r>
      <w:r>
        <w:rPr>
          <w:lang w:eastAsia="ja-JP"/>
        </w:rPr>
        <w:t>break easily</w:t>
      </w:r>
      <w:r w:rsidR="003642D8">
        <w:rPr>
          <w:lang w:eastAsia="ja-JP"/>
        </w:rPr>
        <w:t xml:space="preserve">. </w:t>
      </w:r>
    </w:p>
    <w:p w14:paraId="079F6499" w14:textId="13B7BE36" w:rsidR="00A42F30" w:rsidRDefault="00BC3533" w:rsidP="001362AF">
      <w:pPr>
        <w:pStyle w:val="NumberedList"/>
        <w:numPr>
          <w:ilvl w:val="1"/>
          <w:numId w:val="11"/>
        </w:numPr>
        <w:rPr>
          <w:lang w:eastAsia="ja-JP"/>
        </w:rPr>
      </w:pPr>
      <w:r>
        <w:rPr>
          <w:lang w:eastAsia="ja-JP"/>
        </w:rPr>
        <w:t>Allow probe to equilibrate (~2 min) before recording the value in degrees C in the field datasheets</w:t>
      </w:r>
      <w:r w:rsidR="00A42F30">
        <w:rPr>
          <w:lang w:eastAsia="ja-JP"/>
        </w:rPr>
        <w:t>.</w:t>
      </w:r>
    </w:p>
    <w:p w14:paraId="110E35B5" w14:textId="08E305C5" w:rsidR="00BC3533" w:rsidRDefault="00BC3533" w:rsidP="001362AF">
      <w:pPr>
        <w:pStyle w:val="NumberedList"/>
        <w:numPr>
          <w:ilvl w:val="1"/>
          <w:numId w:val="11"/>
        </w:numPr>
        <w:rPr>
          <w:lang w:eastAsia="ja-JP"/>
        </w:rPr>
      </w:pPr>
      <w:r>
        <w:rPr>
          <w:lang w:eastAsia="ja-JP"/>
        </w:rPr>
        <w:t>Do not make measurement with sun directly onto probe (you can shade it with your body, if necessary).</w:t>
      </w:r>
    </w:p>
    <w:p w14:paraId="692F0C23" w14:textId="77777777" w:rsidR="00BC3533" w:rsidRDefault="00BC3533" w:rsidP="00ED6D52">
      <w:pPr>
        <w:pStyle w:val="Heading7"/>
        <w:rPr>
          <w:lang w:eastAsia="ja-JP"/>
        </w:rPr>
      </w:pPr>
      <w:r>
        <w:rPr>
          <w:lang w:eastAsia="ja-JP"/>
        </w:rPr>
        <w:t>Collect soil core</w:t>
      </w:r>
    </w:p>
    <w:p w14:paraId="51222F79" w14:textId="5F575C47" w:rsidR="00A518E4" w:rsidRDefault="00BC3533" w:rsidP="001362AF">
      <w:pPr>
        <w:pStyle w:val="NumberedList"/>
        <w:numPr>
          <w:ilvl w:val="0"/>
          <w:numId w:val="60"/>
        </w:numPr>
        <w:rPr>
          <w:lang w:eastAsia="ja-JP"/>
        </w:rPr>
      </w:pPr>
      <w:r>
        <w:rPr>
          <w:lang w:eastAsia="ja-JP"/>
        </w:rPr>
        <w:t xml:space="preserve">Identify soil core sampling location. </w:t>
      </w:r>
      <w:r w:rsidR="00185438">
        <w:rPr>
          <w:lang w:eastAsia="ja-JP"/>
        </w:rPr>
        <w:t>All soil collected for a single sample should be located as close to the XY coordinates as possible, and should be no more than 0.5 m from the XY coordinates. Soil coordinates are provided in 0.5 m increments</w:t>
      </w:r>
      <w:r w:rsidR="008D3144">
        <w:rPr>
          <w:lang w:eastAsia="ja-JP"/>
        </w:rPr>
        <w:t>.</w:t>
      </w:r>
      <w:r w:rsidR="00185438">
        <w:rPr>
          <w:lang w:eastAsia="ja-JP"/>
        </w:rPr>
        <w:t xml:space="preserve"> </w:t>
      </w:r>
      <w:r w:rsidR="008D3144">
        <w:rPr>
          <w:lang w:eastAsia="ja-JP"/>
        </w:rPr>
        <w:t xml:space="preserve">Sampling outside </w:t>
      </w:r>
      <w:r w:rsidR="00185438">
        <w:rPr>
          <w:lang w:eastAsia="ja-JP"/>
        </w:rPr>
        <w:t xml:space="preserve">the buffer region around the coordinates may </w:t>
      </w:r>
      <w:r w:rsidR="008D3144">
        <w:rPr>
          <w:lang w:eastAsia="ja-JP"/>
        </w:rPr>
        <w:t xml:space="preserve">cause future </w:t>
      </w:r>
      <w:r w:rsidR="00185438">
        <w:rPr>
          <w:lang w:eastAsia="ja-JP"/>
        </w:rPr>
        <w:t>sampling locations</w:t>
      </w:r>
      <w:r w:rsidR="008D3144">
        <w:rPr>
          <w:lang w:eastAsia="ja-JP"/>
        </w:rPr>
        <w:t xml:space="preserve"> to overlap</w:t>
      </w:r>
      <w:r w:rsidR="00185438">
        <w:rPr>
          <w:lang w:eastAsia="ja-JP"/>
        </w:rPr>
        <w:t>.</w:t>
      </w:r>
    </w:p>
    <w:p w14:paraId="4CF17B12" w14:textId="077CC617" w:rsidR="00BC3533" w:rsidRDefault="00BC3533" w:rsidP="001362AF">
      <w:pPr>
        <w:pStyle w:val="NumberedList"/>
        <w:tabs>
          <w:tab w:val="left" w:pos="2070"/>
        </w:tabs>
        <w:rPr>
          <w:lang w:eastAsia="ja-JP"/>
        </w:rPr>
      </w:pPr>
      <w:r>
        <w:rPr>
          <w:lang w:eastAsia="ja-JP"/>
        </w:rPr>
        <w:t xml:space="preserve">Measure the depth of the litter layer (cm) above each core location and record the value. </w:t>
      </w:r>
      <w:r w:rsidR="00D60580">
        <w:rPr>
          <w:lang w:eastAsia="ja-JP"/>
        </w:rPr>
        <w:t>The litter layer is generally composed of undecomposed plant material (i.e., leaves are still recognizable), whereas an organic horizon will contain organic material in various states of decomposition</w:t>
      </w:r>
      <w:r w:rsidR="003642D8">
        <w:rPr>
          <w:lang w:eastAsia="ja-JP"/>
        </w:rPr>
        <w:t xml:space="preserve">. </w:t>
      </w:r>
      <w:r>
        <w:rPr>
          <w:lang w:eastAsia="ja-JP"/>
        </w:rPr>
        <w:t>This can be measured using a ruler; remove litter layer and measure profile depth of undisturbed litter layer over soil. Be careful not to compact the litter layer where you are taking your measurement.</w:t>
      </w:r>
    </w:p>
    <w:p w14:paraId="670B5201" w14:textId="780F52D1" w:rsidR="00BC3533" w:rsidRDefault="00BC3533" w:rsidP="001362AF">
      <w:pPr>
        <w:pStyle w:val="NumberedList"/>
        <w:rPr>
          <w:lang w:eastAsia="ja-JP"/>
        </w:rPr>
      </w:pPr>
      <w:r>
        <w:rPr>
          <w:lang w:eastAsia="ja-JP"/>
        </w:rPr>
        <w:t>Push the litter layer away from where you are going to core into the soil surface</w:t>
      </w:r>
      <w:r w:rsidR="00D60580">
        <w:rPr>
          <w:lang w:eastAsia="ja-JP"/>
        </w:rPr>
        <w:t>.</w:t>
      </w:r>
      <w:r w:rsidR="0084603B">
        <w:rPr>
          <w:lang w:eastAsia="ja-JP"/>
        </w:rPr>
        <w:t xml:space="preserve"> </w:t>
      </w:r>
      <w:r w:rsidR="008D3144">
        <w:rPr>
          <w:lang w:eastAsia="ja-JP"/>
        </w:rPr>
        <w:t xml:space="preserve">Sterilize gloves with </w:t>
      </w:r>
      <w:r w:rsidR="009E28AC">
        <w:rPr>
          <w:lang w:eastAsia="ja-JP"/>
        </w:rPr>
        <w:t>ethanol</w:t>
      </w:r>
      <w:r w:rsidR="008D3144">
        <w:rPr>
          <w:lang w:eastAsia="ja-JP"/>
        </w:rPr>
        <w:t>.</w:t>
      </w:r>
    </w:p>
    <w:p w14:paraId="5B9BFC1B" w14:textId="77777777" w:rsidR="0006770C" w:rsidRDefault="00BC3533" w:rsidP="001362AF">
      <w:pPr>
        <w:pStyle w:val="NumberedList"/>
        <w:rPr>
          <w:lang w:eastAsia="ja-JP"/>
        </w:rPr>
      </w:pPr>
      <w:r>
        <w:rPr>
          <w:lang w:eastAsia="ja-JP"/>
        </w:rPr>
        <w:t xml:space="preserve">If an </w:t>
      </w:r>
      <w:r w:rsidRPr="001362AF">
        <w:rPr>
          <w:b/>
          <w:lang w:eastAsia="ja-JP"/>
        </w:rPr>
        <w:t>organic horizon</w:t>
      </w:r>
      <w:r>
        <w:rPr>
          <w:lang w:eastAsia="ja-JP"/>
        </w:rPr>
        <w:t xml:space="preserve"> is present,</w:t>
      </w:r>
    </w:p>
    <w:p w14:paraId="51ECB403" w14:textId="2B1A3129" w:rsidR="00BC3533" w:rsidRDefault="0084603B" w:rsidP="001362AF">
      <w:pPr>
        <w:pStyle w:val="NumberedList"/>
        <w:numPr>
          <w:ilvl w:val="1"/>
          <w:numId w:val="8"/>
        </w:numPr>
        <w:rPr>
          <w:lang w:eastAsia="ja-JP"/>
        </w:rPr>
      </w:pPr>
      <w:r>
        <w:rPr>
          <w:lang w:eastAsia="ja-JP"/>
        </w:rPr>
        <w:t>Using clean tools and equipment, c</w:t>
      </w:r>
      <w:r w:rsidR="00BC3533">
        <w:rPr>
          <w:lang w:eastAsia="ja-JP"/>
        </w:rPr>
        <w:t>ut out an organic horizon “brownie” using the square frame cutter tool</w:t>
      </w:r>
      <w:r w:rsidR="003642D8">
        <w:rPr>
          <w:lang w:eastAsia="ja-JP"/>
        </w:rPr>
        <w:t xml:space="preserve">. </w:t>
      </w:r>
      <w:r w:rsidR="00185438">
        <w:rPr>
          <w:lang w:eastAsia="ja-JP"/>
        </w:rPr>
        <w:t>With deep organic horizons, only 1 brownie may be needed; from many sites, two will be needed. At those sites, select two locations within 0.5 m of each other. At all sites, m</w:t>
      </w:r>
      <w:r w:rsidR="00BC3533">
        <w:rPr>
          <w:lang w:eastAsia="ja-JP"/>
        </w:rPr>
        <w:t xml:space="preserve">easure the depth of each side </w:t>
      </w:r>
      <w:r w:rsidR="00185438">
        <w:rPr>
          <w:lang w:eastAsia="ja-JP"/>
        </w:rPr>
        <w:t>of the browni</w:t>
      </w:r>
      <w:r w:rsidR="00962987">
        <w:rPr>
          <w:lang w:eastAsia="ja-JP"/>
        </w:rPr>
        <w:t xml:space="preserve">e </w:t>
      </w:r>
      <w:r w:rsidR="00185438">
        <w:rPr>
          <w:lang w:eastAsia="ja-JP"/>
        </w:rPr>
        <w:t xml:space="preserve">hole </w:t>
      </w:r>
      <w:r w:rsidR="00BC3533">
        <w:rPr>
          <w:lang w:eastAsia="ja-JP"/>
        </w:rPr>
        <w:t>and record the average value in cm</w:t>
      </w:r>
      <w:r w:rsidR="0006770C">
        <w:rPr>
          <w:lang w:eastAsia="ja-JP"/>
        </w:rPr>
        <w:t xml:space="preserve"> at both locations</w:t>
      </w:r>
      <w:r w:rsidR="003642D8">
        <w:rPr>
          <w:lang w:eastAsia="ja-JP"/>
        </w:rPr>
        <w:t xml:space="preserve">. </w:t>
      </w:r>
      <w:r w:rsidR="000635F6">
        <w:rPr>
          <w:lang w:eastAsia="ja-JP"/>
        </w:rPr>
        <w:t xml:space="preserve">Note: </w:t>
      </w:r>
      <w:r w:rsidR="00185438">
        <w:rPr>
          <w:lang w:eastAsia="ja-JP"/>
        </w:rPr>
        <w:t>rarely</w:t>
      </w:r>
      <w:r w:rsidR="000635F6">
        <w:rPr>
          <w:lang w:eastAsia="ja-JP"/>
        </w:rPr>
        <w:t>, a site could have an organic horizon that is &gt; 30 cm</w:t>
      </w:r>
      <w:r w:rsidR="003642D8">
        <w:rPr>
          <w:lang w:eastAsia="ja-JP"/>
        </w:rPr>
        <w:t xml:space="preserve">. </w:t>
      </w:r>
      <w:r w:rsidR="002E3F58">
        <w:rPr>
          <w:lang w:eastAsia="ja-JP"/>
        </w:rPr>
        <w:t>O</w:t>
      </w:r>
      <w:r w:rsidR="000635F6">
        <w:rPr>
          <w:lang w:eastAsia="ja-JP"/>
        </w:rPr>
        <w:t xml:space="preserve">nly sample to 30 </w:t>
      </w:r>
      <w:r w:rsidR="000635F6" w:rsidRPr="000635F6">
        <w:rPr>
          <w:lang w:eastAsia="ja-JP"/>
        </w:rPr>
        <w:t xml:space="preserve">± 1 </w:t>
      </w:r>
      <w:r w:rsidR="000635F6">
        <w:rPr>
          <w:lang w:eastAsia="ja-JP"/>
        </w:rPr>
        <w:t>cm depth.</w:t>
      </w:r>
    </w:p>
    <w:p w14:paraId="00C2C9BC" w14:textId="62D93778" w:rsidR="00BC3533" w:rsidRDefault="0006770C" w:rsidP="001362AF">
      <w:pPr>
        <w:pStyle w:val="NumberedList"/>
        <w:numPr>
          <w:ilvl w:val="1"/>
          <w:numId w:val="8"/>
        </w:numPr>
        <w:rPr>
          <w:lang w:eastAsia="ja-JP"/>
        </w:rPr>
      </w:pPr>
      <w:r>
        <w:rPr>
          <w:lang w:eastAsia="ja-JP"/>
        </w:rPr>
        <w:t xml:space="preserve">Combine soils </w:t>
      </w:r>
      <w:r w:rsidR="00185438">
        <w:rPr>
          <w:lang w:eastAsia="ja-JP"/>
        </w:rPr>
        <w:t xml:space="preserve">representing the same sample </w:t>
      </w:r>
      <w:r>
        <w:rPr>
          <w:lang w:eastAsia="ja-JP"/>
        </w:rPr>
        <w:t xml:space="preserve">to </w:t>
      </w:r>
      <w:r w:rsidR="00BC3533">
        <w:rPr>
          <w:lang w:eastAsia="ja-JP"/>
        </w:rPr>
        <w:t>form one composite sample</w:t>
      </w:r>
      <w:r w:rsidR="00E81B76">
        <w:rPr>
          <w:lang w:eastAsia="ja-JP"/>
        </w:rPr>
        <w:t xml:space="preserve"> of the organic horizon</w:t>
      </w:r>
      <w:r w:rsidR="003642D8">
        <w:rPr>
          <w:lang w:eastAsia="ja-JP"/>
        </w:rPr>
        <w:t xml:space="preserve">. </w:t>
      </w:r>
      <w:r w:rsidR="00BC3533">
        <w:rPr>
          <w:lang w:eastAsia="ja-JP"/>
        </w:rPr>
        <w:t xml:space="preserve">Put the organic horizon samples into a </w:t>
      </w:r>
      <w:r w:rsidR="00E708F6">
        <w:rPr>
          <w:lang w:eastAsia="ja-JP"/>
        </w:rPr>
        <w:t>1-gallon</w:t>
      </w:r>
      <w:r w:rsidR="00BC3533">
        <w:rPr>
          <w:lang w:eastAsia="ja-JP"/>
        </w:rPr>
        <w:t xml:space="preserve"> resealable plastic bag and homogenize by hand.</w:t>
      </w:r>
      <w:r w:rsidR="00BC3533" w:rsidRPr="005C1DC3">
        <w:rPr>
          <w:lang w:eastAsia="ja-JP"/>
        </w:rPr>
        <w:t xml:space="preserve"> </w:t>
      </w:r>
    </w:p>
    <w:p w14:paraId="103AEB05" w14:textId="596B7E84" w:rsidR="0006770C" w:rsidRDefault="00B37F4E" w:rsidP="001362AF">
      <w:pPr>
        <w:pStyle w:val="NumberedList"/>
        <w:numPr>
          <w:ilvl w:val="1"/>
          <w:numId w:val="8"/>
        </w:numPr>
        <w:rPr>
          <w:lang w:eastAsia="ja-JP"/>
        </w:rPr>
      </w:pPr>
      <w:r>
        <w:rPr>
          <w:lang w:eastAsia="ja-JP"/>
        </w:rPr>
        <w:t>Aliquot subsamples from the 1-gallon bag of</w:t>
      </w:r>
      <w:r w:rsidR="00BC3533">
        <w:rPr>
          <w:lang w:eastAsia="ja-JP"/>
        </w:rPr>
        <w:t xml:space="preserve"> homogenized organic horizon material </w:t>
      </w:r>
      <w:r w:rsidR="00BB59F8">
        <w:rPr>
          <w:lang w:eastAsia="ja-JP"/>
        </w:rPr>
        <w:t>into 6</w:t>
      </w:r>
      <w:r>
        <w:rPr>
          <w:lang w:eastAsia="ja-JP"/>
        </w:rPr>
        <w:t xml:space="preserve"> labeled </w:t>
      </w:r>
      <w:r w:rsidR="0006770C">
        <w:rPr>
          <w:lang w:eastAsia="ja-JP"/>
        </w:rPr>
        <w:t>2 oz. W</w:t>
      </w:r>
      <w:r>
        <w:rPr>
          <w:lang w:eastAsia="ja-JP"/>
        </w:rPr>
        <w:t>hirlpak bags</w:t>
      </w:r>
      <w:r w:rsidR="00BC3533">
        <w:rPr>
          <w:lang w:eastAsia="ja-JP"/>
        </w:rPr>
        <w:t xml:space="preserve"> for microbial </w:t>
      </w:r>
      <w:r w:rsidR="00A83D85">
        <w:rPr>
          <w:lang w:eastAsia="ja-JP"/>
        </w:rPr>
        <w:t xml:space="preserve">molecular </w:t>
      </w:r>
      <w:r w:rsidR="00BC3533">
        <w:rPr>
          <w:lang w:eastAsia="ja-JP"/>
        </w:rPr>
        <w:t>analysis</w:t>
      </w:r>
      <w:r w:rsidR="003642D8">
        <w:rPr>
          <w:lang w:eastAsia="ja-JP"/>
        </w:rPr>
        <w:t xml:space="preserve">. </w:t>
      </w:r>
      <w:r>
        <w:rPr>
          <w:lang w:eastAsia="ja-JP"/>
        </w:rPr>
        <w:t>Fill bags at least halfway</w:t>
      </w:r>
      <w:r w:rsidR="004F2BE1">
        <w:rPr>
          <w:lang w:eastAsia="ja-JP"/>
        </w:rPr>
        <w:t xml:space="preserve"> (15</w:t>
      </w:r>
      <w:r w:rsidR="00B121A6">
        <w:rPr>
          <w:lang w:eastAsia="ja-JP"/>
        </w:rPr>
        <w:t>-20 g target weight</w:t>
      </w:r>
      <w:r w:rsidR="004F2BE1">
        <w:rPr>
          <w:lang w:eastAsia="ja-JP"/>
        </w:rPr>
        <w:t>)</w:t>
      </w:r>
      <w:r>
        <w:rPr>
          <w:lang w:eastAsia="ja-JP"/>
        </w:rPr>
        <w:t>.</w:t>
      </w:r>
      <w:r w:rsidR="00E97C41">
        <w:rPr>
          <w:lang w:eastAsia="ja-JP"/>
        </w:rPr>
        <w:t xml:space="preserve"> Number the bags 1-6 (the order is not important).</w:t>
      </w:r>
    </w:p>
    <w:p w14:paraId="3BB496CA" w14:textId="4231DD3F" w:rsidR="0006770C" w:rsidRPr="00BE3E46" w:rsidRDefault="00B121A6" w:rsidP="001362AF">
      <w:pPr>
        <w:pStyle w:val="NumberedList"/>
        <w:numPr>
          <w:ilvl w:val="1"/>
          <w:numId w:val="8"/>
        </w:numPr>
        <w:rPr>
          <w:rStyle w:val="CommentReference"/>
          <w:sz w:val="22"/>
          <w:szCs w:val="22"/>
          <w:lang w:eastAsia="ja-JP"/>
        </w:rPr>
      </w:pPr>
      <w:r>
        <w:rPr>
          <w:lang w:eastAsia="ja-JP"/>
        </w:rPr>
        <w:t>For bouts when microbial biomass will be sampled, p</w:t>
      </w:r>
      <w:r w:rsidR="00B37F4E">
        <w:rPr>
          <w:lang w:eastAsia="ja-JP"/>
        </w:rPr>
        <w:t>lace a</w:t>
      </w:r>
      <w:r w:rsidR="00BD3FFD">
        <w:rPr>
          <w:lang w:eastAsia="ja-JP"/>
        </w:rPr>
        <w:t>pproximately</w:t>
      </w:r>
      <w:r w:rsidR="00B37F4E">
        <w:rPr>
          <w:lang w:eastAsia="ja-JP"/>
        </w:rPr>
        <w:t xml:space="preserve"> </w:t>
      </w:r>
      <w:r w:rsidR="00830E01">
        <w:rPr>
          <w:lang w:eastAsia="ja-JP"/>
        </w:rPr>
        <w:t xml:space="preserve">20 </w:t>
      </w:r>
      <w:r w:rsidR="00B37F4E">
        <w:rPr>
          <w:lang w:eastAsia="ja-JP"/>
        </w:rPr>
        <w:t xml:space="preserve">g </w:t>
      </w:r>
      <w:r w:rsidR="002E3F58">
        <w:rPr>
          <w:lang w:eastAsia="ja-JP"/>
        </w:rPr>
        <w:t xml:space="preserve">(field weight) </w:t>
      </w:r>
      <w:r w:rsidR="00B37F4E">
        <w:rPr>
          <w:lang w:eastAsia="ja-JP"/>
        </w:rPr>
        <w:t xml:space="preserve">from the </w:t>
      </w:r>
      <w:r w:rsidR="007A4DBE">
        <w:rPr>
          <w:lang w:eastAsia="ja-JP"/>
        </w:rPr>
        <w:t>1-</w:t>
      </w:r>
      <w:r w:rsidR="00B37F4E">
        <w:rPr>
          <w:lang w:eastAsia="ja-JP"/>
        </w:rPr>
        <w:t>gallon bag into a labeled, 1-pint resealable freezer bag</w:t>
      </w:r>
      <w:r w:rsidR="0006770C">
        <w:rPr>
          <w:lang w:eastAsia="ja-JP"/>
        </w:rPr>
        <w:t xml:space="preserve"> for the microbial biomass sample</w:t>
      </w:r>
      <w:r w:rsidR="00B37F4E">
        <w:rPr>
          <w:lang w:eastAsia="ja-JP"/>
        </w:rPr>
        <w:t>.</w:t>
      </w:r>
      <w:r w:rsidR="002E3F58">
        <w:rPr>
          <w:lang w:eastAsia="ja-JP"/>
        </w:rPr>
        <w:t xml:space="preserve"> </w:t>
      </w:r>
    </w:p>
    <w:p w14:paraId="4BC1E153" w14:textId="1AE3ACFF" w:rsidR="00BC3533" w:rsidRDefault="00BC3533" w:rsidP="001362AF">
      <w:pPr>
        <w:pStyle w:val="NumberedList"/>
        <w:numPr>
          <w:ilvl w:val="1"/>
          <w:numId w:val="8"/>
        </w:numPr>
        <w:rPr>
          <w:lang w:eastAsia="ja-JP"/>
        </w:rPr>
      </w:pPr>
      <w:r>
        <w:rPr>
          <w:lang w:eastAsia="ja-JP"/>
        </w:rPr>
        <w:t xml:space="preserve">The remaining contents in the </w:t>
      </w:r>
      <w:r w:rsidR="00B37F4E">
        <w:rPr>
          <w:lang w:eastAsia="ja-JP"/>
        </w:rPr>
        <w:t xml:space="preserve">1-gallon </w:t>
      </w:r>
      <w:r>
        <w:rPr>
          <w:lang w:eastAsia="ja-JP"/>
        </w:rPr>
        <w:t>bag are for analysis</w:t>
      </w:r>
      <w:r w:rsidR="00E81B76">
        <w:rPr>
          <w:lang w:eastAsia="ja-JP"/>
        </w:rPr>
        <w:t xml:space="preserve"> of soil pH, moisture, and biogeochemical stocks and stable isotopes</w:t>
      </w:r>
      <w:r>
        <w:rPr>
          <w:lang w:eastAsia="ja-JP"/>
        </w:rPr>
        <w:t xml:space="preserve">. </w:t>
      </w:r>
      <w:r w:rsidR="00B121A6">
        <w:rPr>
          <w:lang w:eastAsia="ja-JP"/>
        </w:rPr>
        <w:t xml:space="preserve">If estimating soil masses, ensure a minimum of 75 g soil remains. </w:t>
      </w:r>
    </w:p>
    <w:p w14:paraId="67EE178D" w14:textId="4916B333" w:rsidR="00BC3533" w:rsidRDefault="0006770C" w:rsidP="001362AF">
      <w:pPr>
        <w:pStyle w:val="NumberedList"/>
        <w:numPr>
          <w:ilvl w:val="1"/>
          <w:numId w:val="8"/>
        </w:numPr>
        <w:rPr>
          <w:lang w:eastAsia="ja-JP"/>
        </w:rPr>
      </w:pPr>
      <w:r>
        <w:rPr>
          <w:lang w:eastAsia="ja-JP"/>
        </w:rPr>
        <w:t>L</w:t>
      </w:r>
      <w:r w:rsidR="009D09D6">
        <w:rPr>
          <w:lang w:eastAsia="ja-JP"/>
        </w:rPr>
        <w:t xml:space="preserve">abel all sample bags with </w:t>
      </w:r>
      <w:r w:rsidR="00BC3533" w:rsidRPr="00F85000">
        <w:rPr>
          <w:lang w:eastAsia="ja-JP"/>
        </w:rPr>
        <w:t>sampleID</w:t>
      </w:r>
      <w:r w:rsidR="00E81B76" w:rsidRPr="00F85000">
        <w:rPr>
          <w:lang w:eastAsia="ja-JP"/>
        </w:rPr>
        <w:t xml:space="preserve"> (</w:t>
      </w:r>
      <w:r w:rsidR="00F85000" w:rsidRPr="00F85000">
        <w:t>plotID</w:t>
      </w:r>
      <w:r w:rsidR="002B0BE6">
        <w:t>-</w:t>
      </w:r>
      <w:r w:rsidR="00F85000" w:rsidRPr="00F85000">
        <w:t>horizon</w:t>
      </w:r>
      <w:r w:rsidR="002B0BE6">
        <w:t>-</w:t>
      </w:r>
      <w:r w:rsidR="00F85000" w:rsidRPr="00F85000">
        <w:t>coreCoordinateX</w:t>
      </w:r>
      <w:r w:rsidR="002B0BE6">
        <w:t>-</w:t>
      </w:r>
      <w:r w:rsidR="00F85000" w:rsidRPr="00F85000">
        <w:t>coreCoordinateY</w:t>
      </w:r>
      <w:r w:rsidR="002B0BE6">
        <w:t>-</w:t>
      </w:r>
      <w:r w:rsidR="00F85000" w:rsidRPr="00F85000">
        <w:t>date</w:t>
      </w:r>
      <w:r w:rsidR="00E81B76" w:rsidRPr="00016969">
        <w:rPr>
          <w:lang w:eastAsia="ja-JP"/>
        </w:rPr>
        <w:t>),</w:t>
      </w:r>
      <w:r w:rsidR="00BC3533" w:rsidRPr="00016969">
        <w:rPr>
          <w:lang w:eastAsia="ja-JP"/>
        </w:rPr>
        <w:t xml:space="preserve"> measuredBy</w:t>
      </w:r>
      <w:r w:rsidR="00BC3533">
        <w:rPr>
          <w:lang w:eastAsia="ja-JP"/>
        </w:rPr>
        <w:t>, and recordedBy</w:t>
      </w:r>
      <w:r>
        <w:rPr>
          <w:lang w:eastAsia="ja-JP"/>
        </w:rPr>
        <w:t>)</w:t>
      </w:r>
      <w:r w:rsidR="00BC3533">
        <w:rPr>
          <w:lang w:eastAsia="ja-JP"/>
        </w:rPr>
        <w:t>.</w:t>
      </w:r>
      <w:r w:rsidR="00E97C41">
        <w:rPr>
          <w:lang w:eastAsia="ja-JP"/>
        </w:rPr>
        <w:t xml:space="preserve"> The X, Y coordinates are labeled to the nearest 0.1 m.</w:t>
      </w:r>
    </w:p>
    <w:p w14:paraId="340A5ED4" w14:textId="72F90CD9" w:rsidR="00BC3533" w:rsidRDefault="00BC3533" w:rsidP="001362AF">
      <w:pPr>
        <w:pStyle w:val="NumberedList"/>
        <w:numPr>
          <w:ilvl w:val="1"/>
          <w:numId w:val="8"/>
        </w:numPr>
        <w:rPr>
          <w:lang w:eastAsia="ja-JP"/>
        </w:rPr>
      </w:pPr>
      <w:r>
        <w:rPr>
          <w:lang w:eastAsia="ja-JP"/>
        </w:rPr>
        <w:t xml:space="preserve">Place the </w:t>
      </w:r>
      <w:r w:rsidR="008669D3">
        <w:rPr>
          <w:lang w:eastAsia="ja-JP"/>
        </w:rPr>
        <w:t>W</w:t>
      </w:r>
      <w:r w:rsidR="00A83D85">
        <w:rPr>
          <w:lang w:eastAsia="ja-JP"/>
        </w:rPr>
        <w:t xml:space="preserve">hirlpaks </w:t>
      </w:r>
      <w:r>
        <w:rPr>
          <w:lang w:eastAsia="ja-JP"/>
        </w:rPr>
        <w:t xml:space="preserve">in the cooler with dry ice, and the </w:t>
      </w:r>
      <w:r w:rsidR="00E81B76">
        <w:rPr>
          <w:lang w:eastAsia="ja-JP"/>
        </w:rPr>
        <w:t xml:space="preserve">remaining </w:t>
      </w:r>
      <w:r w:rsidR="00021FA8">
        <w:rPr>
          <w:lang w:eastAsia="ja-JP"/>
        </w:rPr>
        <w:t xml:space="preserve">bagged </w:t>
      </w:r>
      <w:r w:rsidR="00E81B76">
        <w:rPr>
          <w:lang w:eastAsia="ja-JP"/>
        </w:rPr>
        <w:t>soil</w:t>
      </w:r>
      <w:r w:rsidR="000700E1">
        <w:rPr>
          <w:lang w:eastAsia="ja-JP"/>
        </w:rPr>
        <w:t>s</w:t>
      </w:r>
      <w:r w:rsidR="00E81B76">
        <w:rPr>
          <w:lang w:eastAsia="ja-JP"/>
        </w:rPr>
        <w:t xml:space="preserve"> </w:t>
      </w:r>
      <w:r>
        <w:rPr>
          <w:lang w:eastAsia="ja-JP"/>
        </w:rPr>
        <w:t>into a cooler with ice packs.</w:t>
      </w:r>
    </w:p>
    <w:p w14:paraId="6DD0524B" w14:textId="1426E6A2" w:rsidR="008669D3" w:rsidRDefault="008669D3" w:rsidP="00881790">
      <w:pPr>
        <w:pStyle w:val="NumberedList"/>
        <w:numPr>
          <w:ilvl w:val="0"/>
          <w:numId w:val="8"/>
        </w:numPr>
        <w:rPr>
          <w:lang w:eastAsia="ja-JP"/>
        </w:rPr>
      </w:pPr>
      <w:r>
        <w:rPr>
          <w:lang w:eastAsia="ja-JP"/>
        </w:rPr>
        <w:t>Determine whether to collect mineral horizon.</w:t>
      </w:r>
    </w:p>
    <w:p w14:paraId="00C4ACD4" w14:textId="38DDFCBB" w:rsidR="008669D3" w:rsidRDefault="008669D3" w:rsidP="00881790">
      <w:pPr>
        <w:pStyle w:val="NumberedList"/>
        <w:numPr>
          <w:ilvl w:val="1"/>
          <w:numId w:val="8"/>
        </w:numPr>
        <w:rPr>
          <w:lang w:eastAsia="ja-JP"/>
        </w:rPr>
      </w:pPr>
      <w:r>
        <w:rPr>
          <w:lang w:eastAsia="ja-JP"/>
        </w:rPr>
        <w:t xml:space="preserve">When collecting soil microbe samples only, collect mineral horizon </w:t>
      </w:r>
      <w:r w:rsidRPr="00FE1C7B">
        <w:rPr>
          <w:b/>
          <w:lang w:eastAsia="ja-JP"/>
        </w:rPr>
        <w:t>IF</w:t>
      </w:r>
      <w:r>
        <w:rPr>
          <w:lang w:eastAsia="ja-JP"/>
        </w:rPr>
        <w:t xml:space="preserve"> no organic horizon is present.</w:t>
      </w:r>
    </w:p>
    <w:p w14:paraId="5A4C36C5" w14:textId="4B76351F" w:rsidR="008669D3" w:rsidRDefault="008669D3" w:rsidP="00881790">
      <w:pPr>
        <w:pStyle w:val="NumberedList"/>
        <w:numPr>
          <w:ilvl w:val="1"/>
          <w:numId w:val="8"/>
        </w:numPr>
        <w:rPr>
          <w:lang w:eastAsia="ja-JP"/>
        </w:rPr>
      </w:pPr>
      <w:r>
        <w:rPr>
          <w:lang w:eastAsia="ja-JP"/>
        </w:rPr>
        <w:lastRenderedPageBreak/>
        <w:t xml:space="preserve">When collecting biogeochemical stocks and soil microbes, collect mineral horizon from all </w:t>
      </w:r>
      <w:r w:rsidR="00A179FA">
        <w:rPr>
          <w:lang w:eastAsia="ja-JP"/>
        </w:rPr>
        <w:t xml:space="preserve">sample </w:t>
      </w:r>
      <w:r>
        <w:rPr>
          <w:lang w:eastAsia="ja-JP"/>
        </w:rPr>
        <w:t>locations.</w:t>
      </w:r>
      <w:r w:rsidR="001369B3">
        <w:rPr>
          <w:lang w:eastAsia="ja-JP"/>
        </w:rPr>
        <w:t xml:space="preserve"> During the biogeochemistry sampling bout, mineral horizon samples are always collected for microbial analyses, even if there is an organic horizon present.</w:t>
      </w:r>
    </w:p>
    <w:p w14:paraId="6913054B" w14:textId="7ED85762" w:rsidR="0049629A" w:rsidRDefault="001369B3" w:rsidP="00881790">
      <w:pPr>
        <w:pStyle w:val="NumberedList"/>
        <w:numPr>
          <w:ilvl w:val="0"/>
          <w:numId w:val="8"/>
        </w:numPr>
        <w:rPr>
          <w:lang w:eastAsia="ja-JP"/>
        </w:rPr>
      </w:pPr>
      <w:r>
        <w:rPr>
          <w:lang w:eastAsia="ja-JP"/>
        </w:rPr>
        <w:t xml:space="preserve">If </w:t>
      </w:r>
      <w:r w:rsidRPr="00FE1C7B">
        <w:rPr>
          <w:b/>
          <w:lang w:eastAsia="ja-JP"/>
        </w:rPr>
        <w:t>mineral horizon</w:t>
      </w:r>
      <w:r>
        <w:rPr>
          <w:lang w:eastAsia="ja-JP"/>
        </w:rPr>
        <w:t xml:space="preserve"> collection is required, core </w:t>
      </w:r>
      <w:r w:rsidR="00A179FA">
        <w:rPr>
          <w:lang w:eastAsia="ja-JP"/>
        </w:rPr>
        <w:t xml:space="preserve">down so that the total depth of the soil core is </w:t>
      </w:r>
      <w:r w:rsidRPr="007F40C4">
        <w:rPr>
          <w:rFonts w:ascii="Calibri" w:hAnsi="Calibri"/>
        </w:rPr>
        <w:t xml:space="preserve">30 </w:t>
      </w:r>
      <w:r w:rsidRPr="00EE13A0">
        <w:rPr>
          <w:rFonts w:ascii="Calibri" w:hAnsi="Calibri"/>
        </w:rPr>
        <w:t>± 1</w:t>
      </w:r>
      <w:r>
        <w:rPr>
          <w:rFonts w:ascii="Calibri" w:hAnsi="Calibri"/>
        </w:rPr>
        <w:t xml:space="preserve"> </w:t>
      </w:r>
      <w:r w:rsidRPr="007F40C4">
        <w:rPr>
          <w:rFonts w:ascii="Calibri" w:hAnsi="Calibri"/>
        </w:rPr>
        <w:t>cm</w:t>
      </w:r>
      <w:r w:rsidR="003642D8">
        <w:rPr>
          <w:rFonts w:ascii="Calibri" w:hAnsi="Calibri"/>
        </w:rPr>
        <w:t xml:space="preserve">. </w:t>
      </w:r>
      <w:r w:rsidR="00A179FA">
        <w:rPr>
          <w:rFonts w:ascii="Calibri" w:hAnsi="Calibri"/>
        </w:rPr>
        <w:t xml:space="preserve">‘Total depth’ means </w:t>
      </w:r>
      <w:r w:rsidR="00A179FA">
        <w:rPr>
          <w:lang w:eastAsia="ja-JP"/>
        </w:rPr>
        <w:t>organic + mineral</w:t>
      </w:r>
      <w:r w:rsidR="00D61E83">
        <w:rPr>
          <w:lang w:eastAsia="ja-JP"/>
        </w:rPr>
        <w:t xml:space="preserve"> horizons</w:t>
      </w:r>
      <w:r w:rsidR="00A179FA">
        <w:rPr>
          <w:lang w:eastAsia="ja-JP"/>
        </w:rPr>
        <w:t>, if an organic horizon is present</w:t>
      </w:r>
      <w:r w:rsidR="003642D8">
        <w:rPr>
          <w:lang w:eastAsia="ja-JP"/>
        </w:rPr>
        <w:t xml:space="preserve">. </w:t>
      </w:r>
      <w:r w:rsidR="00A179FA">
        <w:rPr>
          <w:lang w:eastAsia="ja-JP"/>
        </w:rPr>
        <w:t xml:space="preserve">If an organic horizon is not present, </w:t>
      </w:r>
      <w:r w:rsidR="00185438">
        <w:rPr>
          <w:lang w:eastAsia="ja-JP"/>
        </w:rPr>
        <w:t>total depth should be the depth of the mineral horizon to a max depth of 30 cm</w:t>
      </w:r>
      <w:r w:rsidR="003642D8">
        <w:rPr>
          <w:lang w:eastAsia="ja-JP"/>
        </w:rPr>
        <w:t xml:space="preserve">. </w:t>
      </w:r>
      <w:r w:rsidR="0006770C">
        <w:rPr>
          <w:lang w:eastAsia="ja-JP"/>
        </w:rPr>
        <w:t>Always core vertically, not perpendicular</w:t>
      </w:r>
      <w:r w:rsidR="002B0BE6">
        <w:rPr>
          <w:lang w:eastAsia="ja-JP"/>
        </w:rPr>
        <w:t>ly</w:t>
      </w:r>
      <w:r w:rsidR="0006770C">
        <w:rPr>
          <w:lang w:eastAsia="ja-JP"/>
        </w:rPr>
        <w:t>, when collecting on a slope.</w:t>
      </w:r>
    </w:p>
    <w:p w14:paraId="27A48D69" w14:textId="0EBC7A30" w:rsidR="0049629A" w:rsidRPr="00AB39B3" w:rsidRDefault="0049629A" w:rsidP="0049629A">
      <w:r>
        <w:rPr>
          <w:noProof/>
        </w:rPr>
        <w:drawing>
          <wp:anchor distT="0" distB="0" distL="114300" distR="114300" simplePos="0" relativeHeight="251728384" behindDoc="1" locked="0" layoutInCell="1" allowOverlap="1" wp14:anchorId="6ED1C697" wp14:editId="00BC79B5">
            <wp:simplePos x="0" y="0"/>
            <wp:positionH relativeFrom="column">
              <wp:posOffset>-768350</wp:posOffset>
            </wp:positionH>
            <wp:positionV relativeFrom="paragraph">
              <wp:posOffset>-1270</wp:posOffset>
            </wp:positionV>
            <wp:extent cx="600075" cy="552069"/>
            <wp:effectExtent l="0" t="0" r="9525"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2069"/>
                    </a:xfrm>
                    <a:prstGeom prst="rect">
                      <a:avLst/>
                    </a:prstGeom>
                  </pic:spPr>
                </pic:pic>
              </a:graphicData>
            </a:graphic>
            <wp14:sizeRelH relativeFrom="page">
              <wp14:pctWidth>0</wp14:pctWidth>
            </wp14:sizeRelH>
            <wp14:sizeRelV relativeFrom="page">
              <wp14:pctHeight>0</wp14:pctHeight>
            </wp14:sizeRelV>
          </wp:anchor>
        </w:drawing>
      </w:r>
      <w:r>
        <w:t xml:space="preserve">Note: the number of soil cores for </w:t>
      </w:r>
      <w:r w:rsidRPr="009A6C6E">
        <w:rPr>
          <w:b/>
          <w:i/>
        </w:rPr>
        <w:t xml:space="preserve">mineral </w:t>
      </w:r>
      <w:r>
        <w:rPr>
          <w:b/>
          <w:i/>
        </w:rPr>
        <w:t xml:space="preserve">horizon </w:t>
      </w:r>
      <w:r w:rsidRPr="009A6C6E">
        <w:rPr>
          <w:b/>
          <w:i/>
        </w:rPr>
        <w:t>soil sampling</w:t>
      </w:r>
      <w:r>
        <w:t xml:space="preserve"> that you take per location depends on the soil corer being used; in order to accommodate site-specific challenges related to soil sampling (e.g., rocks and roots). Target the soil volume of a 6 cm diameter x 30 cm depth core in order to obtain sufficient material for laboratory analyses</w:t>
      </w:r>
      <w:r w:rsidR="003642D8">
        <w:t xml:space="preserve">. </w:t>
      </w:r>
      <w:r>
        <w:t>In some cases, multiple cores per sample are required</w:t>
      </w:r>
      <w:r w:rsidR="003642D8">
        <w:t xml:space="preserve">. </w:t>
      </w:r>
      <w:r>
        <w:t>For example, if coring device is 2.5 cm diameter and bedrock is at 20 cm, take two cores per sample</w:t>
      </w:r>
      <w:r w:rsidR="003642D8">
        <w:t xml:space="preserve">. </w:t>
      </w:r>
      <w:r>
        <w:t>However, if coring device is 2.5 cm diameter and soils are 15 cm deep, three cores per sample may be needed to collect sufficient material</w:t>
      </w:r>
      <w:r w:rsidR="003642D8">
        <w:t xml:space="preserve">. </w:t>
      </w:r>
      <w:r>
        <w:t>Field technicians will have to exercise some judgment regarding number of cores per sample that are needed to obtain sufficient soil for analyses</w:t>
      </w:r>
      <w:r w:rsidR="003642D8">
        <w:t xml:space="preserve">. </w:t>
      </w:r>
      <w:r w:rsidRPr="009A6C6E">
        <w:rPr>
          <w:b/>
          <w:i/>
        </w:rPr>
        <w:t>In cases where more than two cores per sample</w:t>
      </w:r>
      <w:r>
        <w:rPr>
          <w:b/>
          <w:i/>
        </w:rPr>
        <w:t xml:space="preserve"> are required</w:t>
      </w:r>
      <w:r w:rsidRPr="009A6C6E">
        <w:rPr>
          <w:b/>
          <w:i/>
        </w:rPr>
        <w:t xml:space="preserve">, verify the approach with NEON Science Staff by issuing a </w:t>
      </w:r>
      <w:r>
        <w:rPr>
          <w:b/>
          <w:i/>
        </w:rPr>
        <w:t>problem</w:t>
      </w:r>
      <w:r w:rsidRPr="009A6C6E">
        <w:rPr>
          <w:b/>
          <w:i/>
        </w:rPr>
        <w:t xml:space="preserve"> ticket.</w:t>
      </w:r>
    </w:p>
    <w:p w14:paraId="6941EB61" w14:textId="09E82DFE" w:rsidR="0049629A" w:rsidRDefault="001369B3" w:rsidP="00881790">
      <w:pPr>
        <w:pStyle w:val="NumberedList"/>
        <w:numPr>
          <w:ilvl w:val="1"/>
          <w:numId w:val="14"/>
        </w:numPr>
        <w:rPr>
          <w:lang w:eastAsia="ja-JP"/>
        </w:rPr>
      </w:pPr>
      <w:r>
        <w:rPr>
          <w:lang w:eastAsia="ja-JP"/>
        </w:rPr>
        <w:t>T</w:t>
      </w:r>
      <w:r w:rsidR="0049629A">
        <w:rPr>
          <w:lang w:eastAsia="ja-JP"/>
        </w:rPr>
        <w:t>ake core(s) from locations where organic horizon was removed</w:t>
      </w:r>
      <w:r>
        <w:rPr>
          <w:lang w:eastAsia="ja-JP"/>
        </w:rPr>
        <w:t xml:space="preserve"> if organic horizon was present</w:t>
      </w:r>
      <w:r w:rsidR="0049629A">
        <w:rPr>
          <w:lang w:eastAsia="ja-JP"/>
        </w:rPr>
        <w:t xml:space="preserve">. </w:t>
      </w:r>
    </w:p>
    <w:p w14:paraId="5E6C6C2F" w14:textId="5F42C1AB" w:rsidR="001369B3" w:rsidRDefault="00962987" w:rsidP="00881790">
      <w:pPr>
        <w:pStyle w:val="NumberedList"/>
        <w:numPr>
          <w:ilvl w:val="1"/>
          <w:numId w:val="14"/>
        </w:numPr>
        <w:rPr>
          <w:lang w:eastAsia="ja-JP"/>
        </w:rPr>
      </w:pPr>
      <w:r>
        <w:rPr>
          <w:lang w:eastAsia="ja-JP"/>
        </w:rPr>
        <w:t xml:space="preserve">Measure core depth as the distance from the bottom of the sample hole to the soil surface. </w:t>
      </w:r>
      <w:r w:rsidR="0049629A">
        <w:rPr>
          <w:lang w:eastAsia="ja-JP"/>
        </w:rPr>
        <w:t xml:space="preserve">If the </w:t>
      </w:r>
      <w:r w:rsidR="00A179FA">
        <w:rPr>
          <w:lang w:eastAsia="ja-JP"/>
        </w:rPr>
        <w:t xml:space="preserve">total </w:t>
      </w:r>
      <w:r w:rsidR="0049629A">
        <w:rPr>
          <w:lang w:eastAsia="ja-JP"/>
        </w:rPr>
        <w:t>soil depth is &lt; 30 cm or there are significant impediments to coring (e.g., roots and rocks throughout the site or depth to saprolite is &lt; 30 cm), core to the depth you are able and make a note in the ‘remarks’ field of the datasheet</w:t>
      </w:r>
      <w:r w:rsidR="003642D8">
        <w:rPr>
          <w:lang w:eastAsia="ja-JP"/>
        </w:rPr>
        <w:t xml:space="preserve">. </w:t>
      </w:r>
      <w:r w:rsidR="00A179FA">
        <w:rPr>
          <w:lang w:eastAsia="ja-JP"/>
        </w:rPr>
        <w:t xml:space="preserve">If you have to move the x,y coordinate, due to an impediment (e.g., large root, rock, or previous sampling in that area), </w:t>
      </w:r>
      <w:r w:rsidR="00B007F3">
        <w:rPr>
          <w:lang w:eastAsia="ja-JP"/>
        </w:rPr>
        <w:t>write the original location in the ‘remarks’ field and note that you had to change it and why.</w:t>
      </w:r>
    </w:p>
    <w:p w14:paraId="20EFDAA8" w14:textId="35177CF1" w:rsidR="0049629A" w:rsidRDefault="001369B3" w:rsidP="00881790">
      <w:pPr>
        <w:pStyle w:val="NumberedList"/>
        <w:numPr>
          <w:ilvl w:val="1"/>
          <w:numId w:val="14"/>
        </w:numPr>
        <w:rPr>
          <w:lang w:eastAsia="ja-JP"/>
        </w:rPr>
      </w:pPr>
      <w:r>
        <w:rPr>
          <w:lang w:eastAsia="ja-JP"/>
        </w:rPr>
        <w:t xml:space="preserve">Record horizon type </w:t>
      </w:r>
      <w:r w:rsidR="006354F0">
        <w:rPr>
          <w:lang w:eastAsia="ja-JP"/>
        </w:rPr>
        <w:t xml:space="preserve">(O or M) </w:t>
      </w:r>
      <w:r>
        <w:rPr>
          <w:lang w:eastAsia="ja-JP"/>
        </w:rPr>
        <w:t>on the field data sheet and the sample bags.</w:t>
      </w:r>
      <w:r w:rsidR="0049629A">
        <w:rPr>
          <w:lang w:eastAsia="ja-JP"/>
        </w:rPr>
        <w:t xml:space="preserve"> </w:t>
      </w:r>
    </w:p>
    <w:p w14:paraId="5D8E41E1" w14:textId="216E4496" w:rsidR="00BC3533" w:rsidRDefault="0049629A" w:rsidP="00BC3533">
      <w:pPr>
        <w:rPr>
          <w:lang w:eastAsia="ja-JP"/>
        </w:rPr>
      </w:pPr>
      <w:r w:rsidDel="0049629A">
        <w:rPr>
          <w:lang w:eastAsia="ja-JP"/>
        </w:rPr>
        <w:t xml:space="preserve"> </w:t>
      </w:r>
      <w:r w:rsidR="00BC3533" w:rsidRPr="00972DD2">
        <w:rPr>
          <w:noProof/>
        </w:rPr>
        <w:drawing>
          <wp:anchor distT="0" distB="0" distL="114300" distR="114300" simplePos="0" relativeHeight="251446784" behindDoc="1" locked="0" layoutInCell="1" allowOverlap="1" wp14:anchorId="1C9CDAB5" wp14:editId="487F1AE2">
            <wp:simplePos x="0" y="0"/>
            <wp:positionH relativeFrom="column">
              <wp:posOffset>-636104</wp:posOffset>
            </wp:positionH>
            <wp:positionV relativeFrom="paragraph">
              <wp:posOffset>-16731</wp:posOffset>
            </wp:positionV>
            <wp:extent cx="461175" cy="461176"/>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31833-tips-tricks-ic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175" cy="461176"/>
                    </a:xfrm>
                    <a:prstGeom prst="rect">
                      <a:avLst/>
                    </a:prstGeom>
                  </pic:spPr>
                </pic:pic>
              </a:graphicData>
            </a:graphic>
            <wp14:sizeRelH relativeFrom="margin">
              <wp14:pctWidth>0</wp14:pctWidth>
            </wp14:sizeRelH>
            <wp14:sizeRelV relativeFrom="margin">
              <wp14:pctHeight>0</wp14:pctHeight>
            </wp14:sizeRelV>
          </wp:anchor>
        </w:drawing>
      </w:r>
      <w:r w:rsidR="00BC3533">
        <w:rPr>
          <w:lang w:eastAsia="ja-JP"/>
        </w:rPr>
        <w:t>A piece of masking or lab tape can be placed on the outside of the corer to indicate the depth to stop driving the corer into the mineral soil horizon</w:t>
      </w:r>
      <w:r w:rsidR="003642D8">
        <w:rPr>
          <w:lang w:eastAsia="ja-JP"/>
        </w:rPr>
        <w:t xml:space="preserve">. </w:t>
      </w:r>
      <w:r w:rsidR="00FA2682">
        <w:rPr>
          <w:lang w:eastAsia="ja-JP"/>
        </w:rPr>
        <w:t>You can also core incrementally (e.g., 10 cm increments) to reach the total depth, if that works best with your site-specific coring device.</w:t>
      </w:r>
    </w:p>
    <w:p w14:paraId="5F2D6AD5" w14:textId="7053EC7E" w:rsidR="00BC3533" w:rsidRDefault="00D60580" w:rsidP="00BC3533">
      <w:pPr>
        <w:pStyle w:val="NumberedList"/>
        <w:rPr>
          <w:lang w:eastAsia="ja-JP"/>
        </w:rPr>
      </w:pPr>
      <w:r>
        <w:rPr>
          <w:lang w:eastAsia="ja-JP"/>
        </w:rPr>
        <w:t>Place all mineral soil cores in one bag</w:t>
      </w:r>
      <w:r w:rsidR="00F141D3">
        <w:rPr>
          <w:lang w:eastAsia="ja-JP"/>
        </w:rPr>
        <w:t xml:space="preserve"> and homogenize (mix) by hand</w:t>
      </w:r>
      <w:r>
        <w:rPr>
          <w:lang w:eastAsia="ja-JP"/>
        </w:rPr>
        <w:t>.</w:t>
      </w:r>
    </w:p>
    <w:p w14:paraId="055993B8" w14:textId="75085089" w:rsidR="001369B3" w:rsidRDefault="001369B3" w:rsidP="00881790">
      <w:pPr>
        <w:pStyle w:val="NumberedList"/>
        <w:numPr>
          <w:ilvl w:val="1"/>
          <w:numId w:val="14"/>
        </w:numPr>
        <w:rPr>
          <w:lang w:eastAsia="ja-JP"/>
        </w:rPr>
      </w:pPr>
      <w:r w:rsidRPr="001369B3">
        <w:rPr>
          <w:lang w:eastAsia="ja-JP"/>
        </w:rPr>
        <w:t xml:space="preserve">Avoid contacting soil </w:t>
      </w:r>
      <w:r>
        <w:rPr>
          <w:lang w:eastAsia="ja-JP"/>
        </w:rPr>
        <w:t xml:space="preserve">microbe samples </w:t>
      </w:r>
      <w:r w:rsidRPr="001369B3">
        <w:rPr>
          <w:lang w:eastAsia="ja-JP"/>
        </w:rPr>
        <w:t>as much as possible.</w:t>
      </w:r>
    </w:p>
    <w:p w14:paraId="52FD0189" w14:textId="4C9D59A4" w:rsidR="001369B3" w:rsidRDefault="00185438" w:rsidP="00881790">
      <w:pPr>
        <w:pStyle w:val="NumberedList"/>
        <w:numPr>
          <w:ilvl w:val="1"/>
          <w:numId w:val="14"/>
        </w:numPr>
        <w:rPr>
          <w:lang w:eastAsia="ja-JP"/>
        </w:rPr>
      </w:pPr>
      <w:r>
        <w:rPr>
          <w:lang w:eastAsia="ja-JP"/>
        </w:rPr>
        <w:t>Avoid direct contact of gloved hands with the soil while mixing</w:t>
      </w:r>
      <w:r w:rsidRPr="001369B3">
        <w:rPr>
          <w:lang w:eastAsia="ja-JP"/>
        </w:rPr>
        <w:t xml:space="preserve"> </w:t>
      </w:r>
      <w:r w:rsidR="001369B3" w:rsidRPr="001369B3">
        <w:rPr>
          <w:lang w:eastAsia="ja-JP"/>
        </w:rPr>
        <w:t>unless necessary to ensure adequate homogenization.</w:t>
      </w:r>
    </w:p>
    <w:p w14:paraId="6840996B" w14:textId="183741AD" w:rsidR="0049629A" w:rsidRDefault="00830E01">
      <w:pPr>
        <w:pStyle w:val="NumberedList"/>
        <w:rPr>
          <w:lang w:eastAsia="ja-JP"/>
        </w:rPr>
      </w:pPr>
      <w:r>
        <w:rPr>
          <w:lang w:eastAsia="ja-JP"/>
        </w:rPr>
        <w:t>Aliquot subsamples from the 1-gallon bag of homogenized</w:t>
      </w:r>
      <w:r w:rsidR="00BB59F8">
        <w:rPr>
          <w:lang w:eastAsia="ja-JP"/>
        </w:rPr>
        <w:t xml:space="preserve"> mineral horizon material into 6</w:t>
      </w:r>
      <w:r>
        <w:rPr>
          <w:lang w:eastAsia="ja-JP"/>
        </w:rPr>
        <w:t xml:space="preserve"> labeled </w:t>
      </w:r>
      <w:r w:rsidR="008669D3">
        <w:rPr>
          <w:lang w:eastAsia="ja-JP"/>
        </w:rPr>
        <w:t>W</w:t>
      </w:r>
      <w:r>
        <w:rPr>
          <w:lang w:eastAsia="ja-JP"/>
        </w:rPr>
        <w:t xml:space="preserve">hirlpak bags for </w:t>
      </w:r>
      <w:r w:rsidR="001369B3">
        <w:rPr>
          <w:lang w:eastAsia="ja-JP"/>
        </w:rPr>
        <w:t xml:space="preserve">soil microbe </w:t>
      </w:r>
      <w:r w:rsidR="00A83D85">
        <w:rPr>
          <w:lang w:eastAsia="ja-JP"/>
        </w:rPr>
        <w:t>molecular</w:t>
      </w:r>
      <w:r>
        <w:rPr>
          <w:lang w:eastAsia="ja-JP"/>
        </w:rPr>
        <w:t xml:space="preserve"> analysis</w:t>
      </w:r>
      <w:r w:rsidR="003642D8">
        <w:rPr>
          <w:lang w:eastAsia="ja-JP"/>
        </w:rPr>
        <w:t xml:space="preserve">. </w:t>
      </w:r>
      <w:r>
        <w:rPr>
          <w:lang w:eastAsia="ja-JP"/>
        </w:rPr>
        <w:t>Fill bag</w:t>
      </w:r>
      <w:r w:rsidR="001369B3">
        <w:rPr>
          <w:lang w:eastAsia="ja-JP"/>
        </w:rPr>
        <w:t>s</w:t>
      </w:r>
      <w:r>
        <w:rPr>
          <w:lang w:eastAsia="ja-JP"/>
        </w:rPr>
        <w:t xml:space="preserve"> at least halfway</w:t>
      </w:r>
      <w:r w:rsidR="00B121A6">
        <w:rPr>
          <w:lang w:eastAsia="ja-JP"/>
        </w:rPr>
        <w:t xml:space="preserve"> (15-20 g target weight)</w:t>
      </w:r>
      <w:r>
        <w:rPr>
          <w:lang w:eastAsia="ja-JP"/>
        </w:rPr>
        <w:t>.</w:t>
      </w:r>
      <w:r w:rsidR="00E97C41">
        <w:rPr>
          <w:lang w:eastAsia="ja-JP"/>
        </w:rPr>
        <w:t xml:space="preserve"> Number the bags 1-6 (the order is not important).</w:t>
      </w:r>
    </w:p>
    <w:p w14:paraId="57593944" w14:textId="4B84B8FA" w:rsidR="00E050F0" w:rsidRDefault="00B121A6">
      <w:pPr>
        <w:pStyle w:val="NumberedList"/>
        <w:rPr>
          <w:lang w:eastAsia="ja-JP"/>
        </w:rPr>
      </w:pPr>
      <w:r>
        <w:rPr>
          <w:lang w:eastAsia="ja-JP"/>
        </w:rPr>
        <w:t>For bouts when microbial biomass will be sampled, p</w:t>
      </w:r>
      <w:r w:rsidR="00830E01">
        <w:rPr>
          <w:lang w:eastAsia="ja-JP"/>
        </w:rPr>
        <w:t>lace a</w:t>
      </w:r>
      <w:r w:rsidR="001225D7">
        <w:rPr>
          <w:lang w:eastAsia="ja-JP"/>
        </w:rPr>
        <w:t>pproximately</w:t>
      </w:r>
      <w:r w:rsidR="00830E01">
        <w:rPr>
          <w:lang w:eastAsia="ja-JP"/>
        </w:rPr>
        <w:t xml:space="preserve"> 50 g from the 1-gallon bag into a labeled, 1-pint resealable freezer bag</w:t>
      </w:r>
      <w:r w:rsidR="0049629A">
        <w:rPr>
          <w:lang w:eastAsia="ja-JP"/>
        </w:rPr>
        <w:t xml:space="preserve"> for the microbial biomass sample</w:t>
      </w:r>
      <w:r w:rsidR="00BC3533">
        <w:rPr>
          <w:lang w:eastAsia="ja-JP"/>
        </w:rPr>
        <w:t>.</w:t>
      </w:r>
      <w:r w:rsidR="001225D7">
        <w:rPr>
          <w:lang w:eastAsia="ja-JP"/>
        </w:rPr>
        <w:t xml:space="preserve"> </w:t>
      </w:r>
    </w:p>
    <w:p w14:paraId="27D14958" w14:textId="3DB924D7" w:rsidR="00E050F0" w:rsidRDefault="00FB06DA" w:rsidP="00DB2101">
      <w:pPr>
        <w:rPr>
          <w:lang w:eastAsia="ja-JP"/>
        </w:rPr>
      </w:pPr>
      <w:r w:rsidRPr="00972DD2">
        <w:rPr>
          <w:noProof/>
        </w:rPr>
        <w:drawing>
          <wp:anchor distT="0" distB="0" distL="114300" distR="114300" simplePos="0" relativeHeight="251721216" behindDoc="1" locked="0" layoutInCell="1" allowOverlap="1" wp14:anchorId="00B7B931" wp14:editId="2CE438C4">
            <wp:simplePos x="0" y="0"/>
            <wp:positionH relativeFrom="column">
              <wp:posOffset>-628650</wp:posOffset>
            </wp:positionH>
            <wp:positionV relativeFrom="paragraph">
              <wp:posOffset>16510</wp:posOffset>
            </wp:positionV>
            <wp:extent cx="461010" cy="4610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31833-tips-tricks-ic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010" cy="461010"/>
                    </a:xfrm>
                    <a:prstGeom prst="rect">
                      <a:avLst/>
                    </a:prstGeom>
                  </pic:spPr>
                </pic:pic>
              </a:graphicData>
            </a:graphic>
            <wp14:sizeRelH relativeFrom="margin">
              <wp14:pctWidth>0</wp14:pctWidth>
            </wp14:sizeRelH>
            <wp14:sizeRelV relativeFrom="margin">
              <wp14:pctHeight>0</wp14:pctHeight>
            </wp14:sizeRelV>
          </wp:anchor>
        </w:drawing>
      </w:r>
      <w:r w:rsidR="00E050F0">
        <w:rPr>
          <w:lang w:eastAsia="ja-JP"/>
        </w:rPr>
        <w:t xml:space="preserve">Organize </w:t>
      </w:r>
      <w:r w:rsidR="00800771">
        <w:rPr>
          <w:lang w:eastAsia="ja-JP"/>
        </w:rPr>
        <w:t>W</w:t>
      </w:r>
      <w:r w:rsidR="00E050F0">
        <w:rPr>
          <w:lang w:eastAsia="ja-JP"/>
        </w:rPr>
        <w:t xml:space="preserve">hirlpak bags from the same </w:t>
      </w:r>
      <w:r>
        <w:rPr>
          <w:lang w:eastAsia="ja-JP"/>
        </w:rPr>
        <w:t xml:space="preserve">sample </w:t>
      </w:r>
      <w:r w:rsidR="00E050F0">
        <w:rPr>
          <w:lang w:eastAsia="ja-JP"/>
        </w:rPr>
        <w:t xml:space="preserve">using rubber bands, clips, or a larger </w:t>
      </w:r>
      <w:r w:rsidR="00185438">
        <w:rPr>
          <w:lang w:eastAsia="ja-JP"/>
        </w:rPr>
        <w:t xml:space="preserve">whirlpak </w:t>
      </w:r>
      <w:r w:rsidR="00E050F0">
        <w:rPr>
          <w:lang w:eastAsia="ja-JP"/>
        </w:rPr>
        <w:t xml:space="preserve">bag </w:t>
      </w:r>
      <w:r>
        <w:rPr>
          <w:lang w:eastAsia="ja-JP"/>
        </w:rPr>
        <w:t>for ease of sample tracking during storage and shipment.</w:t>
      </w:r>
    </w:p>
    <w:p w14:paraId="4C5EDDEF" w14:textId="121DB5E1" w:rsidR="00BC3533" w:rsidRDefault="00B121A6" w:rsidP="00BC3533">
      <w:pPr>
        <w:pStyle w:val="NumberedList"/>
        <w:rPr>
          <w:lang w:eastAsia="ja-JP"/>
        </w:rPr>
      </w:pPr>
      <w:r>
        <w:rPr>
          <w:lang w:eastAsia="ja-JP"/>
        </w:rPr>
        <w:lastRenderedPageBreak/>
        <w:t xml:space="preserve">If estimating soil masses, ensure a minimum of 100 g soil remains. </w:t>
      </w:r>
      <w:r w:rsidR="00A83D85">
        <w:rPr>
          <w:lang w:eastAsia="ja-JP"/>
        </w:rPr>
        <w:t xml:space="preserve">Complete the labels on all sample bags </w:t>
      </w:r>
      <w:r w:rsidR="00BC3533">
        <w:rPr>
          <w:lang w:eastAsia="ja-JP"/>
        </w:rPr>
        <w:t xml:space="preserve">with the sampleID </w:t>
      </w:r>
      <w:r w:rsidR="002D7843">
        <w:rPr>
          <w:lang w:eastAsia="ja-JP"/>
        </w:rPr>
        <w:t>(</w:t>
      </w:r>
      <w:r w:rsidR="00F85000">
        <w:t>plotID</w:t>
      </w:r>
      <w:r w:rsidR="002B0BE6">
        <w:t>-</w:t>
      </w:r>
      <w:r w:rsidR="00F85000">
        <w:t>horizon</w:t>
      </w:r>
      <w:r w:rsidR="002B0BE6">
        <w:t>-</w:t>
      </w:r>
      <w:r w:rsidR="00F85000">
        <w:t>coreCoordinateX</w:t>
      </w:r>
      <w:r w:rsidR="002B0BE6">
        <w:t>-</w:t>
      </w:r>
      <w:r w:rsidR="00F85000">
        <w:t>coreCoordinateY</w:t>
      </w:r>
      <w:r w:rsidR="002B0BE6">
        <w:t>-</w:t>
      </w:r>
      <w:r w:rsidR="00F85000">
        <w:t>date</w:t>
      </w:r>
      <w:r w:rsidR="002D7843">
        <w:rPr>
          <w:lang w:eastAsia="ja-JP"/>
        </w:rPr>
        <w:t>)</w:t>
      </w:r>
      <w:r w:rsidR="00BC3533">
        <w:rPr>
          <w:lang w:eastAsia="ja-JP"/>
        </w:rPr>
        <w:t>, measuredBy (technician name), and recordedBy (technician name).</w:t>
      </w:r>
      <w:r w:rsidR="00E97C41">
        <w:rPr>
          <w:lang w:eastAsia="ja-JP"/>
        </w:rPr>
        <w:t xml:space="preserve"> The </w:t>
      </w:r>
      <w:r w:rsidR="00510CD5">
        <w:rPr>
          <w:lang w:eastAsia="ja-JP"/>
        </w:rPr>
        <w:t>x,y</w:t>
      </w:r>
      <w:r w:rsidR="00E97C41">
        <w:rPr>
          <w:lang w:eastAsia="ja-JP"/>
        </w:rPr>
        <w:t xml:space="preserve"> coordinates are labeled to the nearest 0.1 m.</w:t>
      </w:r>
    </w:p>
    <w:p w14:paraId="6E74F22A" w14:textId="666CB0FA" w:rsidR="00BC3533" w:rsidRDefault="008F7655" w:rsidP="008669D3">
      <w:pPr>
        <w:pStyle w:val="NumberedList"/>
        <w:rPr>
          <w:lang w:eastAsia="ja-JP"/>
        </w:rPr>
      </w:pPr>
      <w:r>
        <w:rPr>
          <w:lang w:eastAsia="ja-JP"/>
        </w:rPr>
        <w:t>I</w:t>
      </w:r>
      <w:r w:rsidR="00BC3533">
        <w:rPr>
          <w:lang w:eastAsia="ja-JP"/>
        </w:rPr>
        <w:t xml:space="preserve">mmediately place the </w:t>
      </w:r>
      <w:r w:rsidR="008669D3">
        <w:rPr>
          <w:lang w:eastAsia="ja-JP"/>
        </w:rPr>
        <w:t>W</w:t>
      </w:r>
      <w:r w:rsidR="009D09D6">
        <w:rPr>
          <w:lang w:eastAsia="ja-JP"/>
        </w:rPr>
        <w:t>hirlpaks</w:t>
      </w:r>
      <w:r w:rsidR="00BC3533">
        <w:rPr>
          <w:lang w:eastAsia="ja-JP"/>
        </w:rPr>
        <w:t xml:space="preserve"> in the cooler with dry ice (mRNA changes very quickly)</w:t>
      </w:r>
      <w:r>
        <w:rPr>
          <w:lang w:eastAsia="ja-JP"/>
        </w:rPr>
        <w:t xml:space="preserve">, and put the </w:t>
      </w:r>
      <w:r w:rsidR="008669D3">
        <w:rPr>
          <w:lang w:eastAsia="ja-JP"/>
        </w:rPr>
        <w:t xml:space="preserve">1-gallon and 1-pint resealable </w:t>
      </w:r>
      <w:r>
        <w:rPr>
          <w:lang w:eastAsia="ja-JP"/>
        </w:rPr>
        <w:t>bags in the cooler with the ice packs</w:t>
      </w:r>
      <w:r w:rsidR="00BC3533">
        <w:rPr>
          <w:lang w:eastAsia="ja-JP"/>
        </w:rPr>
        <w:t>.</w:t>
      </w:r>
      <w:r w:rsidR="008669D3">
        <w:rPr>
          <w:lang w:eastAsia="ja-JP"/>
        </w:rPr>
        <w:t xml:space="preserve"> </w:t>
      </w:r>
    </w:p>
    <w:p w14:paraId="177B1505" w14:textId="3E298D3C" w:rsidR="00BC3533" w:rsidRDefault="00BC3533" w:rsidP="00BC3533">
      <w:pPr>
        <w:pStyle w:val="NumberedList"/>
        <w:rPr>
          <w:lang w:eastAsia="ja-JP"/>
        </w:rPr>
      </w:pPr>
      <w:r>
        <w:rPr>
          <w:lang w:eastAsia="ja-JP"/>
        </w:rPr>
        <w:t>Enter metadata in field datasheet.</w:t>
      </w:r>
    </w:p>
    <w:p w14:paraId="35B48709" w14:textId="537C93F0" w:rsidR="008F08E2" w:rsidRDefault="00BC3533" w:rsidP="00BC3533">
      <w:pPr>
        <w:pStyle w:val="NumberedList"/>
        <w:rPr>
          <w:lang w:eastAsia="ja-JP"/>
        </w:rPr>
      </w:pPr>
      <w:r>
        <w:rPr>
          <w:lang w:eastAsia="ja-JP"/>
        </w:rPr>
        <w:t xml:space="preserve">Thoroughly rinse sampling equipment </w:t>
      </w:r>
      <w:r w:rsidR="00800771">
        <w:rPr>
          <w:lang w:eastAsia="ja-JP"/>
        </w:rPr>
        <w:t>with deionized</w:t>
      </w:r>
      <w:r w:rsidR="00195288">
        <w:rPr>
          <w:lang w:eastAsia="ja-JP"/>
        </w:rPr>
        <w:t xml:space="preserve"> or distilled</w:t>
      </w:r>
      <w:r w:rsidR="00800771">
        <w:rPr>
          <w:lang w:eastAsia="ja-JP"/>
        </w:rPr>
        <w:t xml:space="preserve"> water</w:t>
      </w:r>
      <w:r w:rsidR="00E56588">
        <w:rPr>
          <w:lang w:eastAsia="ja-JP"/>
        </w:rPr>
        <w:t xml:space="preserve"> </w:t>
      </w:r>
      <w:r>
        <w:rPr>
          <w:lang w:eastAsia="ja-JP"/>
        </w:rPr>
        <w:t>(corer, thermometer</w:t>
      </w:r>
      <w:r w:rsidR="002D7843">
        <w:rPr>
          <w:lang w:eastAsia="ja-JP"/>
        </w:rPr>
        <w:t xml:space="preserve">, </w:t>
      </w:r>
      <w:r>
        <w:rPr>
          <w:lang w:eastAsia="ja-JP"/>
        </w:rPr>
        <w:t>etc).</w:t>
      </w:r>
    </w:p>
    <w:p w14:paraId="67E219AF" w14:textId="1E3F6818" w:rsidR="00BC3533" w:rsidRDefault="008F08E2" w:rsidP="00BC3533">
      <w:pPr>
        <w:pStyle w:val="NumberedList"/>
        <w:rPr>
          <w:lang w:eastAsia="ja-JP"/>
        </w:rPr>
      </w:pPr>
      <w:r>
        <w:rPr>
          <w:lang w:eastAsia="ja-JP"/>
        </w:rPr>
        <w:t>Wipe down reusable sampling equipment with alcohol wipes or squirt bottle to the extent possible.</w:t>
      </w:r>
    </w:p>
    <w:p w14:paraId="6800499B" w14:textId="78873E7D" w:rsidR="00BC3533" w:rsidRDefault="00800771" w:rsidP="00BC3533">
      <w:pPr>
        <w:pStyle w:val="NumberedList"/>
        <w:rPr>
          <w:lang w:eastAsia="ja-JP"/>
        </w:rPr>
      </w:pPr>
      <w:r>
        <w:rPr>
          <w:lang w:eastAsia="ja-JP"/>
        </w:rPr>
        <w:t>Discard gloves</w:t>
      </w:r>
      <w:r w:rsidR="00BC3533">
        <w:rPr>
          <w:lang w:eastAsia="ja-JP"/>
        </w:rPr>
        <w:t>.</w:t>
      </w:r>
    </w:p>
    <w:p w14:paraId="5D40A840" w14:textId="333BD10B" w:rsidR="00BC3533" w:rsidRPr="00030FBC" w:rsidRDefault="00BC3533" w:rsidP="00ED6D52">
      <w:pPr>
        <w:pStyle w:val="Heading7"/>
        <w:rPr>
          <w:lang w:eastAsia="ja-JP"/>
        </w:rPr>
      </w:pPr>
      <w:r>
        <w:rPr>
          <w:lang w:eastAsia="ja-JP"/>
        </w:rPr>
        <w:t xml:space="preserve">Sample </w:t>
      </w:r>
      <w:r w:rsidR="007B6CAB">
        <w:rPr>
          <w:lang w:eastAsia="ja-JP"/>
        </w:rPr>
        <w:t xml:space="preserve">preservation and </w:t>
      </w:r>
      <w:r>
        <w:rPr>
          <w:lang w:eastAsia="ja-JP"/>
        </w:rPr>
        <w:t>transport</w:t>
      </w:r>
    </w:p>
    <w:p w14:paraId="14838F45" w14:textId="2A4A2625" w:rsidR="00BC3533" w:rsidRDefault="00BC3533" w:rsidP="00881790">
      <w:pPr>
        <w:pStyle w:val="NumberedList"/>
        <w:numPr>
          <w:ilvl w:val="0"/>
          <w:numId w:val="9"/>
        </w:numPr>
        <w:rPr>
          <w:lang w:eastAsia="ja-JP"/>
        </w:rPr>
      </w:pPr>
      <w:r>
        <w:rPr>
          <w:lang w:eastAsia="ja-JP"/>
        </w:rPr>
        <w:t xml:space="preserve">Keep soils for </w:t>
      </w:r>
      <w:r w:rsidR="00755C9C">
        <w:rPr>
          <w:lang w:eastAsia="ja-JP"/>
        </w:rPr>
        <w:t xml:space="preserve">microbial biomass, </w:t>
      </w:r>
      <w:r>
        <w:rPr>
          <w:lang w:eastAsia="ja-JP"/>
        </w:rPr>
        <w:t>biogeochemistry</w:t>
      </w:r>
      <w:r w:rsidR="00B81215">
        <w:rPr>
          <w:lang w:eastAsia="ja-JP"/>
        </w:rPr>
        <w:t xml:space="preserve"> stocks and </w:t>
      </w:r>
      <w:r w:rsidR="001B3511">
        <w:rPr>
          <w:lang w:eastAsia="ja-JP"/>
        </w:rPr>
        <w:t>stable isotope</w:t>
      </w:r>
      <w:r w:rsidR="00226A4A">
        <w:rPr>
          <w:lang w:eastAsia="ja-JP"/>
        </w:rPr>
        <w:t>s</w:t>
      </w:r>
      <w:r w:rsidR="00755C9C">
        <w:rPr>
          <w:lang w:eastAsia="ja-JP"/>
        </w:rPr>
        <w:t xml:space="preserve">, </w:t>
      </w:r>
      <w:r w:rsidR="00B81215">
        <w:rPr>
          <w:lang w:eastAsia="ja-JP"/>
        </w:rPr>
        <w:t xml:space="preserve">soil </w:t>
      </w:r>
      <w:r w:rsidR="00755C9C">
        <w:rPr>
          <w:lang w:eastAsia="ja-JP"/>
        </w:rPr>
        <w:t xml:space="preserve">pH, </w:t>
      </w:r>
      <w:r w:rsidR="00B81215">
        <w:rPr>
          <w:lang w:eastAsia="ja-JP"/>
        </w:rPr>
        <w:t xml:space="preserve">and </w:t>
      </w:r>
      <w:r w:rsidR="00755C9C">
        <w:rPr>
          <w:lang w:eastAsia="ja-JP"/>
        </w:rPr>
        <w:t>soil moisture</w:t>
      </w:r>
      <w:r w:rsidR="002D0F5A">
        <w:rPr>
          <w:lang w:eastAsia="ja-JP"/>
        </w:rPr>
        <w:t xml:space="preserve"> </w:t>
      </w:r>
      <w:r w:rsidRPr="006E3CBA">
        <w:rPr>
          <w:lang w:eastAsia="ja-JP"/>
        </w:rPr>
        <w:t>in the cooler with the ice packs</w:t>
      </w:r>
      <w:r>
        <w:rPr>
          <w:lang w:eastAsia="ja-JP"/>
        </w:rPr>
        <w:t xml:space="preserve"> and transfer to 4</w:t>
      </w:r>
      <w:r w:rsidR="002D0F5A" w:rsidRPr="00226A4A">
        <w:rPr>
          <w:lang w:eastAsia="ja-JP"/>
        </w:rPr>
        <w:t>°</w:t>
      </w:r>
      <w:r>
        <w:rPr>
          <w:lang w:eastAsia="ja-JP"/>
        </w:rPr>
        <w:t>C refrigerator upon return to domain lab</w:t>
      </w:r>
      <w:r w:rsidR="003642D8">
        <w:rPr>
          <w:lang w:eastAsia="ja-JP"/>
        </w:rPr>
        <w:t xml:space="preserve">. </w:t>
      </w:r>
      <w:r w:rsidR="00B81215">
        <w:rPr>
          <w:lang w:eastAsia="ja-JP"/>
        </w:rPr>
        <w:t xml:space="preserve">Soils for microbial biomass are shipped according to </w:t>
      </w:r>
      <w:r w:rsidR="00B81215" w:rsidRPr="00881790">
        <w:fldChar w:fldCharType="begin"/>
      </w:r>
      <w:r w:rsidR="00B81215">
        <w:rPr>
          <w:lang w:eastAsia="ja-JP"/>
        </w:rPr>
        <w:instrText xml:space="preserve"> REF _Ref408751820 \r \h </w:instrText>
      </w:r>
      <w:r w:rsidR="00B81215" w:rsidRPr="00881790">
        <w:rPr>
          <w:lang w:eastAsia="ja-JP"/>
        </w:rPr>
        <w:fldChar w:fldCharType="separate"/>
      </w:r>
      <w:r w:rsidR="002F4934">
        <w:rPr>
          <w:lang w:eastAsia="ja-JP"/>
        </w:rPr>
        <w:t>J.3</w:t>
      </w:r>
      <w:r w:rsidR="00B81215" w:rsidRPr="00881790">
        <w:fldChar w:fldCharType="end"/>
      </w:r>
      <w:r w:rsidR="00B81215">
        <w:rPr>
          <w:lang w:eastAsia="ja-JP"/>
        </w:rPr>
        <w:t xml:space="preserve"> with no additional laboratory processing.</w:t>
      </w:r>
    </w:p>
    <w:p w14:paraId="2A668FA5" w14:textId="736FAEDA" w:rsidR="007624CF" w:rsidRDefault="00BC3533" w:rsidP="00DB2101">
      <w:pPr>
        <w:pStyle w:val="NumberedList"/>
        <w:rPr>
          <w:lang w:eastAsia="ja-JP"/>
        </w:rPr>
      </w:pPr>
      <w:r>
        <w:rPr>
          <w:lang w:eastAsia="ja-JP"/>
        </w:rPr>
        <w:t xml:space="preserve">Keep soils for microbial </w:t>
      </w:r>
      <w:r w:rsidR="007A4DBE">
        <w:rPr>
          <w:lang w:eastAsia="ja-JP"/>
        </w:rPr>
        <w:t xml:space="preserve">molecular </w:t>
      </w:r>
      <w:r>
        <w:rPr>
          <w:lang w:eastAsia="ja-JP"/>
        </w:rPr>
        <w:t>analysis</w:t>
      </w:r>
      <w:r w:rsidR="00393243">
        <w:rPr>
          <w:lang w:eastAsia="ja-JP"/>
        </w:rPr>
        <w:t xml:space="preserve"> and archiving</w:t>
      </w:r>
      <w:r w:rsidRPr="006E3CBA">
        <w:rPr>
          <w:lang w:eastAsia="ja-JP"/>
        </w:rPr>
        <w:t xml:space="preserve"> in the cooler with dry ice</w:t>
      </w:r>
      <w:r>
        <w:rPr>
          <w:lang w:eastAsia="ja-JP"/>
        </w:rPr>
        <w:t xml:space="preserve"> and transfer to ultralow freezer upon return to domain lab</w:t>
      </w:r>
      <w:r w:rsidRPr="006E3CBA">
        <w:rPr>
          <w:lang w:eastAsia="ja-JP"/>
        </w:rPr>
        <w:t>.</w:t>
      </w:r>
      <w:r w:rsidR="00B81215">
        <w:rPr>
          <w:lang w:eastAsia="ja-JP"/>
        </w:rPr>
        <w:t xml:space="preserve"> Soils for microbial molecular analysis and archive are shipped according to </w:t>
      </w:r>
      <w:r w:rsidR="00B81215" w:rsidRPr="00881790">
        <w:fldChar w:fldCharType="begin"/>
      </w:r>
      <w:r w:rsidR="00B81215">
        <w:rPr>
          <w:lang w:eastAsia="ja-JP"/>
        </w:rPr>
        <w:instrText xml:space="preserve"> REF _Ref408751862 \r \h </w:instrText>
      </w:r>
      <w:r w:rsidR="00B81215" w:rsidRPr="00881790">
        <w:rPr>
          <w:lang w:eastAsia="ja-JP"/>
        </w:rPr>
        <w:fldChar w:fldCharType="separate"/>
      </w:r>
      <w:r w:rsidR="002F4934">
        <w:rPr>
          <w:lang w:eastAsia="ja-JP"/>
        </w:rPr>
        <w:t>J.4</w:t>
      </w:r>
      <w:r w:rsidR="00B81215" w:rsidRPr="00881790">
        <w:fldChar w:fldCharType="end"/>
      </w:r>
      <w:r w:rsidR="00B81215">
        <w:rPr>
          <w:lang w:eastAsia="ja-JP"/>
        </w:rPr>
        <w:t xml:space="preserve"> with no additional laboratory processing.</w:t>
      </w:r>
    </w:p>
    <w:p w14:paraId="1D3A9A46" w14:textId="52AE2568" w:rsidR="00481433" w:rsidRDefault="00481433" w:rsidP="00ED6D52">
      <w:pPr>
        <w:pStyle w:val="Heading6"/>
      </w:pPr>
      <w:bookmarkStart w:id="66" w:name="_Ref408749310"/>
      <w:bookmarkStart w:id="67" w:name="_Toc307663902"/>
      <w:r>
        <w:lastRenderedPageBreak/>
        <w:t>Laboratory Measurement of Soil Moisture Content</w:t>
      </w:r>
      <w:bookmarkEnd w:id="66"/>
      <w:bookmarkEnd w:id="67"/>
    </w:p>
    <w:p w14:paraId="6C3D2321" w14:textId="15CAE431" w:rsidR="00481433" w:rsidRDefault="00481433" w:rsidP="00481433">
      <w:pPr>
        <w:rPr>
          <w:lang w:eastAsia="ja-JP"/>
        </w:rPr>
      </w:pPr>
      <w:r>
        <w:rPr>
          <w:noProof/>
        </w:rPr>
        <w:drawing>
          <wp:anchor distT="0" distB="0" distL="114300" distR="114300" simplePos="0" relativeHeight="251714048" behindDoc="1" locked="0" layoutInCell="1" allowOverlap="1" wp14:anchorId="0AEB6114" wp14:editId="02F802C7">
            <wp:simplePos x="0" y="0"/>
            <wp:positionH relativeFrom="column">
              <wp:posOffset>-628650</wp:posOffset>
            </wp:positionH>
            <wp:positionV relativeFrom="paragraph">
              <wp:posOffset>26035</wp:posOffset>
            </wp:positionV>
            <wp:extent cx="600075" cy="551815"/>
            <wp:effectExtent l="0" t="0" r="952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1815"/>
                    </a:xfrm>
                    <a:prstGeom prst="rect">
                      <a:avLst/>
                    </a:prstGeom>
                  </pic:spPr>
                </pic:pic>
              </a:graphicData>
            </a:graphic>
            <wp14:sizeRelH relativeFrom="page">
              <wp14:pctWidth>0</wp14:pctWidth>
            </wp14:sizeRelH>
            <wp14:sizeRelV relativeFrom="page">
              <wp14:pctHeight>0</wp14:pctHeight>
            </wp14:sizeRelV>
          </wp:anchor>
        </w:drawing>
      </w:r>
      <w:r>
        <w:rPr>
          <w:lang w:eastAsia="ja-JP"/>
        </w:rPr>
        <w:t xml:space="preserve">Analysis of the moisture present in the soil is important for understanding the field conditions experienced by soil microbial communities, and </w:t>
      </w:r>
      <w:r w:rsidR="002B0BE6">
        <w:rPr>
          <w:lang w:eastAsia="ja-JP"/>
        </w:rPr>
        <w:t>constraints on soil biogeochemical processes</w:t>
      </w:r>
      <w:r w:rsidR="003642D8">
        <w:rPr>
          <w:lang w:eastAsia="ja-JP"/>
        </w:rPr>
        <w:t xml:space="preserve">. </w:t>
      </w:r>
      <w:r>
        <w:rPr>
          <w:lang w:eastAsia="ja-JP"/>
        </w:rPr>
        <w:t xml:space="preserve">Conduct the following steps to generate soil moisture data for </w:t>
      </w:r>
      <w:r w:rsidR="00CF65CB">
        <w:rPr>
          <w:lang w:eastAsia="ja-JP"/>
        </w:rPr>
        <w:t>collected horizons (e.g. organic, minera</w:t>
      </w:r>
      <w:r w:rsidR="002B0BE6">
        <w:rPr>
          <w:lang w:eastAsia="ja-JP"/>
        </w:rPr>
        <w:t>l</w:t>
      </w:r>
      <w:r w:rsidR="00CF65CB">
        <w:rPr>
          <w:lang w:eastAsia="ja-JP"/>
        </w:rPr>
        <w:t>)</w:t>
      </w:r>
      <w:r>
        <w:rPr>
          <w:lang w:eastAsia="ja-JP"/>
        </w:rPr>
        <w:t xml:space="preserve"> of each soil sample</w:t>
      </w:r>
      <w:r w:rsidR="003642D8">
        <w:rPr>
          <w:lang w:eastAsia="ja-JP"/>
        </w:rPr>
        <w:t xml:space="preserve">. </w:t>
      </w:r>
      <w:r>
        <w:rPr>
          <w:lang w:eastAsia="ja-JP"/>
        </w:rPr>
        <w:t xml:space="preserve">Record the necessary metadata and values in </w:t>
      </w:r>
      <w:r w:rsidR="00CF65CB">
        <w:rPr>
          <w:lang w:eastAsia="ja-JP"/>
        </w:rPr>
        <w:t>lab datasheet (</w:t>
      </w:r>
      <w:r>
        <w:rPr>
          <w:lang w:eastAsia="ja-JP"/>
        </w:rPr>
        <w:t>RD [05])</w:t>
      </w:r>
      <w:r w:rsidR="003642D8">
        <w:rPr>
          <w:lang w:eastAsia="ja-JP"/>
        </w:rPr>
        <w:t xml:space="preserve">. </w:t>
      </w:r>
      <w:r w:rsidRPr="00A04918">
        <w:rPr>
          <w:b/>
          <w:i/>
          <w:lang w:eastAsia="ja-JP"/>
        </w:rPr>
        <w:t>Soil moisture analysis should be done within 24 h of field collection for both soil biogeochemistry and stable Isotope sampling bouts and microbial sampling only bouts</w:t>
      </w:r>
      <w:r w:rsidR="003642D8">
        <w:rPr>
          <w:b/>
          <w:i/>
          <w:lang w:eastAsia="ja-JP"/>
        </w:rPr>
        <w:t xml:space="preserve">. </w:t>
      </w:r>
      <w:r w:rsidRPr="00224BB7">
        <w:rPr>
          <w:b/>
          <w:i/>
          <w:lang w:eastAsia="ja-JP"/>
        </w:rPr>
        <w:t>Soil moisture is measured on soil that has not been sieved</w:t>
      </w:r>
      <w:r w:rsidR="003642D8">
        <w:rPr>
          <w:b/>
          <w:i/>
          <w:lang w:eastAsia="ja-JP"/>
        </w:rPr>
        <w:t xml:space="preserve">. </w:t>
      </w:r>
      <w:r>
        <w:rPr>
          <w:lang w:eastAsia="ja-JP"/>
        </w:rPr>
        <w:t xml:space="preserve">In cases where domain staff are working at remote sites, keep samples on fresh ice packs in coolers and process </w:t>
      </w:r>
      <w:r w:rsidR="00CF65CB">
        <w:rPr>
          <w:lang w:eastAsia="ja-JP"/>
        </w:rPr>
        <w:t>within 24 hours of</w:t>
      </w:r>
      <w:r>
        <w:rPr>
          <w:lang w:eastAsia="ja-JP"/>
        </w:rPr>
        <w:t xml:space="preserve"> return to the domain facility lab.</w:t>
      </w:r>
    </w:p>
    <w:p w14:paraId="00798F92" w14:textId="0456A514" w:rsidR="00481433" w:rsidRDefault="00CF65CB" w:rsidP="00881790">
      <w:pPr>
        <w:pStyle w:val="NumberedList"/>
        <w:numPr>
          <w:ilvl w:val="0"/>
          <w:numId w:val="58"/>
        </w:numPr>
        <w:rPr>
          <w:lang w:eastAsia="ja-JP"/>
        </w:rPr>
      </w:pPr>
      <w:r>
        <w:rPr>
          <w:lang w:eastAsia="ja-JP"/>
        </w:rPr>
        <w:t>Weigh each horizon samples</w:t>
      </w:r>
      <w:r w:rsidR="003642D8">
        <w:rPr>
          <w:lang w:eastAsia="ja-JP"/>
        </w:rPr>
        <w:t xml:space="preserve">. </w:t>
      </w:r>
    </w:p>
    <w:p w14:paraId="52857AC7" w14:textId="77777777" w:rsidR="00481433" w:rsidRDefault="00481433" w:rsidP="004D6A40">
      <w:pPr>
        <w:pStyle w:val="NumberedList"/>
        <w:numPr>
          <w:ilvl w:val="1"/>
          <w:numId w:val="10"/>
        </w:numPr>
        <w:rPr>
          <w:lang w:eastAsia="ja-JP"/>
        </w:rPr>
      </w:pPr>
      <w:r>
        <w:rPr>
          <w:lang w:eastAsia="ja-JP"/>
        </w:rPr>
        <w:t>Label weigh boat with sampleID and weigh foil boat to nearest 0.01 g and record value in the datasheet.</w:t>
      </w:r>
    </w:p>
    <w:p w14:paraId="65C3FA9C" w14:textId="42DA305A" w:rsidR="00481433" w:rsidRDefault="00CE4E57" w:rsidP="004D6A40">
      <w:pPr>
        <w:pStyle w:val="NumberedList"/>
        <w:numPr>
          <w:ilvl w:val="1"/>
          <w:numId w:val="10"/>
        </w:numPr>
        <w:rPr>
          <w:lang w:eastAsia="ja-JP"/>
        </w:rPr>
      </w:pPr>
      <w:r>
        <w:rPr>
          <w:lang w:eastAsia="ja-JP"/>
        </w:rPr>
        <w:t xml:space="preserve">Wear nitrile gloves. </w:t>
      </w:r>
      <w:r w:rsidR="003416F6">
        <w:rPr>
          <w:lang w:eastAsia="ja-JP"/>
        </w:rPr>
        <w:t>Use a new glove for each soil sample (Suggestion: use one hand to handle the sample so that you only have to replace one glove. If you use two hands, replace both gloves).</w:t>
      </w:r>
      <w:ins w:id="68" w:author="NEON Default" w:date="2016-04-20T15:45:00Z">
        <w:r w:rsidR="00790AF9">
          <w:rPr>
            <w:lang w:eastAsia="ja-JP"/>
          </w:rPr>
          <w:t xml:space="preserve"> </w:t>
        </w:r>
      </w:ins>
      <w:r w:rsidR="00481433">
        <w:rPr>
          <w:lang w:eastAsia="ja-JP"/>
        </w:rPr>
        <w:t xml:space="preserve">Place 5 </w:t>
      </w:r>
      <w:r w:rsidR="00481433" w:rsidRPr="00A04918">
        <w:rPr>
          <w:lang w:eastAsia="ja-JP"/>
        </w:rPr>
        <w:t>±</w:t>
      </w:r>
      <w:r w:rsidR="00481433">
        <w:rPr>
          <w:lang w:eastAsia="ja-JP"/>
        </w:rPr>
        <w:t xml:space="preserve"> 0.1 g of a field moist organic horizon sample (not sieved) or 10 </w:t>
      </w:r>
      <w:r w:rsidR="00481433" w:rsidRPr="00BF57D3">
        <w:rPr>
          <w:lang w:eastAsia="ja-JP"/>
        </w:rPr>
        <w:t>±</w:t>
      </w:r>
      <w:r w:rsidR="00481433">
        <w:rPr>
          <w:lang w:eastAsia="ja-JP"/>
        </w:rPr>
        <w:t xml:space="preserve"> 0.1 g of a field moist mineral horizon sample (not sieved) into the weighed foil weighing boat</w:t>
      </w:r>
      <w:r w:rsidR="003642D8">
        <w:rPr>
          <w:lang w:eastAsia="ja-JP"/>
        </w:rPr>
        <w:t xml:space="preserve">. </w:t>
      </w:r>
      <w:r w:rsidR="00481433">
        <w:rPr>
          <w:lang w:eastAsia="ja-JP"/>
        </w:rPr>
        <w:t>Record weight to nearest 0.01 g.</w:t>
      </w:r>
    </w:p>
    <w:p w14:paraId="777E8AEB" w14:textId="01B84778" w:rsidR="00481433" w:rsidRDefault="00481433" w:rsidP="004D6A40">
      <w:pPr>
        <w:pStyle w:val="NumberedList"/>
        <w:numPr>
          <w:ilvl w:val="0"/>
          <w:numId w:val="10"/>
        </w:numPr>
        <w:rPr>
          <w:lang w:eastAsia="ja-JP"/>
        </w:rPr>
      </w:pPr>
      <w:r>
        <w:rPr>
          <w:lang w:eastAsia="ja-JP"/>
        </w:rPr>
        <w:t>Place all samples into drying oven (</w:t>
      </w:r>
      <w:r w:rsidR="00CF65CB">
        <w:rPr>
          <w:lang w:eastAsia="ja-JP"/>
        </w:rPr>
        <w:t>organize samples on</w:t>
      </w:r>
      <w:r>
        <w:rPr>
          <w:lang w:eastAsia="ja-JP"/>
        </w:rPr>
        <w:t xml:space="preserve"> a tray</w:t>
      </w:r>
      <w:r w:rsidR="00CF65CB">
        <w:rPr>
          <w:lang w:eastAsia="ja-JP"/>
        </w:rPr>
        <w:t xml:space="preserve"> to quickly transfer all samples into oven</w:t>
      </w:r>
      <w:r>
        <w:rPr>
          <w:lang w:eastAsia="ja-JP"/>
        </w:rPr>
        <w:t>) at 105</w:t>
      </w:r>
      <w:r w:rsidRPr="004D3FA1">
        <w:rPr>
          <w:lang w:eastAsia="ja-JP"/>
        </w:rPr>
        <w:t>°</w:t>
      </w:r>
      <w:r>
        <w:rPr>
          <w:lang w:eastAsia="ja-JP"/>
        </w:rPr>
        <w:t>C for 48 h</w:t>
      </w:r>
      <w:r w:rsidR="003642D8">
        <w:rPr>
          <w:lang w:eastAsia="ja-JP"/>
        </w:rPr>
        <w:t xml:space="preserve">. </w:t>
      </w:r>
      <w:r>
        <w:rPr>
          <w:lang w:eastAsia="ja-JP"/>
        </w:rPr>
        <w:t>Record time in oven on datasheet.</w:t>
      </w:r>
    </w:p>
    <w:p w14:paraId="4CA45201" w14:textId="60B5F862" w:rsidR="00481433" w:rsidRDefault="00481433" w:rsidP="004D6A40">
      <w:pPr>
        <w:pStyle w:val="NumberedList"/>
        <w:numPr>
          <w:ilvl w:val="0"/>
          <w:numId w:val="10"/>
        </w:numPr>
        <w:rPr>
          <w:lang w:eastAsia="ja-JP"/>
        </w:rPr>
      </w:pPr>
      <w:r>
        <w:rPr>
          <w:lang w:eastAsia="ja-JP"/>
        </w:rPr>
        <w:t>At conclusion of drying period, immediately weigh dried sample + weighing boat to nearest 0.01 g and record values in the datasheet</w:t>
      </w:r>
      <w:r w:rsidR="003642D8">
        <w:rPr>
          <w:lang w:eastAsia="ja-JP"/>
        </w:rPr>
        <w:t xml:space="preserve">. </w:t>
      </w:r>
      <w:r w:rsidR="00CF65CB">
        <w:rPr>
          <w:lang w:eastAsia="ja-JP"/>
        </w:rPr>
        <w:t>R</w:t>
      </w:r>
      <w:r>
        <w:rPr>
          <w:lang w:eastAsia="ja-JP"/>
        </w:rPr>
        <w:t>ecord the date and time out of oven.</w:t>
      </w:r>
    </w:p>
    <w:p w14:paraId="7F8F3CD8" w14:textId="2D34521A" w:rsidR="00FA345F" w:rsidRDefault="00481433" w:rsidP="004D6A40">
      <w:pPr>
        <w:pStyle w:val="NumberedList"/>
        <w:numPr>
          <w:ilvl w:val="0"/>
          <w:numId w:val="10"/>
        </w:numPr>
        <w:rPr>
          <w:lang w:eastAsia="ja-JP"/>
        </w:rPr>
      </w:pPr>
      <w:r>
        <w:rPr>
          <w:lang w:eastAsia="ja-JP"/>
        </w:rPr>
        <w:t xml:space="preserve">Dispose of soils according to permit requirements and keep all weigh boats that are clean and undamaged for reuse. </w:t>
      </w:r>
    </w:p>
    <w:p w14:paraId="3BF735E2" w14:textId="0AB98B50" w:rsidR="00613418" w:rsidRDefault="00613418" w:rsidP="00ED6D52">
      <w:pPr>
        <w:pStyle w:val="Heading6"/>
      </w:pPr>
      <w:bookmarkStart w:id="69" w:name="_Toc307663903"/>
      <w:r>
        <w:lastRenderedPageBreak/>
        <w:t>Laboratory Processing of Soils for Biogeochemical Stocks and Stable Isotopes</w:t>
      </w:r>
      <w:r w:rsidR="00800471">
        <w:t xml:space="preserve">, </w:t>
      </w:r>
      <w:r>
        <w:t>Archiving</w:t>
      </w:r>
      <w:r w:rsidR="00800471">
        <w:t>, and pH</w:t>
      </w:r>
      <w:bookmarkEnd w:id="69"/>
    </w:p>
    <w:p w14:paraId="372B5B7E" w14:textId="39FC209B" w:rsidR="00393243" w:rsidRDefault="00393243" w:rsidP="004F72C4">
      <w:pPr>
        <w:pStyle w:val="Heading7"/>
        <w:rPr>
          <w:lang w:eastAsia="ja-JP"/>
        </w:rPr>
      </w:pPr>
      <w:bookmarkStart w:id="70" w:name="_Ref408749936"/>
      <w:r>
        <w:rPr>
          <w:lang w:eastAsia="ja-JP"/>
        </w:rPr>
        <w:t>Sieving Field Soils</w:t>
      </w:r>
      <w:bookmarkEnd w:id="70"/>
    </w:p>
    <w:p w14:paraId="58E3F17E" w14:textId="48BFB02C" w:rsidR="00613418" w:rsidRDefault="00613418" w:rsidP="009556B1">
      <w:pPr>
        <w:pStyle w:val="NumberedList"/>
        <w:numPr>
          <w:ilvl w:val="0"/>
          <w:numId w:val="57"/>
        </w:numPr>
        <w:rPr>
          <w:lang w:eastAsia="ja-JP"/>
        </w:rPr>
      </w:pPr>
      <w:r>
        <w:rPr>
          <w:lang w:eastAsia="ja-JP"/>
        </w:rPr>
        <w:t>Process samples within 24 h of field collection</w:t>
      </w:r>
      <w:r w:rsidR="00D51DC7">
        <w:rPr>
          <w:lang w:eastAsia="ja-JP"/>
        </w:rPr>
        <w:t xml:space="preserve"> or return</w:t>
      </w:r>
      <w:r w:rsidR="001B534E">
        <w:rPr>
          <w:lang w:eastAsia="ja-JP"/>
        </w:rPr>
        <w:t xml:space="preserve"> to the domain facility if working remotely</w:t>
      </w:r>
      <w:r w:rsidR="003642D8">
        <w:rPr>
          <w:lang w:eastAsia="ja-JP"/>
        </w:rPr>
        <w:t xml:space="preserve">. </w:t>
      </w:r>
      <w:r>
        <w:rPr>
          <w:lang w:eastAsia="ja-JP"/>
        </w:rPr>
        <w:t>In cases where technicians are working remotely, keep samples in coolers on cold ice packs until at the domain lab</w:t>
      </w:r>
      <w:r w:rsidR="00A40DF7">
        <w:rPr>
          <w:lang w:eastAsia="ja-JP"/>
        </w:rPr>
        <w:t xml:space="preserve"> for up to 72 hours</w:t>
      </w:r>
      <w:r>
        <w:rPr>
          <w:lang w:eastAsia="ja-JP"/>
        </w:rPr>
        <w:t>, and then process immediately.</w:t>
      </w:r>
      <w:r w:rsidR="00A40DF7">
        <w:rPr>
          <w:lang w:eastAsia="ja-JP"/>
        </w:rPr>
        <w:t xml:space="preserve"> If samples are held for longer than 72 hours prior to processing, notify Science.</w:t>
      </w:r>
    </w:p>
    <w:p w14:paraId="3BB447F0" w14:textId="137F333F" w:rsidR="00613418" w:rsidRDefault="00613418" w:rsidP="009556B1">
      <w:pPr>
        <w:pStyle w:val="NumberedList"/>
        <w:numPr>
          <w:ilvl w:val="0"/>
          <w:numId w:val="11"/>
        </w:numPr>
        <w:rPr>
          <w:lang w:eastAsia="ja-JP"/>
        </w:rPr>
      </w:pPr>
      <w:r>
        <w:rPr>
          <w:lang w:eastAsia="ja-JP"/>
        </w:rPr>
        <w:t xml:space="preserve">Wear </w:t>
      </w:r>
      <w:r w:rsidR="00800771">
        <w:rPr>
          <w:lang w:eastAsia="ja-JP"/>
        </w:rPr>
        <w:t>nitrile</w:t>
      </w:r>
      <w:r>
        <w:rPr>
          <w:lang w:eastAsia="ja-JP"/>
        </w:rPr>
        <w:t xml:space="preserve"> gloves</w:t>
      </w:r>
      <w:r w:rsidR="003642D8">
        <w:rPr>
          <w:lang w:eastAsia="ja-JP"/>
        </w:rPr>
        <w:t xml:space="preserve">. </w:t>
      </w:r>
      <w:r>
        <w:rPr>
          <w:lang w:eastAsia="ja-JP"/>
        </w:rPr>
        <w:t>Use a new glove for each soil sample (Suggestion: use one hand to handle the sample so that you only have to replace one glove</w:t>
      </w:r>
      <w:r w:rsidR="003642D8">
        <w:rPr>
          <w:lang w:eastAsia="ja-JP"/>
        </w:rPr>
        <w:t xml:space="preserve">. </w:t>
      </w:r>
      <w:r>
        <w:rPr>
          <w:lang w:eastAsia="ja-JP"/>
        </w:rPr>
        <w:t>If you use two hands, replace both gloves.).</w:t>
      </w:r>
    </w:p>
    <w:p w14:paraId="0E38A1E0" w14:textId="2DAEE763" w:rsidR="00613418" w:rsidRDefault="00613418" w:rsidP="009556B1">
      <w:pPr>
        <w:pStyle w:val="NumberedList"/>
        <w:numPr>
          <w:ilvl w:val="0"/>
          <w:numId w:val="11"/>
        </w:numPr>
        <w:rPr>
          <w:lang w:eastAsia="ja-JP"/>
        </w:rPr>
      </w:pPr>
      <w:r>
        <w:rPr>
          <w:lang w:eastAsia="ja-JP"/>
        </w:rPr>
        <w:t>With gloved hand, stir soil sample to homogenize (mix), breaking up any soil clods completely</w:t>
      </w:r>
      <w:r w:rsidR="003642D8">
        <w:rPr>
          <w:lang w:eastAsia="ja-JP"/>
        </w:rPr>
        <w:t xml:space="preserve">. </w:t>
      </w:r>
      <w:r>
        <w:rPr>
          <w:lang w:eastAsia="ja-JP"/>
        </w:rPr>
        <w:t>At the same time, remove rocks, roots, leaves, and debris</w:t>
      </w:r>
      <w:r w:rsidR="003642D8">
        <w:rPr>
          <w:lang w:eastAsia="ja-JP"/>
        </w:rPr>
        <w:t xml:space="preserve">. </w:t>
      </w:r>
      <w:r>
        <w:rPr>
          <w:lang w:eastAsia="ja-JP"/>
        </w:rPr>
        <w:t>Rocks, roots, leaves, and debris can be discarded according to permit requirements.</w:t>
      </w:r>
    </w:p>
    <w:p w14:paraId="2DA6C021" w14:textId="66FF5417" w:rsidR="00613418" w:rsidRDefault="00613418" w:rsidP="009556B1">
      <w:pPr>
        <w:pStyle w:val="NumberedList"/>
        <w:numPr>
          <w:ilvl w:val="0"/>
          <w:numId w:val="11"/>
        </w:numPr>
        <w:rPr>
          <w:lang w:eastAsia="ja-JP"/>
        </w:rPr>
      </w:pPr>
      <w:r>
        <w:rPr>
          <w:lang w:eastAsia="ja-JP"/>
        </w:rPr>
        <w:t xml:space="preserve">If sample is </w:t>
      </w:r>
      <w:r w:rsidRPr="00141784">
        <w:rPr>
          <w:b/>
          <w:lang w:eastAsia="ja-JP"/>
        </w:rPr>
        <w:t>organic horizon</w:t>
      </w:r>
      <w:r>
        <w:rPr>
          <w:lang w:eastAsia="ja-JP"/>
        </w:rPr>
        <w:t>, do not sieve.</w:t>
      </w:r>
    </w:p>
    <w:p w14:paraId="71257CD7" w14:textId="67FE31BD" w:rsidR="00613418" w:rsidRDefault="00613418" w:rsidP="009556B1">
      <w:pPr>
        <w:pStyle w:val="NumberedList"/>
        <w:numPr>
          <w:ilvl w:val="0"/>
          <w:numId w:val="11"/>
        </w:numPr>
        <w:rPr>
          <w:lang w:eastAsia="ja-JP"/>
        </w:rPr>
      </w:pPr>
      <w:r>
        <w:rPr>
          <w:lang w:eastAsia="ja-JP"/>
        </w:rPr>
        <w:t xml:space="preserve">Shake </w:t>
      </w:r>
      <w:r w:rsidRPr="00141784">
        <w:rPr>
          <w:b/>
          <w:lang w:eastAsia="ja-JP"/>
        </w:rPr>
        <w:t>mineral horizon</w:t>
      </w:r>
      <w:r>
        <w:rPr>
          <w:lang w:eastAsia="ja-JP"/>
        </w:rPr>
        <w:t xml:space="preserve"> samples through a series of sieves, the smallest being </w:t>
      </w:r>
      <w:r w:rsidR="00F5298D">
        <w:rPr>
          <w:lang w:eastAsia="ja-JP"/>
        </w:rPr>
        <w:t>2</w:t>
      </w:r>
      <w:r>
        <w:rPr>
          <w:lang w:eastAsia="ja-JP"/>
        </w:rPr>
        <w:t xml:space="preserve"> mm screen diameter sieve (this will allow all particles ≤ </w:t>
      </w:r>
      <w:r w:rsidR="00F5298D">
        <w:rPr>
          <w:lang w:eastAsia="ja-JP"/>
        </w:rPr>
        <w:t>2</w:t>
      </w:r>
      <w:r>
        <w:rPr>
          <w:lang w:eastAsia="ja-JP"/>
        </w:rPr>
        <w:t xml:space="preserve"> mm to pass through to the collection pan). If the sample is </w:t>
      </w:r>
      <w:r w:rsidR="005D4A56">
        <w:rPr>
          <w:lang w:eastAsia="ja-JP"/>
        </w:rPr>
        <w:t>unable</w:t>
      </w:r>
      <w:r>
        <w:rPr>
          <w:lang w:eastAsia="ja-JP"/>
        </w:rPr>
        <w:t xml:space="preserve"> to pass through the sieve, submit a </w:t>
      </w:r>
      <w:r w:rsidR="005D4A56">
        <w:rPr>
          <w:lang w:eastAsia="ja-JP"/>
        </w:rPr>
        <w:t>problem</w:t>
      </w:r>
      <w:r>
        <w:rPr>
          <w:lang w:eastAsia="ja-JP"/>
        </w:rPr>
        <w:t xml:space="preserve"> ticket to receive further instruction.</w:t>
      </w:r>
    </w:p>
    <w:p w14:paraId="46332F8D" w14:textId="51793348" w:rsidR="00613418" w:rsidRDefault="00613418" w:rsidP="009556B1">
      <w:pPr>
        <w:pStyle w:val="NumberedList"/>
        <w:numPr>
          <w:ilvl w:val="0"/>
          <w:numId w:val="11"/>
        </w:numPr>
        <w:rPr>
          <w:lang w:eastAsia="ja-JP"/>
        </w:rPr>
      </w:pPr>
      <w:r>
        <w:rPr>
          <w:lang w:eastAsia="ja-JP"/>
        </w:rPr>
        <w:t xml:space="preserve">Discard particles &gt; </w:t>
      </w:r>
      <w:r w:rsidR="00F5298D">
        <w:rPr>
          <w:lang w:eastAsia="ja-JP"/>
        </w:rPr>
        <w:t xml:space="preserve">2 </w:t>
      </w:r>
      <w:r>
        <w:rPr>
          <w:lang w:eastAsia="ja-JP"/>
        </w:rPr>
        <w:t>mm according to permit requirements.</w:t>
      </w:r>
    </w:p>
    <w:p w14:paraId="34B42058" w14:textId="4BFE9F6A" w:rsidR="00613418" w:rsidRDefault="00613418" w:rsidP="009556B1">
      <w:pPr>
        <w:pStyle w:val="NumberedList"/>
        <w:numPr>
          <w:ilvl w:val="0"/>
          <w:numId w:val="11"/>
        </w:numPr>
        <w:rPr>
          <w:lang w:eastAsia="ja-JP"/>
        </w:rPr>
      </w:pPr>
      <w:r>
        <w:rPr>
          <w:lang w:eastAsia="ja-JP"/>
        </w:rPr>
        <w:t xml:space="preserve">Record </w:t>
      </w:r>
      <w:r w:rsidR="005D4A56">
        <w:rPr>
          <w:lang w:eastAsia="ja-JP"/>
        </w:rPr>
        <w:t xml:space="preserve">metadata </w:t>
      </w:r>
      <w:r>
        <w:rPr>
          <w:lang w:eastAsia="ja-JP"/>
        </w:rPr>
        <w:t xml:space="preserve">on the </w:t>
      </w:r>
      <w:r w:rsidR="005D4A56">
        <w:rPr>
          <w:lang w:eastAsia="ja-JP"/>
        </w:rPr>
        <w:t>l</w:t>
      </w:r>
      <w:r>
        <w:rPr>
          <w:lang w:eastAsia="ja-JP"/>
        </w:rPr>
        <w:t xml:space="preserve">ab </w:t>
      </w:r>
      <w:r w:rsidR="005D4A56">
        <w:rPr>
          <w:lang w:eastAsia="ja-JP"/>
        </w:rPr>
        <w:t>d</w:t>
      </w:r>
      <w:r>
        <w:rPr>
          <w:lang w:eastAsia="ja-JP"/>
        </w:rPr>
        <w:t>atasheet</w:t>
      </w:r>
      <w:r w:rsidR="005D4A56">
        <w:rPr>
          <w:lang w:eastAsia="ja-JP"/>
        </w:rPr>
        <w:t xml:space="preserve"> (RD[**]);</w:t>
      </w:r>
      <w:r>
        <w:rPr>
          <w:lang w:eastAsia="ja-JP"/>
        </w:rPr>
        <w:t xml:space="preserve"> site, </w:t>
      </w:r>
      <w:r w:rsidR="00B85476">
        <w:rPr>
          <w:lang w:eastAsia="ja-JP"/>
        </w:rPr>
        <w:t xml:space="preserve">plotID, horizonType, coreCoordinateX, coreCoordinateY, </w:t>
      </w:r>
      <w:r w:rsidR="00902FED">
        <w:rPr>
          <w:lang w:eastAsia="ja-JP"/>
        </w:rPr>
        <w:t>collect</w:t>
      </w:r>
      <w:r w:rsidR="00B147AB">
        <w:rPr>
          <w:lang w:eastAsia="ja-JP"/>
        </w:rPr>
        <w:t>Date</w:t>
      </w:r>
      <w:r>
        <w:rPr>
          <w:lang w:eastAsia="ja-JP"/>
        </w:rPr>
        <w:t xml:space="preserve">, </w:t>
      </w:r>
      <w:r w:rsidR="00B85476">
        <w:rPr>
          <w:lang w:eastAsia="ja-JP"/>
        </w:rPr>
        <w:t xml:space="preserve">and </w:t>
      </w:r>
      <w:r>
        <w:rPr>
          <w:lang w:eastAsia="ja-JP"/>
        </w:rPr>
        <w:t xml:space="preserve">measuredBy) and the </w:t>
      </w:r>
      <w:r w:rsidR="00B147AB">
        <w:rPr>
          <w:lang w:eastAsia="ja-JP"/>
        </w:rPr>
        <w:t>processing</w:t>
      </w:r>
      <w:r>
        <w:rPr>
          <w:lang w:eastAsia="ja-JP"/>
        </w:rPr>
        <w:t xml:space="preserve">Date and </w:t>
      </w:r>
      <w:r w:rsidR="00B147AB">
        <w:rPr>
          <w:lang w:eastAsia="ja-JP"/>
        </w:rPr>
        <w:t>processing</w:t>
      </w:r>
      <w:r>
        <w:rPr>
          <w:lang w:eastAsia="ja-JP"/>
        </w:rPr>
        <w:t>Time.</w:t>
      </w:r>
      <w:r w:rsidDel="00D00BDA">
        <w:rPr>
          <w:lang w:eastAsia="ja-JP"/>
        </w:rPr>
        <w:t xml:space="preserve"> </w:t>
      </w:r>
    </w:p>
    <w:p w14:paraId="407AAEF0" w14:textId="325A962E" w:rsidR="007B4DD0" w:rsidRPr="00C84F68" w:rsidRDefault="007B4DD0" w:rsidP="00ED6D52">
      <w:pPr>
        <w:pStyle w:val="Heading7"/>
      </w:pPr>
      <w:r w:rsidRPr="00C84F68">
        <w:t xml:space="preserve">Oven-Drying Field Samples from Biogeochemical </w:t>
      </w:r>
      <w:r w:rsidR="00590218">
        <w:t>S</w:t>
      </w:r>
      <w:r w:rsidRPr="00C84F68">
        <w:t>tocks and Stable Isotopes</w:t>
      </w:r>
    </w:p>
    <w:p w14:paraId="60E4BAC7" w14:textId="4ADA553C" w:rsidR="00B37A6D" w:rsidRDefault="00B37A6D" w:rsidP="009556B1">
      <w:pPr>
        <w:pStyle w:val="NumberedList"/>
        <w:numPr>
          <w:ilvl w:val="0"/>
          <w:numId w:val="26"/>
        </w:numPr>
        <w:rPr>
          <w:lang w:eastAsia="ja-JP"/>
        </w:rPr>
      </w:pPr>
      <w:r>
        <w:rPr>
          <w:b/>
          <w:lang w:eastAsia="ja-JP"/>
        </w:rPr>
        <w:t>F</w:t>
      </w:r>
      <w:r>
        <w:rPr>
          <w:lang w:eastAsia="ja-JP"/>
        </w:rPr>
        <w:t xml:space="preserve">ill </w:t>
      </w:r>
      <w:r w:rsidR="00D51DC7">
        <w:rPr>
          <w:lang w:eastAsia="ja-JP"/>
        </w:rPr>
        <w:t>a</w:t>
      </w:r>
      <w:r>
        <w:rPr>
          <w:lang w:eastAsia="ja-JP"/>
        </w:rPr>
        <w:t xml:space="preserve"> scintillation vial with each unique sample</w:t>
      </w:r>
      <w:r w:rsidR="003642D8">
        <w:rPr>
          <w:lang w:eastAsia="ja-JP"/>
        </w:rPr>
        <w:t xml:space="preserve">. </w:t>
      </w:r>
      <w:r>
        <w:rPr>
          <w:lang w:eastAsia="ja-JP"/>
        </w:rPr>
        <w:t>Transfer sampleID to scintillation vial (Suggestion: write sample information on lab tape and wrap tape completely around middle of scintillation vial.)</w:t>
      </w:r>
      <w:r w:rsidR="003642D8">
        <w:rPr>
          <w:lang w:eastAsia="ja-JP"/>
        </w:rPr>
        <w:t xml:space="preserve">. </w:t>
      </w:r>
      <w:r>
        <w:rPr>
          <w:lang w:eastAsia="ja-JP"/>
        </w:rPr>
        <w:t>Do not cap vials.</w:t>
      </w:r>
    </w:p>
    <w:p w14:paraId="41DE4F97" w14:textId="023678B8" w:rsidR="00B37A6D" w:rsidRDefault="00B37A6D" w:rsidP="00881790">
      <w:pPr>
        <w:pStyle w:val="NumberedList"/>
        <w:numPr>
          <w:ilvl w:val="0"/>
          <w:numId w:val="26"/>
        </w:numPr>
        <w:rPr>
          <w:lang w:eastAsia="ja-JP"/>
        </w:rPr>
      </w:pPr>
      <w:r>
        <w:rPr>
          <w:lang w:eastAsia="ja-JP"/>
        </w:rPr>
        <w:t>Place open scintillation vials into the scintillation vial box, which holds 100 vials</w:t>
      </w:r>
      <w:r w:rsidR="003642D8">
        <w:rPr>
          <w:lang w:eastAsia="ja-JP"/>
        </w:rPr>
        <w:t xml:space="preserve">. </w:t>
      </w:r>
      <w:r>
        <w:rPr>
          <w:lang w:eastAsia="ja-JP"/>
        </w:rPr>
        <w:t>Oven-dry at 60</w:t>
      </w:r>
      <w:r w:rsidRPr="007607CA">
        <w:rPr>
          <w:lang w:eastAsia="ja-JP"/>
        </w:rPr>
        <w:t>°C</w:t>
      </w:r>
      <w:r>
        <w:rPr>
          <w:lang w:eastAsia="ja-JP"/>
        </w:rPr>
        <w:t xml:space="preserve"> for 48 hr</w:t>
      </w:r>
      <w:r w:rsidR="003642D8">
        <w:rPr>
          <w:lang w:eastAsia="ja-JP"/>
        </w:rPr>
        <w:t xml:space="preserve">. </w:t>
      </w:r>
      <w:r>
        <w:rPr>
          <w:lang w:eastAsia="ja-JP"/>
        </w:rPr>
        <w:t>Record start and end time in lab processing datasheet</w:t>
      </w:r>
      <w:r w:rsidR="003642D8">
        <w:rPr>
          <w:lang w:eastAsia="ja-JP"/>
        </w:rPr>
        <w:t xml:space="preserve">. </w:t>
      </w:r>
      <w:r>
        <w:rPr>
          <w:lang w:eastAsia="ja-JP"/>
        </w:rPr>
        <w:t xml:space="preserve">When drying period is complete, cap vials and ship to contracted laboratory for analysis (see SOP </w:t>
      </w:r>
      <w:r w:rsidR="00180A53">
        <w:rPr>
          <w:lang w:eastAsia="ja-JP"/>
        </w:rPr>
        <w:t>J</w:t>
      </w:r>
      <w:r>
        <w:rPr>
          <w:lang w:eastAsia="ja-JP"/>
        </w:rPr>
        <w:t>).</w:t>
      </w:r>
    </w:p>
    <w:p w14:paraId="7218B6C9" w14:textId="4D8C181B" w:rsidR="00B37A6D" w:rsidRDefault="00B37A6D" w:rsidP="00317CD0">
      <w:pPr>
        <w:pStyle w:val="NumberedList"/>
        <w:numPr>
          <w:ilvl w:val="0"/>
          <w:numId w:val="11"/>
        </w:numPr>
        <w:rPr>
          <w:lang w:eastAsia="ja-JP"/>
        </w:rPr>
      </w:pPr>
      <w:r>
        <w:rPr>
          <w:lang w:eastAsia="ja-JP"/>
        </w:rPr>
        <w:t>Air dry remaining soil</w:t>
      </w:r>
      <w:r w:rsidR="005D4A56">
        <w:rPr>
          <w:lang w:eastAsia="ja-JP"/>
        </w:rPr>
        <w:t xml:space="preserve"> </w:t>
      </w:r>
      <w:r w:rsidR="00755C9C">
        <w:rPr>
          <w:lang w:eastAsia="ja-JP"/>
        </w:rPr>
        <w:t>as described in</w:t>
      </w:r>
      <w:r w:rsidR="005D4A56">
        <w:rPr>
          <w:lang w:eastAsia="ja-JP"/>
        </w:rPr>
        <w:t xml:space="preserve"> </w:t>
      </w:r>
      <w:r w:rsidR="005D4A56">
        <w:rPr>
          <w:lang w:eastAsia="ja-JP"/>
        </w:rPr>
        <w:fldChar w:fldCharType="begin"/>
      </w:r>
      <w:r w:rsidR="005D4A56">
        <w:rPr>
          <w:lang w:eastAsia="ja-JP"/>
        </w:rPr>
        <w:instrText xml:space="preserve"> REF _Ref408746062 \r \h </w:instrText>
      </w:r>
      <w:r w:rsidR="005D4A56">
        <w:rPr>
          <w:lang w:eastAsia="ja-JP"/>
        </w:rPr>
      </w:r>
      <w:r w:rsidR="005D4A56">
        <w:rPr>
          <w:lang w:eastAsia="ja-JP"/>
        </w:rPr>
        <w:fldChar w:fldCharType="separate"/>
      </w:r>
      <w:r w:rsidR="002F4934">
        <w:rPr>
          <w:lang w:eastAsia="ja-JP"/>
        </w:rPr>
        <w:t>D.3</w:t>
      </w:r>
      <w:r w:rsidR="005D4A56">
        <w:rPr>
          <w:lang w:eastAsia="ja-JP"/>
        </w:rPr>
        <w:fldChar w:fldCharType="end"/>
      </w:r>
      <w:r w:rsidR="00755C9C">
        <w:rPr>
          <w:lang w:eastAsia="ja-JP"/>
        </w:rPr>
        <w:t>.</w:t>
      </w:r>
    </w:p>
    <w:p w14:paraId="2CF4FC9F" w14:textId="6FB4135D" w:rsidR="00755C9C" w:rsidRDefault="00755C9C" w:rsidP="00881790">
      <w:pPr>
        <w:pStyle w:val="NumberedList"/>
        <w:numPr>
          <w:ilvl w:val="0"/>
          <w:numId w:val="26"/>
        </w:numPr>
        <w:rPr>
          <w:lang w:eastAsia="ja-JP"/>
        </w:rPr>
      </w:pPr>
      <w:r>
        <w:rPr>
          <w:lang w:eastAsia="ja-JP"/>
        </w:rPr>
        <w:t xml:space="preserve">Ship oven-dried samples as described in </w:t>
      </w:r>
      <w:r w:rsidRPr="009556B1">
        <w:fldChar w:fldCharType="begin"/>
      </w:r>
      <w:r>
        <w:rPr>
          <w:lang w:eastAsia="ja-JP"/>
        </w:rPr>
        <w:instrText xml:space="preserve"> REF _Ref408751435 \r \h </w:instrText>
      </w:r>
      <w:r w:rsidRPr="009556B1">
        <w:rPr>
          <w:lang w:eastAsia="ja-JP"/>
        </w:rPr>
        <w:fldChar w:fldCharType="separate"/>
      </w:r>
      <w:r w:rsidR="002F4934">
        <w:rPr>
          <w:lang w:eastAsia="ja-JP"/>
        </w:rPr>
        <w:t>J.2</w:t>
      </w:r>
      <w:r w:rsidRPr="009556B1">
        <w:fldChar w:fldCharType="end"/>
      </w:r>
      <w:r>
        <w:rPr>
          <w:lang w:eastAsia="ja-JP"/>
        </w:rPr>
        <w:t>.</w:t>
      </w:r>
    </w:p>
    <w:p w14:paraId="6E192550" w14:textId="45B9CFB5" w:rsidR="00B37A6D" w:rsidRDefault="005D4A56" w:rsidP="00ED6D52">
      <w:pPr>
        <w:pStyle w:val="Heading7"/>
        <w:rPr>
          <w:lang w:eastAsia="ja-JP"/>
        </w:rPr>
      </w:pPr>
      <w:r>
        <w:rPr>
          <w:lang w:eastAsia="ja-JP"/>
        </w:rPr>
        <w:t>Air-</w:t>
      </w:r>
      <w:bookmarkStart w:id="71" w:name="_Ref408746062"/>
      <w:r w:rsidR="00B37A6D">
        <w:rPr>
          <w:lang w:eastAsia="ja-JP"/>
        </w:rPr>
        <w:t>Drying Field Samples</w:t>
      </w:r>
      <w:bookmarkEnd w:id="71"/>
    </w:p>
    <w:p w14:paraId="4D6A9746" w14:textId="192AA782" w:rsidR="00B37A6D" w:rsidRPr="00B37A6D" w:rsidRDefault="00B37A6D" w:rsidP="00B37A6D">
      <w:pPr>
        <w:rPr>
          <w:lang w:eastAsia="ja-JP"/>
        </w:rPr>
      </w:pPr>
      <w:r>
        <w:rPr>
          <w:noProof/>
        </w:rPr>
        <w:drawing>
          <wp:anchor distT="0" distB="0" distL="114300" distR="114300" simplePos="0" relativeHeight="251752960" behindDoc="1" locked="0" layoutInCell="1" allowOverlap="1" wp14:anchorId="02C9BAAB" wp14:editId="100AEF57">
            <wp:simplePos x="0" y="0"/>
            <wp:positionH relativeFrom="column">
              <wp:posOffset>-628650</wp:posOffset>
            </wp:positionH>
            <wp:positionV relativeFrom="paragraph">
              <wp:posOffset>26035</wp:posOffset>
            </wp:positionV>
            <wp:extent cx="600075" cy="551815"/>
            <wp:effectExtent l="0" t="0" r="9525"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18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Follow this SOP if you are processing soils for pH as part of a sampling bout for microbial analysis and with remaining </w:t>
      </w:r>
      <w:r w:rsidR="00A700E3">
        <w:rPr>
          <w:noProof/>
        </w:rPr>
        <w:t xml:space="preserve">soil </w:t>
      </w:r>
      <w:r>
        <w:rPr>
          <w:noProof/>
        </w:rPr>
        <w:t xml:space="preserve">samples </w:t>
      </w:r>
      <w:r w:rsidRPr="00D51DC7">
        <w:rPr>
          <w:b/>
          <w:noProof/>
        </w:rPr>
        <w:t>after</w:t>
      </w:r>
      <w:r>
        <w:rPr>
          <w:noProof/>
        </w:rPr>
        <w:t xml:space="preserve"> subsampling soils for oven drying from the biogeochemical stocks and stable isotopes. </w:t>
      </w:r>
    </w:p>
    <w:p w14:paraId="55B957EF" w14:textId="3A2C13DD" w:rsidR="00B37A6D" w:rsidRPr="007F7509" w:rsidRDefault="00B37A6D" w:rsidP="009556B1">
      <w:pPr>
        <w:pStyle w:val="NumberedList"/>
        <w:numPr>
          <w:ilvl w:val="0"/>
          <w:numId w:val="27"/>
        </w:numPr>
        <w:rPr>
          <w:lang w:eastAsia="ja-JP"/>
        </w:rPr>
      </w:pPr>
      <w:r w:rsidRPr="00800471">
        <w:rPr>
          <w:lang w:eastAsia="ja-JP"/>
        </w:rPr>
        <w:t>Place all remaining material (</w:t>
      </w:r>
      <w:r>
        <w:rPr>
          <w:lang w:eastAsia="ja-JP"/>
        </w:rPr>
        <w:t xml:space="preserve">organic horizon samples </w:t>
      </w:r>
      <w:r w:rsidR="00DD05C0">
        <w:rPr>
          <w:lang w:eastAsia="ja-JP"/>
        </w:rPr>
        <w:t>from</w:t>
      </w:r>
      <w:r>
        <w:rPr>
          <w:lang w:eastAsia="ja-JP"/>
        </w:rPr>
        <w:t xml:space="preserve"> field resealable plastic bags, and the mineral soil samples </w:t>
      </w:r>
      <w:r w:rsidR="00DD05C0">
        <w:rPr>
          <w:lang w:eastAsia="ja-JP"/>
        </w:rPr>
        <w:t>from</w:t>
      </w:r>
      <w:r>
        <w:rPr>
          <w:lang w:eastAsia="ja-JP"/>
        </w:rPr>
        <w:t xml:space="preserve"> siev</w:t>
      </w:r>
      <w:r w:rsidR="00DD05C0">
        <w:rPr>
          <w:lang w:eastAsia="ja-JP"/>
        </w:rPr>
        <w:t>ing</w:t>
      </w:r>
      <w:r>
        <w:rPr>
          <w:lang w:eastAsia="ja-JP"/>
        </w:rPr>
        <w:t xml:space="preserve">) into </w:t>
      </w:r>
      <w:r w:rsidR="00DD05C0">
        <w:rPr>
          <w:lang w:eastAsia="ja-JP"/>
        </w:rPr>
        <w:t>#8</w:t>
      </w:r>
      <w:r>
        <w:rPr>
          <w:lang w:eastAsia="ja-JP"/>
        </w:rPr>
        <w:t xml:space="preserve"> paper bags </w:t>
      </w:r>
      <w:r w:rsidRPr="007F7509">
        <w:rPr>
          <w:lang w:eastAsia="ja-JP"/>
        </w:rPr>
        <w:t xml:space="preserve">labeled </w:t>
      </w:r>
      <w:r w:rsidR="00B85476">
        <w:rPr>
          <w:lang w:eastAsia="ja-JP"/>
        </w:rPr>
        <w:t>as in SOP D.1.7.</w:t>
      </w:r>
      <w:del w:id="72" w:author="NEON Default" w:date="2016-04-20T15:45:00Z">
        <w:r w:rsidR="00B85476" w:rsidDel="00790AF9">
          <w:rPr>
            <w:lang w:eastAsia="ja-JP"/>
          </w:rPr>
          <w:delText>.</w:delText>
        </w:r>
      </w:del>
      <w:r w:rsidR="003642D8">
        <w:rPr>
          <w:lang w:eastAsia="ja-JP"/>
        </w:rPr>
        <w:t xml:space="preserve"> </w:t>
      </w:r>
    </w:p>
    <w:p w14:paraId="2122A029" w14:textId="487630DE" w:rsidR="00F13C13" w:rsidRDefault="00B37A6D" w:rsidP="00881790">
      <w:pPr>
        <w:pStyle w:val="NumberedList"/>
        <w:numPr>
          <w:ilvl w:val="0"/>
          <w:numId w:val="26"/>
        </w:numPr>
        <w:rPr>
          <w:lang w:eastAsia="ja-JP"/>
        </w:rPr>
      </w:pPr>
      <w:r w:rsidRPr="007F7509">
        <w:rPr>
          <w:lang w:eastAsia="ja-JP"/>
        </w:rPr>
        <w:t>Leave the bag open to air-dry</w:t>
      </w:r>
      <w:r>
        <w:rPr>
          <w:lang w:eastAsia="ja-JP"/>
        </w:rPr>
        <w:t xml:space="preserve"> on a clean lab bench or table, away from other activities that might disturb samples</w:t>
      </w:r>
      <w:r w:rsidR="003642D8">
        <w:rPr>
          <w:lang w:eastAsia="ja-JP"/>
        </w:rPr>
        <w:t xml:space="preserve">. </w:t>
      </w:r>
      <w:r w:rsidRPr="007F7509">
        <w:rPr>
          <w:lang w:eastAsia="ja-JP"/>
        </w:rPr>
        <w:t>Shake up soil to expose new surfaces once or twice each day</w:t>
      </w:r>
      <w:r w:rsidR="003642D8">
        <w:rPr>
          <w:lang w:eastAsia="ja-JP"/>
        </w:rPr>
        <w:t xml:space="preserve">. </w:t>
      </w:r>
      <w:r>
        <w:rPr>
          <w:lang w:eastAsia="ja-JP"/>
        </w:rPr>
        <w:t>Record startDate and startTime of air-drying in the lab datasheet</w:t>
      </w:r>
      <w:r w:rsidR="003642D8">
        <w:rPr>
          <w:lang w:eastAsia="ja-JP"/>
        </w:rPr>
        <w:t xml:space="preserve">. </w:t>
      </w:r>
    </w:p>
    <w:p w14:paraId="459BF0B8" w14:textId="77EF826A" w:rsidR="00B37A6D" w:rsidRPr="007F7509" w:rsidRDefault="00F13C13" w:rsidP="00881790">
      <w:pPr>
        <w:pStyle w:val="NumberedList"/>
        <w:numPr>
          <w:ilvl w:val="0"/>
          <w:numId w:val="26"/>
        </w:numPr>
        <w:rPr>
          <w:lang w:eastAsia="ja-JP"/>
        </w:rPr>
      </w:pPr>
      <w:r>
        <w:rPr>
          <w:lang w:eastAsia="ja-JP"/>
        </w:rPr>
        <w:lastRenderedPageBreak/>
        <w:t>Weigh at the startDate, then after one week, and daily thereafter to ensure samples have dried completely</w:t>
      </w:r>
      <w:r w:rsidR="003642D8">
        <w:rPr>
          <w:lang w:eastAsia="ja-JP"/>
        </w:rPr>
        <w:t xml:space="preserve">. </w:t>
      </w:r>
      <w:r w:rsidR="00B37A6D" w:rsidRPr="007F7509">
        <w:rPr>
          <w:lang w:eastAsia="ja-JP"/>
        </w:rPr>
        <w:t>Air-drying soil can take several days depending on the initial moisture content</w:t>
      </w:r>
      <w:r w:rsidR="003642D8">
        <w:rPr>
          <w:lang w:eastAsia="ja-JP"/>
        </w:rPr>
        <w:t xml:space="preserve">. </w:t>
      </w:r>
      <w:r w:rsidR="00B37A6D" w:rsidRPr="007F7509">
        <w:rPr>
          <w:lang w:eastAsia="ja-JP"/>
        </w:rPr>
        <w:t xml:space="preserve">Do not continue with processing until </w:t>
      </w:r>
      <w:r w:rsidR="00B37A6D">
        <w:rPr>
          <w:lang w:eastAsia="ja-JP"/>
        </w:rPr>
        <w:t>change in weight is less than 5 % over a 48 h period.</w:t>
      </w:r>
    </w:p>
    <w:p w14:paraId="0A6E9066" w14:textId="2D626C66" w:rsidR="00B37A6D" w:rsidRDefault="00B37A6D" w:rsidP="00317CD0">
      <w:pPr>
        <w:pStyle w:val="NumberedList"/>
        <w:numPr>
          <w:ilvl w:val="0"/>
          <w:numId w:val="11"/>
        </w:numPr>
        <w:rPr>
          <w:lang w:eastAsia="ja-JP"/>
        </w:rPr>
      </w:pPr>
      <w:r>
        <w:rPr>
          <w:lang w:eastAsia="ja-JP"/>
        </w:rPr>
        <w:t>At the conclusion of air-drying samples, a subsample will be analyzed in the domain facility for pH</w:t>
      </w:r>
      <w:r w:rsidR="005D4A56">
        <w:rPr>
          <w:lang w:eastAsia="ja-JP"/>
        </w:rPr>
        <w:t xml:space="preserve"> (</w:t>
      </w:r>
      <w:r w:rsidR="006F3E92" w:rsidRPr="00087B2B">
        <w:rPr>
          <w:lang w:eastAsia="ja-JP"/>
        </w:rPr>
        <w:fldChar w:fldCharType="begin"/>
      </w:r>
      <w:r w:rsidR="006F3E92">
        <w:rPr>
          <w:lang w:eastAsia="ja-JP"/>
        </w:rPr>
        <w:instrText xml:space="preserve"> REF _Ref408749391 \r \h </w:instrText>
      </w:r>
      <w:r w:rsidR="006F3E92" w:rsidRPr="00087B2B">
        <w:rPr>
          <w:lang w:eastAsia="ja-JP"/>
        </w:rPr>
      </w:r>
      <w:r w:rsidR="006F3E92" w:rsidRPr="00087B2B">
        <w:rPr>
          <w:lang w:eastAsia="ja-JP"/>
        </w:rPr>
        <w:fldChar w:fldCharType="separate"/>
      </w:r>
      <w:r w:rsidR="002F4934">
        <w:rPr>
          <w:lang w:eastAsia="ja-JP"/>
        </w:rPr>
        <w:t>SOP E</w:t>
      </w:r>
      <w:r w:rsidR="006F3E92" w:rsidRPr="00087B2B">
        <w:rPr>
          <w:lang w:eastAsia="ja-JP"/>
        </w:rPr>
        <w:fldChar w:fldCharType="end"/>
      </w:r>
      <w:r w:rsidR="005D4A56">
        <w:rPr>
          <w:lang w:eastAsia="ja-JP"/>
        </w:rPr>
        <w:t>)</w:t>
      </w:r>
      <w:r w:rsidRPr="007F7509">
        <w:rPr>
          <w:lang w:eastAsia="ja-JP"/>
        </w:rPr>
        <w:t>.</w:t>
      </w:r>
      <w:r w:rsidR="00755C9C">
        <w:rPr>
          <w:lang w:eastAsia="ja-JP"/>
        </w:rPr>
        <w:t xml:space="preserve"> The remainder of the sample will be shipped to archive facility according to </w:t>
      </w:r>
      <w:r w:rsidR="009248E5" w:rsidRPr="00087B2B">
        <w:rPr>
          <w:lang w:eastAsia="ja-JP"/>
        </w:rPr>
        <w:fldChar w:fldCharType="begin"/>
      </w:r>
      <w:r w:rsidR="009248E5">
        <w:rPr>
          <w:lang w:eastAsia="ja-JP"/>
        </w:rPr>
        <w:instrText xml:space="preserve"> REF _Ref408751435 \r \h </w:instrText>
      </w:r>
      <w:r w:rsidR="009248E5" w:rsidRPr="00087B2B">
        <w:rPr>
          <w:lang w:eastAsia="ja-JP"/>
        </w:rPr>
      </w:r>
      <w:r w:rsidR="009248E5" w:rsidRPr="00087B2B">
        <w:rPr>
          <w:lang w:eastAsia="ja-JP"/>
        </w:rPr>
        <w:fldChar w:fldCharType="separate"/>
      </w:r>
      <w:r w:rsidR="002F4934">
        <w:rPr>
          <w:lang w:eastAsia="ja-JP"/>
        </w:rPr>
        <w:t>J.2</w:t>
      </w:r>
      <w:r w:rsidR="009248E5" w:rsidRPr="00087B2B">
        <w:rPr>
          <w:lang w:eastAsia="ja-JP"/>
        </w:rPr>
        <w:fldChar w:fldCharType="end"/>
      </w:r>
      <w:r w:rsidR="00950861">
        <w:rPr>
          <w:lang w:eastAsia="ja-JP"/>
        </w:rPr>
        <w:t xml:space="preserve"> (biogeochemistry bout only)</w:t>
      </w:r>
      <w:r w:rsidR="00755C9C">
        <w:rPr>
          <w:lang w:eastAsia="ja-JP"/>
        </w:rPr>
        <w:t>.</w:t>
      </w:r>
    </w:p>
    <w:p w14:paraId="6E9096D4" w14:textId="016DCCEF" w:rsidR="00BC3533" w:rsidRDefault="00BC3533" w:rsidP="00F13C13">
      <w:pPr>
        <w:pStyle w:val="NumberedList"/>
        <w:numPr>
          <w:ilvl w:val="0"/>
          <w:numId w:val="0"/>
        </w:numPr>
        <w:ind w:left="720"/>
        <w:rPr>
          <w:lang w:eastAsia="ja-JP"/>
        </w:rPr>
      </w:pPr>
    </w:p>
    <w:p w14:paraId="45BB70B3" w14:textId="1731219A" w:rsidR="00C60FEB" w:rsidRDefault="003354E0" w:rsidP="00ED6D52">
      <w:pPr>
        <w:pStyle w:val="Heading6"/>
      </w:pPr>
      <w:bookmarkStart w:id="73" w:name="_Ref408749391"/>
      <w:bookmarkStart w:id="74" w:name="_Toc307663904"/>
      <w:r>
        <w:lastRenderedPageBreak/>
        <w:t>Laboratory Measurement of</w:t>
      </w:r>
      <w:r w:rsidR="00B362EE">
        <w:t xml:space="preserve"> pH</w:t>
      </w:r>
      <w:bookmarkEnd w:id="73"/>
      <w:bookmarkEnd w:id="74"/>
    </w:p>
    <w:p w14:paraId="2D3C07CA" w14:textId="3B0DFA4B" w:rsidR="00B362EE" w:rsidRDefault="00B362EE" w:rsidP="00B362EE">
      <w:r>
        <w:rPr>
          <w:noProof/>
        </w:rPr>
        <w:drawing>
          <wp:anchor distT="0" distB="0" distL="114300" distR="114300" simplePos="0" relativeHeight="251486720" behindDoc="1" locked="0" layoutInCell="1" allowOverlap="1" wp14:anchorId="49116E77" wp14:editId="50A29F07">
            <wp:simplePos x="0" y="0"/>
            <wp:positionH relativeFrom="column">
              <wp:posOffset>-698500</wp:posOffset>
            </wp:positionH>
            <wp:positionV relativeFrom="paragraph">
              <wp:posOffset>38100</wp:posOffset>
            </wp:positionV>
            <wp:extent cx="600075" cy="551815"/>
            <wp:effectExtent l="0" t="0" r="952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1815"/>
                    </a:xfrm>
                    <a:prstGeom prst="rect">
                      <a:avLst/>
                    </a:prstGeom>
                  </pic:spPr>
                </pic:pic>
              </a:graphicData>
            </a:graphic>
            <wp14:sizeRelH relativeFrom="page">
              <wp14:pctWidth>0</wp14:pctWidth>
            </wp14:sizeRelH>
            <wp14:sizeRelV relativeFrom="page">
              <wp14:pctHeight>0</wp14:pctHeight>
            </wp14:sizeRelV>
          </wp:anchor>
        </w:drawing>
      </w:r>
      <w:r w:rsidR="004856E9">
        <w:rPr>
          <w:lang w:eastAsia="ja-JP"/>
        </w:rPr>
        <w:t xml:space="preserve">Soil pH is measured on </w:t>
      </w:r>
      <w:r w:rsidR="00A700E3">
        <w:rPr>
          <w:lang w:eastAsia="ja-JP"/>
        </w:rPr>
        <w:t xml:space="preserve">sieved, </w:t>
      </w:r>
      <w:r w:rsidR="004856E9">
        <w:rPr>
          <w:lang w:eastAsia="ja-JP"/>
        </w:rPr>
        <w:t>a</w:t>
      </w:r>
      <w:r w:rsidR="00DD05C0">
        <w:rPr>
          <w:lang w:eastAsia="ja-JP"/>
        </w:rPr>
        <w:t>ir-dried</w:t>
      </w:r>
      <w:r w:rsidR="004856E9">
        <w:rPr>
          <w:lang w:eastAsia="ja-JP"/>
        </w:rPr>
        <w:t xml:space="preserve"> soil samples.</w:t>
      </w:r>
      <w:r>
        <w:rPr>
          <w:lang w:eastAsia="ja-JP"/>
        </w:rPr>
        <w:t xml:space="preserve"> </w:t>
      </w:r>
      <w:r>
        <w:t>Soil pH is measured potentiometrically in a supernatant liquid that is in equilibrium with a soil suspension of a 1:2 soil-to-liquid (weight/weight) mixture for mineral soils and a ratio of 1:4 for organic soils</w:t>
      </w:r>
      <w:r w:rsidR="003642D8">
        <w:t xml:space="preserve">. </w:t>
      </w:r>
      <w:r>
        <w:rPr>
          <w:lang w:eastAsia="ja-JP"/>
        </w:rPr>
        <w:t>Samples are analyzed both in 0.01 M calcium chloride (CaCl</w:t>
      </w:r>
      <w:r w:rsidRPr="007F7509">
        <w:rPr>
          <w:vertAlign w:val="subscript"/>
          <w:lang w:eastAsia="ja-JP"/>
        </w:rPr>
        <w:t>2</w:t>
      </w:r>
      <w:r>
        <w:rPr>
          <w:lang w:eastAsia="ja-JP"/>
        </w:rPr>
        <w:t>) and deionized (DI) water and values are recorded in the Lab Datasheet: Measuring Soil pH and Moisture (in RD[05]).</w:t>
      </w:r>
    </w:p>
    <w:p w14:paraId="3B18CD42" w14:textId="323376FF" w:rsidR="005D4A56" w:rsidRDefault="00D546CF" w:rsidP="00087B2B">
      <w:pPr>
        <w:pStyle w:val="NumberedList"/>
        <w:numPr>
          <w:ilvl w:val="0"/>
          <w:numId w:val="56"/>
        </w:numPr>
        <w:rPr>
          <w:lang w:eastAsia="ja-JP"/>
        </w:rPr>
      </w:pPr>
      <w:r>
        <w:rPr>
          <w:lang w:eastAsia="ja-JP"/>
        </w:rPr>
        <w:t xml:space="preserve">Clean </w:t>
      </w:r>
      <w:r w:rsidR="005D4A56">
        <w:rPr>
          <w:lang w:eastAsia="ja-JP"/>
        </w:rPr>
        <w:t>lab benchtop prior to processing samples.</w:t>
      </w:r>
    </w:p>
    <w:p w14:paraId="73039949" w14:textId="3D0A940D" w:rsidR="00B362EE" w:rsidRDefault="00B362EE" w:rsidP="00881790">
      <w:pPr>
        <w:pStyle w:val="NumberedList"/>
        <w:rPr>
          <w:lang w:eastAsia="ja-JP"/>
        </w:rPr>
      </w:pPr>
      <w:r>
        <w:rPr>
          <w:lang w:eastAsia="ja-JP"/>
        </w:rPr>
        <w:t>Wear gloves throughout this procedure</w:t>
      </w:r>
      <w:r w:rsidR="003642D8">
        <w:rPr>
          <w:lang w:eastAsia="ja-JP"/>
        </w:rPr>
        <w:t xml:space="preserve">. </w:t>
      </w:r>
      <w:r>
        <w:rPr>
          <w:lang w:eastAsia="ja-JP"/>
        </w:rPr>
        <w:t>If you do not touch the soil samples directly, you do not need to change gloves between samples.</w:t>
      </w:r>
    </w:p>
    <w:p w14:paraId="6C1C7B9B" w14:textId="497F5FF1" w:rsidR="00B362EE" w:rsidRDefault="00B362EE" w:rsidP="00881790">
      <w:pPr>
        <w:pStyle w:val="NumberedList"/>
        <w:rPr>
          <w:lang w:eastAsia="ja-JP"/>
        </w:rPr>
      </w:pPr>
      <w:r>
        <w:rPr>
          <w:lang w:eastAsia="ja-JP"/>
        </w:rPr>
        <w:t>Make the 0.01 M CaCl</w:t>
      </w:r>
      <w:r w:rsidRPr="00141784">
        <w:rPr>
          <w:vertAlign w:val="subscript"/>
          <w:lang w:eastAsia="ja-JP"/>
        </w:rPr>
        <w:t>2</w:t>
      </w:r>
      <w:r>
        <w:rPr>
          <w:lang w:eastAsia="ja-JP"/>
        </w:rPr>
        <w:t xml:space="preserve"> solution: dissolve 2.94 g of CaCl</w:t>
      </w:r>
      <w:r w:rsidRPr="00141784">
        <w:rPr>
          <w:vertAlign w:val="subscript"/>
          <w:lang w:eastAsia="ja-JP"/>
        </w:rPr>
        <w:t>2</w:t>
      </w:r>
      <w:r>
        <w:rPr>
          <w:lang w:eastAsia="ja-JP"/>
        </w:rPr>
        <w:t>·2H</w:t>
      </w:r>
      <w:r w:rsidRPr="00141784">
        <w:rPr>
          <w:vertAlign w:val="subscript"/>
          <w:lang w:eastAsia="ja-JP"/>
        </w:rPr>
        <w:t>2</w:t>
      </w:r>
      <w:r>
        <w:rPr>
          <w:lang w:eastAsia="ja-JP"/>
        </w:rPr>
        <w:t>0 in 2 liters of DI water</w:t>
      </w:r>
      <w:r w:rsidR="003642D8">
        <w:rPr>
          <w:lang w:eastAsia="ja-JP"/>
        </w:rPr>
        <w:t xml:space="preserve">. </w:t>
      </w:r>
      <w:r>
        <w:rPr>
          <w:lang w:eastAsia="ja-JP"/>
        </w:rPr>
        <w:t>Note: this solution is stable for approximately 1 year, kept at room temperature out of direct sunlight.</w:t>
      </w:r>
    </w:p>
    <w:p w14:paraId="1BBECD57" w14:textId="77777777" w:rsidR="00B362EE" w:rsidRDefault="00B362EE" w:rsidP="00881790">
      <w:pPr>
        <w:pStyle w:val="NumberedList"/>
        <w:rPr>
          <w:lang w:eastAsia="ja-JP"/>
        </w:rPr>
      </w:pPr>
      <w:r>
        <w:t xml:space="preserve">Check pH of </w:t>
      </w:r>
      <w:r>
        <w:rPr>
          <w:lang w:eastAsia="ja-JP"/>
        </w:rPr>
        <w:t>CaCl</w:t>
      </w:r>
      <w:r w:rsidRPr="00141784">
        <w:rPr>
          <w:vertAlign w:val="subscript"/>
          <w:lang w:eastAsia="ja-JP"/>
        </w:rPr>
        <w:t xml:space="preserve">2 </w:t>
      </w:r>
      <w:r>
        <w:t>solution; it should be between 5.0 and 6.5.</w:t>
      </w:r>
    </w:p>
    <w:p w14:paraId="01D848F8" w14:textId="35B2D82F" w:rsidR="00B362EE" w:rsidRDefault="00B362EE" w:rsidP="00881790">
      <w:pPr>
        <w:pStyle w:val="NumberedList"/>
        <w:rPr>
          <w:lang w:eastAsia="ja-JP"/>
        </w:rPr>
      </w:pPr>
      <w:r>
        <w:t xml:space="preserve">Adjust </w:t>
      </w:r>
      <w:r w:rsidR="00D546CF">
        <w:t xml:space="preserve">pH to desired value by adding </w:t>
      </w:r>
      <w:r>
        <w:t xml:space="preserve"> concentrated 6N Ca(OH)</w:t>
      </w:r>
      <w:r w:rsidRPr="00141784">
        <w:rPr>
          <w:vertAlign w:val="subscript"/>
        </w:rPr>
        <w:t>2</w:t>
      </w:r>
      <w:r>
        <w:t xml:space="preserve"> or 10N HCl </w:t>
      </w:r>
      <w:r w:rsidR="00D546CF">
        <w:t xml:space="preserve">one drop at a time, </w:t>
      </w:r>
      <w:r>
        <w:t>if needed (rarely is).</w:t>
      </w:r>
    </w:p>
    <w:p w14:paraId="6173F4B5" w14:textId="61326ECC" w:rsidR="00B362EE" w:rsidRDefault="00B362EE" w:rsidP="00881790">
      <w:pPr>
        <w:pStyle w:val="NumberedList"/>
        <w:rPr>
          <w:lang w:eastAsia="ja-JP"/>
        </w:rPr>
      </w:pPr>
      <w:r>
        <w:t>Weigh out a subsample of air-dried organic or mineral (fraction ≤ 2 mm) soil and place into 50 – 100 mL cup</w:t>
      </w:r>
      <w:r w:rsidR="003642D8">
        <w:t xml:space="preserve">. </w:t>
      </w:r>
      <w:r>
        <w:t xml:space="preserve">Use </w:t>
      </w:r>
      <w:r w:rsidR="004856E9">
        <w:t>5</w:t>
      </w:r>
      <w:r w:rsidR="00522707">
        <w:t xml:space="preserve"> </w:t>
      </w:r>
      <w:r w:rsidR="00522707" w:rsidRPr="00522707">
        <w:t>±</w:t>
      </w:r>
      <w:r w:rsidR="004856E9">
        <w:t xml:space="preserve"> </w:t>
      </w:r>
      <w:r w:rsidR="00522707">
        <w:t xml:space="preserve">0.1 </w:t>
      </w:r>
      <w:r w:rsidR="004856E9">
        <w:t xml:space="preserve">g for organic soil and </w:t>
      </w:r>
      <w:r>
        <w:t xml:space="preserve">10 </w:t>
      </w:r>
      <w:r w:rsidR="00522707" w:rsidRPr="00522707">
        <w:t>±</w:t>
      </w:r>
      <w:r w:rsidR="00522707">
        <w:t xml:space="preserve"> 0.1 </w:t>
      </w:r>
      <w:r>
        <w:t xml:space="preserve">g for mineral soil. </w:t>
      </w:r>
    </w:p>
    <w:p w14:paraId="387FC0D0" w14:textId="0EA911E9" w:rsidR="00B362EE" w:rsidRDefault="00B362EE" w:rsidP="00881790">
      <w:pPr>
        <w:pStyle w:val="NumberedList"/>
        <w:rPr>
          <w:lang w:eastAsia="ja-JP"/>
        </w:rPr>
      </w:pPr>
      <w:r>
        <w:t>Add 20 mL of CaCl</w:t>
      </w:r>
      <w:r w:rsidRPr="00141784">
        <w:rPr>
          <w:vertAlign w:val="subscript"/>
        </w:rPr>
        <w:t>2</w:t>
      </w:r>
      <w:r>
        <w:t xml:space="preserve"> solution. DO NOT STIR. </w:t>
      </w:r>
    </w:p>
    <w:p w14:paraId="1814BC1D" w14:textId="0DAF6A86" w:rsidR="00B362EE" w:rsidRDefault="00B362EE" w:rsidP="00881790">
      <w:pPr>
        <w:pStyle w:val="NumberedList"/>
        <w:rPr>
          <w:lang w:eastAsia="ja-JP"/>
        </w:rPr>
      </w:pPr>
      <w:r w:rsidRPr="0082770C">
        <w:t>Allow soil to absorb CaCl</w:t>
      </w:r>
      <w:r w:rsidRPr="00141784">
        <w:rPr>
          <w:vertAlign w:val="subscript"/>
        </w:rPr>
        <w:t>2</w:t>
      </w:r>
      <w:r w:rsidR="007C12AA">
        <w:t xml:space="preserve"> solution</w:t>
      </w:r>
      <w:r w:rsidR="003642D8">
        <w:t xml:space="preserve">. </w:t>
      </w:r>
      <w:r w:rsidR="007C12AA">
        <w:t>If it has</w:t>
      </w:r>
      <w:r w:rsidR="00DF3E0E">
        <w:t xml:space="preserve"> not fully absorbed solution within 10 min, you may gently swirl the soil plus solution to mix.</w:t>
      </w:r>
    </w:p>
    <w:p w14:paraId="6E816220" w14:textId="77777777" w:rsidR="00B362EE" w:rsidRDefault="00B362EE" w:rsidP="00881790">
      <w:pPr>
        <w:pStyle w:val="NumberedList"/>
        <w:rPr>
          <w:lang w:eastAsia="ja-JP"/>
        </w:rPr>
      </w:pPr>
      <w:r>
        <w:t>Thoroughly stir for 10 seconds with a glass rod or plastic stir stick.</w:t>
      </w:r>
    </w:p>
    <w:p w14:paraId="749E4B4D" w14:textId="77777777" w:rsidR="00B362EE" w:rsidRDefault="00B362EE" w:rsidP="00881790">
      <w:pPr>
        <w:pStyle w:val="NumberedList"/>
        <w:rPr>
          <w:lang w:eastAsia="ja-JP"/>
        </w:rPr>
      </w:pPr>
      <w:r>
        <w:t xml:space="preserve">Further stir suspension (for 10 seconds) every 5 minutes for the next 30 minutes. </w:t>
      </w:r>
    </w:p>
    <w:p w14:paraId="77BBB58A" w14:textId="163EEED8" w:rsidR="00B362EE" w:rsidRDefault="00B362EE" w:rsidP="00881790">
      <w:pPr>
        <w:pStyle w:val="NumberedList"/>
        <w:rPr>
          <w:lang w:eastAsia="ja-JP"/>
        </w:rPr>
      </w:pPr>
      <w:r>
        <w:t xml:space="preserve">Allow </w:t>
      </w:r>
      <w:r w:rsidRPr="00BD3ACC">
        <w:t>suspension (i.e., the flocculated soil) to</w:t>
      </w:r>
      <w:r>
        <w:t xml:space="preserve"> settle undisturbed for 30 – 60 minutes. T</w:t>
      </w:r>
      <w:r w:rsidR="00DD05C0">
        <w:t>ime required</w:t>
      </w:r>
      <w:r>
        <w:t xml:space="preserve"> will vary by </w:t>
      </w:r>
      <w:r w:rsidRPr="00E70A2D">
        <w:t>soil type.</w:t>
      </w:r>
      <w:r>
        <w:t xml:space="preserve"> </w:t>
      </w:r>
    </w:p>
    <w:p w14:paraId="18B0F2AC" w14:textId="5915B4CA" w:rsidR="00DD05C0" w:rsidRDefault="00DD05C0" w:rsidP="00881790">
      <w:pPr>
        <w:pStyle w:val="NumberedList"/>
        <w:rPr>
          <w:lang w:eastAsia="ja-JP"/>
        </w:rPr>
      </w:pPr>
      <w:r>
        <w:t>Determine if soil is completely saturated.</w:t>
      </w:r>
    </w:p>
    <w:p w14:paraId="26DE9BBC" w14:textId="075DA159" w:rsidR="00DD05C0" w:rsidRDefault="00B362EE" w:rsidP="005544A1">
      <w:pPr>
        <w:pStyle w:val="NumberedList"/>
        <w:numPr>
          <w:ilvl w:val="1"/>
          <w:numId w:val="17"/>
        </w:numPr>
        <w:rPr>
          <w:lang w:eastAsia="ja-JP"/>
        </w:rPr>
      </w:pPr>
      <w:r>
        <w:t xml:space="preserve">Look for </w:t>
      </w:r>
      <w:r w:rsidRPr="00EB56B0">
        <w:t>supernatant (liquid without precipitate</w:t>
      </w:r>
      <w:r>
        <w:t>) above the flocculated soil.</w:t>
      </w:r>
    </w:p>
    <w:p w14:paraId="773076FA" w14:textId="5A6E2CD1" w:rsidR="00B362EE" w:rsidRDefault="00B362EE" w:rsidP="005544A1">
      <w:pPr>
        <w:pStyle w:val="NumberedList"/>
        <w:numPr>
          <w:ilvl w:val="1"/>
          <w:numId w:val="17"/>
        </w:numPr>
        <w:rPr>
          <w:lang w:eastAsia="ja-JP"/>
        </w:rPr>
      </w:pPr>
      <w:r>
        <w:t>IF not present, add another aliquot (20 mL) of CaCl</w:t>
      </w:r>
      <w:r w:rsidRPr="00141784">
        <w:rPr>
          <w:vertAlign w:val="subscript"/>
        </w:rPr>
        <w:t xml:space="preserve">2 </w:t>
      </w:r>
      <w:r>
        <w:t xml:space="preserve">solution and repeat stirring and </w:t>
      </w:r>
      <w:r w:rsidRPr="00235496">
        <w:t>settling.</w:t>
      </w:r>
    </w:p>
    <w:p w14:paraId="19513ACD" w14:textId="2C177624" w:rsidR="00B362EE" w:rsidRDefault="00B362EE" w:rsidP="005544A1">
      <w:pPr>
        <w:pStyle w:val="NumberedList"/>
        <w:numPr>
          <w:ilvl w:val="0"/>
          <w:numId w:val="17"/>
        </w:numPr>
        <w:rPr>
          <w:lang w:eastAsia="ja-JP"/>
        </w:rPr>
      </w:pPr>
      <w:r>
        <w:t>Calibrate the pH meter electrode with pH buffers 4, 7, and 10 according to the manual for the probe</w:t>
      </w:r>
      <w:r w:rsidR="003642D8">
        <w:t xml:space="preserve">. </w:t>
      </w:r>
      <w:r w:rsidR="003825AF">
        <w:t>Note: some domains may need the 1.68 buffer.</w:t>
      </w:r>
    </w:p>
    <w:p w14:paraId="5C498630" w14:textId="77777777" w:rsidR="00B362EE" w:rsidRDefault="00B362EE" w:rsidP="005544A1">
      <w:pPr>
        <w:pStyle w:val="NumberedList"/>
        <w:numPr>
          <w:ilvl w:val="1"/>
          <w:numId w:val="17"/>
        </w:numPr>
        <w:rPr>
          <w:lang w:eastAsia="ja-JP"/>
        </w:rPr>
      </w:pPr>
      <w:r>
        <w:t>Rinse the electrode with deionized water and dry it between buffers.</w:t>
      </w:r>
    </w:p>
    <w:p w14:paraId="0BADD6BA" w14:textId="77777777" w:rsidR="00B362EE" w:rsidRDefault="00B362EE" w:rsidP="005544A1">
      <w:pPr>
        <w:pStyle w:val="NumberedList"/>
        <w:numPr>
          <w:ilvl w:val="0"/>
          <w:numId w:val="17"/>
        </w:numPr>
        <w:rPr>
          <w:lang w:eastAsia="ja-JP"/>
        </w:rPr>
      </w:pPr>
      <w:r>
        <w:t>Measure pH of supernatant solution, taking care to NOT disturb the flocculated soil.</w:t>
      </w:r>
    </w:p>
    <w:p w14:paraId="271357A4" w14:textId="4FBA2810" w:rsidR="00B362EE" w:rsidRDefault="00B362EE" w:rsidP="005544A1">
      <w:pPr>
        <w:pStyle w:val="NumberedList"/>
        <w:numPr>
          <w:ilvl w:val="1"/>
          <w:numId w:val="17"/>
        </w:numPr>
        <w:rPr>
          <w:lang w:eastAsia="ja-JP"/>
        </w:rPr>
      </w:pPr>
      <w:r>
        <w:t>Allow reading to stabilize (usually about 1 minute) and record pH value on datasheet.</w:t>
      </w:r>
    </w:p>
    <w:p w14:paraId="2C15FFA7" w14:textId="77777777" w:rsidR="00B362EE" w:rsidRDefault="00B362EE" w:rsidP="005544A1">
      <w:pPr>
        <w:pStyle w:val="NumberedList"/>
        <w:numPr>
          <w:ilvl w:val="1"/>
          <w:numId w:val="17"/>
        </w:numPr>
      </w:pPr>
      <w:r>
        <w:t>Clean electrode: rinse thoroughly 2 to 3 times with deionized water and gently dry with a fresh lab tissue.</w:t>
      </w:r>
    </w:p>
    <w:p w14:paraId="62FD71AC" w14:textId="1EB3EA62" w:rsidR="00B362EE" w:rsidRDefault="005A08B6" w:rsidP="005544A1">
      <w:pPr>
        <w:pStyle w:val="NumberedList"/>
        <w:numPr>
          <w:ilvl w:val="1"/>
          <w:numId w:val="17"/>
        </w:numPr>
      </w:pPr>
      <w:r>
        <w:t>Measure</w:t>
      </w:r>
      <w:r w:rsidR="00B362EE">
        <w:t xml:space="preserve"> each sample</w:t>
      </w:r>
      <w:r w:rsidR="003642D8">
        <w:t xml:space="preserve">. </w:t>
      </w:r>
      <w:r w:rsidR="004B0066">
        <w:t>Note: you only need to calibrate the pH probe one time for the group of samples.</w:t>
      </w:r>
    </w:p>
    <w:p w14:paraId="65141496" w14:textId="4E9DDEA5" w:rsidR="005A08B6" w:rsidRDefault="008A15BA" w:rsidP="005544A1">
      <w:pPr>
        <w:pStyle w:val="NumberedList"/>
        <w:numPr>
          <w:ilvl w:val="0"/>
          <w:numId w:val="17"/>
        </w:numPr>
      </w:pPr>
      <w:r>
        <w:t xml:space="preserve">Repeat preparation and pH measurement of </w:t>
      </w:r>
      <w:r w:rsidR="005A08B6">
        <w:t>5 samples.</w:t>
      </w:r>
    </w:p>
    <w:p w14:paraId="2FFEC2AE" w14:textId="70CF91CF" w:rsidR="00B362EE" w:rsidRDefault="005A08B6" w:rsidP="005544A1">
      <w:pPr>
        <w:pStyle w:val="NumberedList"/>
        <w:numPr>
          <w:ilvl w:val="1"/>
          <w:numId w:val="17"/>
        </w:numPr>
      </w:pPr>
      <w:r>
        <w:t xml:space="preserve"> </w:t>
      </w:r>
      <w:r w:rsidR="00B362EE">
        <w:t>Select 5 soil samples for duplicate (i.e., “Dup”) pH measurement. (Choose soil samples that have ample leftover material.)</w:t>
      </w:r>
    </w:p>
    <w:p w14:paraId="01247400" w14:textId="7BF1FD97" w:rsidR="005A08B6" w:rsidRDefault="008A15BA" w:rsidP="005544A1">
      <w:pPr>
        <w:pStyle w:val="NumberedList"/>
        <w:numPr>
          <w:ilvl w:val="1"/>
          <w:numId w:val="17"/>
        </w:numPr>
      </w:pPr>
      <w:r>
        <w:t>M</w:t>
      </w:r>
      <w:r w:rsidR="005A08B6">
        <w:t>easure pH.</w:t>
      </w:r>
    </w:p>
    <w:p w14:paraId="186353B1" w14:textId="57DF2F5B" w:rsidR="005A08B6" w:rsidRDefault="00B362EE" w:rsidP="005544A1">
      <w:pPr>
        <w:pStyle w:val="NumberedList"/>
        <w:numPr>
          <w:ilvl w:val="1"/>
          <w:numId w:val="17"/>
        </w:numPr>
      </w:pPr>
      <w:r>
        <w:t xml:space="preserve">If the original and duplicate subsamples differ by </w:t>
      </w:r>
      <w:r w:rsidRPr="007F1FA8">
        <w:t>≥</w:t>
      </w:r>
      <w:r w:rsidR="00DF3E0E">
        <w:t xml:space="preserve"> </w:t>
      </w:r>
      <w:r w:rsidRPr="007F1FA8">
        <w:t>0.5</w:t>
      </w:r>
      <w:r>
        <w:t xml:space="preserve"> in their pH reading, take a third pH reading. </w:t>
      </w:r>
    </w:p>
    <w:p w14:paraId="3F11CCE2" w14:textId="358E62CD" w:rsidR="00B362EE" w:rsidRDefault="00B362EE" w:rsidP="005544A1">
      <w:pPr>
        <w:pStyle w:val="NumberedList"/>
        <w:numPr>
          <w:ilvl w:val="1"/>
          <w:numId w:val="17"/>
        </w:numPr>
      </w:pPr>
      <w:r>
        <w:t>Record all original and duplicate values as separate entries in the data ingest.</w:t>
      </w:r>
    </w:p>
    <w:p w14:paraId="28EDC003" w14:textId="3E023F4C" w:rsidR="00613418" w:rsidRDefault="00B362EE" w:rsidP="005544A1">
      <w:pPr>
        <w:pStyle w:val="NumberedList"/>
        <w:numPr>
          <w:ilvl w:val="0"/>
          <w:numId w:val="17"/>
        </w:numPr>
      </w:pPr>
      <w:r>
        <w:lastRenderedPageBreak/>
        <w:t xml:space="preserve">Repeat </w:t>
      </w:r>
      <w:r w:rsidR="005A08B6">
        <w:t xml:space="preserve">pH measurements and 5 </w:t>
      </w:r>
      <w:r w:rsidR="008A15BA">
        <w:t xml:space="preserve">duplicate </w:t>
      </w:r>
      <w:r w:rsidR="005A08B6">
        <w:t>measurements with deionized water</w:t>
      </w:r>
      <w:r>
        <w:t>, analyzing subsamples in 20 mL deionized water instead of CaCl</w:t>
      </w:r>
      <w:r w:rsidRPr="00141784">
        <w:rPr>
          <w:vertAlign w:val="subscript"/>
        </w:rPr>
        <w:t>2</w:t>
      </w:r>
      <w:r>
        <w:t xml:space="preserve">. </w:t>
      </w:r>
    </w:p>
    <w:p w14:paraId="4AC5278B" w14:textId="7717E4C3" w:rsidR="005A08B6" w:rsidRDefault="005A08B6" w:rsidP="005544A1">
      <w:pPr>
        <w:pStyle w:val="NumberedList"/>
        <w:numPr>
          <w:ilvl w:val="0"/>
          <w:numId w:val="17"/>
        </w:numPr>
      </w:pPr>
      <w:r>
        <w:rPr>
          <w:lang w:eastAsia="ja-JP"/>
        </w:rPr>
        <w:t>Discard r</w:t>
      </w:r>
      <w:r w:rsidR="005D4A56">
        <w:rPr>
          <w:lang w:eastAsia="ja-JP"/>
        </w:rPr>
        <w:t xml:space="preserve">emaining soil </w:t>
      </w:r>
      <w:r>
        <w:rPr>
          <w:lang w:eastAsia="ja-JP"/>
        </w:rPr>
        <w:t>(</w:t>
      </w:r>
      <w:r w:rsidR="005D4A56">
        <w:rPr>
          <w:lang w:eastAsia="ja-JP"/>
        </w:rPr>
        <w:t>following soil permit guidelines</w:t>
      </w:r>
      <w:r>
        <w:rPr>
          <w:lang w:eastAsia="ja-JP"/>
        </w:rPr>
        <w:t xml:space="preserve"> where applicable)</w:t>
      </w:r>
      <w:r w:rsidR="005D4A56">
        <w:rPr>
          <w:lang w:eastAsia="ja-JP"/>
        </w:rPr>
        <w:t>.</w:t>
      </w:r>
      <w:bookmarkStart w:id="75" w:name="_Toc392831676"/>
    </w:p>
    <w:p w14:paraId="04761615" w14:textId="09E64A41" w:rsidR="005A08B6" w:rsidRDefault="005A08B6" w:rsidP="00ED6D52">
      <w:pPr>
        <w:pStyle w:val="Heading6"/>
      </w:pPr>
      <w:bookmarkStart w:id="76" w:name="_Toc307663905"/>
      <w:commentRangeStart w:id="77"/>
      <w:r>
        <w:lastRenderedPageBreak/>
        <w:t>Field</w:t>
      </w:r>
      <w:commentRangeEnd w:id="77"/>
      <w:r w:rsidR="001B7F50">
        <w:rPr>
          <w:rStyle w:val="CommentReference"/>
          <w:rFonts w:ascii="Times New Roman" w:eastAsia="Times New Roman" w:hAnsi="Times New Roman" w:cs="Times New Roman"/>
          <w:b w:val="0"/>
        </w:rPr>
        <w:commentReference w:id="77"/>
      </w:r>
      <w:r>
        <w:t xml:space="preserve"> Sampling for Soil Nitrogen Transformations</w:t>
      </w:r>
      <w:bookmarkEnd w:id="76"/>
    </w:p>
    <w:p w14:paraId="08634AE2" w14:textId="69FFFD6F" w:rsidR="004A0A80" w:rsidRPr="004A0A80" w:rsidRDefault="004A0A80" w:rsidP="005544A1">
      <w:r>
        <w:t>N transformation rate measurements are conducted once every five years with measurements of fine root biomass (NEON.DOC.014038) and soil microbial biomass (see SOP B). Schedule information will be provided to field staff as soon as feasible, but at least by the beginning of the year.</w:t>
      </w:r>
    </w:p>
    <w:p w14:paraId="4139E4AB" w14:textId="77777777" w:rsidR="005A08B6" w:rsidRDefault="005A08B6" w:rsidP="004F72C4">
      <w:pPr>
        <w:pStyle w:val="Heading7"/>
      </w:pPr>
      <w:r>
        <w:t>Identify the plot</w:t>
      </w:r>
    </w:p>
    <w:p w14:paraId="65064112" w14:textId="7272848D" w:rsidR="005A08B6" w:rsidRDefault="005A08B6" w:rsidP="005544A1">
      <w:pPr>
        <w:pStyle w:val="NumberedList"/>
        <w:numPr>
          <w:ilvl w:val="0"/>
          <w:numId w:val="29"/>
        </w:numPr>
        <w:rPr>
          <w:lang w:eastAsia="ja-JP"/>
        </w:rPr>
      </w:pPr>
      <w:r>
        <w:rPr>
          <w:lang w:eastAsia="ja-JP"/>
        </w:rPr>
        <w:t>Navigate to the plot.</w:t>
      </w:r>
    </w:p>
    <w:p w14:paraId="30913BD4" w14:textId="33814FC8" w:rsidR="005A08B6" w:rsidRDefault="005A08B6" w:rsidP="005544A1">
      <w:pPr>
        <w:pStyle w:val="NumberedList"/>
        <w:numPr>
          <w:ilvl w:val="0"/>
          <w:numId w:val="10"/>
        </w:numPr>
        <w:rPr>
          <w:lang w:eastAsia="ja-JP"/>
        </w:rPr>
      </w:pPr>
      <w:r>
        <w:rPr>
          <w:lang w:eastAsia="ja-JP"/>
        </w:rPr>
        <w:t xml:space="preserve">Lay out meter tapes on </w:t>
      </w:r>
      <w:r w:rsidR="004B7341">
        <w:rPr>
          <w:lang w:eastAsia="ja-JP"/>
        </w:rPr>
        <w:t>2 adjoining</w:t>
      </w:r>
      <w:r>
        <w:rPr>
          <w:lang w:eastAsia="ja-JP"/>
        </w:rPr>
        <w:t xml:space="preserve"> sides of the plot</w:t>
      </w:r>
      <w:r w:rsidR="007B4DD0">
        <w:rPr>
          <w:lang w:eastAsia="ja-JP"/>
        </w:rPr>
        <w:t xml:space="preserve"> and l</w:t>
      </w:r>
      <w:r w:rsidR="004B7341">
        <w:rPr>
          <w:lang w:eastAsia="ja-JP"/>
        </w:rPr>
        <w:t>ocate</w:t>
      </w:r>
      <w:r>
        <w:rPr>
          <w:lang w:eastAsia="ja-JP"/>
        </w:rPr>
        <w:t xml:space="preserve"> sampling location(s) using the tapes as guides for the given x, y coordinates.</w:t>
      </w:r>
    </w:p>
    <w:p w14:paraId="4EB10E87" w14:textId="7D13018E" w:rsidR="005A08B6" w:rsidRDefault="005A08B6" w:rsidP="005544A1">
      <w:pPr>
        <w:pStyle w:val="NumberedList"/>
        <w:numPr>
          <w:ilvl w:val="0"/>
          <w:numId w:val="10"/>
        </w:numPr>
        <w:rPr>
          <w:lang w:eastAsia="ja-JP"/>
        </w:rPr>
      </w:pPr>
      <w:r>
        <w:rPr>
          <w:lang w:eastAsia="ja-JP"/>
        </w:rPr>
        <w:t>Put on a clean pair of nitrile gloves (</w:t>
      </w:r>
      <w:r w:rsidR="007B4DD0">
        <w:rPr>
          <w:lang w:eastAsia="ja-JP"/>
        </w:rPr>
        <w:t>1 pair per random sampling location, put on a new pair at each location; do NOT reuse gloves between locations</w:t>
      </w:r>
      <w:r>
        <w:rPr>
          <w:lang w:eastAsia="ja-JP"/>
        </w:rPr>
        <w:t>).</w:t>
      </w:r>
    </w:p>
    <w:p w14:paraId="0BD87DDB" w14:textId="23F41A46" w:rsidR="008B323F" w:rsidRDefault="008B323F" w:rsidP="00ED6D52">
      <w:pPr>
        <w:pStyle w:val="Heading7"/>
      </w:pPr>
      <w:r>
        <w:t>Assess sample location</w:t>
      </w:r>
    </w:p>
    <w:p w14:paraId="219B054F" w14:textId="77777777" w:rsidR="008B323F" w:rsidRDefault="008B323F" w:rsidP="00881790">
      <w:pPr>
        <w:pStyle w:val="NumberedList"/>
        <w:numPr>
          <w:ilvl w:val="0"/>
          <w:numId w:val="63"/>
        </w:numPr>
        <w:rPr>
          <w:lang w:eastAsia="ja-JP"/>
        </w:rPr>
      </w:pPr>
      <w:r>
        <w:rPr>
          <w:lang w:eastAsia="ja-JP"/>
        </w:rPr>
        <w:t xml:space="preserve">Navigate to the next X,Y coordinate location randomly assigned on the plot list. Visually assess the location for sampling ability: </w:t>
      </w:r>
    </w:p>
    <w:p w14:paraId="53277327" w14:textId="77777777" w:rsidR="008B323F" w:rsidRDefault="008B323F" w:rsidP="008B323F">
      <w:pPr>
        <w:pStyle w:val="NumberedList"/>
        <w:numPr>
          <w:ilvl w:val="1"/>
          <w:numId w:val="7"/>
        </w:numPr>
        <w:rPr>
          <w:lang w:eastAsia="ja-JP"/>
        </w:rPr>
      </w:pPr>
      <w:r>
        <w:rPr>
          <w:lang w:eastAsia="ja-JP"/>
        </w:rPr>
        <w:t>Are there disturbances, vegetation, large rocks or roots that would impede sampling within a 0.5 m radius of the location? If so, reject the location and record why on the plot list sheet. Move to next coordinate location on the list.</w:t>
      </w:r>
    </w:p>
    <w:p w14:paraId="0B610471" w14:textId="4F71DF6D" w:rsidR="008B323F" w:rsidRPr="008B323F" w:rsidRDefault="008B323F" w:rsidP="00881790">
      <w:pPr>
        <w:pStyle w:val="NumberedList"/>
        <w:numPr>
          <w:ilvl w:val="1"/>
          <w:numId w:val="7"/>
        </w:numPr>
        <w:rPr>
          <w:lang w:eastAsia="ja-JP"/>
        </w:rPr>
      </w:pPr>
      <w:r>
        <w:rPr>
          <w:lang w:eastAsia="ja-JP"/>
        </w:rPr>
        <w:t xml:space="preserve">Starting near the exact location of the X,Y coordinate, carefully assess soil depth by probing the soil using a </w:t>
      </w:r>
      <w:r w:rsidR="007D75F9">
        <w:rPr>
          <w:lang w:eastAsia="ja-JP"/>
        </w:rPr>
        <w:t>clean</w:t>
      </w:r>
      <w:r>
        <w:rPr>
          <w:lang w:eastAsia="ja-JP"/>
        </w:rPr>
        <w:t xml:space="preserve"> chaining pin or similar, moving outward (not more than 0.5 m away) until a suitable spot is found. </w:t>
      </w:r>
      <w:r w:rsidR="007D75F9">
        <w:rPr>
          <w:lang w:eastAsia="ja-JP"/>
        </w:rPr>
        <w:t>A s</w:t>
      </w:r>
      <w:r>
        <w:rPr>
          <w:lang w:eastAsia="ja-JP"/>
        </w:rPr>
        <w:t xml:space="preserve">uitable </w:t>
      </w:r>
      <w:r w:rsidR="007D75F9">
        <w:rPr>
          <w:lang w:eastAsia="ja-JP"/>
        </w:rPr>
        <w:t xml:space="preserve">spot </w:t>
      </w:r>
      <w:r>
        <w:rPr>
          <w:lang w:eastAsia="ja-JP"/>
        </w:rPr>
        <w:t xml:space="preserve">will allow you to </w:t>
      </w:r>
      <w:r w:rsidR="007D75F9">
        <w:rPr>
          <w:lang w:eastAsia="ja-JP"/>
        </w:rPr>
        <w:t>collect two core samples within 0.25 m of each other to the same depth. The target depth is 30cm</w:t>
      </w:r>
      <w:r>
        <w:rPr>
          <w:lang w:eastAsia="ja-JP"/>
        </w:rPr>
        <w:t>.</w:t>
      </w:r>
    </w:p>
    <w:p w14:paraId="79873B10" w14:textId="77777777" w:rsidR="005A08B6" w:rsidRDefault="005A08B6" w:rsidP="00ED6D52">
      <w:pPr>
        <w:pStyle w:val="Heading7"/>
      </w:pPr>
      <w:r>
        <w:t>Measure soil temperature</w:t>
      </w:r>
    </w:p>
    <w:p w14:paraId="53F1D5D7" w14:textId="633AD73D" w:rsidR="005A08B6" w:rsidRDefault="005A08B6" w:rsidP="00881790">
      <w:pPr>
        <w:pStyle w:val="NumberedList"/>
        <w:numPr>
          <w:ilvl w:val="0"/>
          <w:numId w:val="64"/>
        </w:numPr>
        <w:rPr>
          <w:lang w:eastAsia="ja-JP"/>
        </w:rPr>
      </w:pPr>
      <w:r>
        <w:rPr>
          <w:lang w:eastAsia="ja-JP"/>
        </w:rPr>
        <w:t>At each sampling location take one soil temperature reading.</w:t>
      </w:r>
    </w:p>
    <w:p w14:paraId="7FA56AB3" w14:textId="0DD2B2BD" w:rsidR="005A08B6" w:rsidRDefault="005A08B6" w:rsidP="005544A1">
      <w:pPr>
        <w:pStyle w:val="NumberedList"/>
        <w:numPr>
          <w:ilvl w:val="1"/>
          <w:numId w:val="10"/>
        </w:numPr>
        <w:rPr>
          <w:lang w:eastAsia="ja-JP"/>
        </w:rPr>
      </w:pPr>
      <w:r>
        <w:rPr>
          <w:lang w:eastAsia="ja-JP"/>
        </w:rPr>
        <w:t>Remove the litter layer and carefully insert temperature probe into the soil (10 cm). Don’t force the probe as they break easily</w:t>
      </w:r>
      <w:r w:rsidR="003642D8">
        <w:rPr>
          <w:lang w:eastAsia="ja-JP"/>
        </w:rPr>
        <w:t xml:space="preserve">. </w:t>
      </w:r>
    </w:p>
    <w:p w14:paraId="3CC004FB" w14:textId="77777777" w:rsidR="007B4DD0" w:rsidRDefault="005A08B6" w:rsidP="005544A1">
      <w:pPr>
        <w:pStyle w:val="NumberedList"/>
        <w:numPr>
          <w:ilvl w:val="1"/>
          <w:numId w:val="10"/>
        </w:numPr>
        <w:rPr>
          <w:lang w:eastAsia="ja-JP"/>
        </w:rPr>
      </w:pPr>
      <w:r>
        <w:rPr>
          <w:lang w:eastAsia="ja-JP"/>
        </w:rPr>
        <w:t>Allow probe to equilibrate (~2 min) before recording the value in degrees C in the field datasheets.</w:t>
      </w:r>
    </w:p>
    <w:p w14:paraId="07FB4DD1" w14:textId="2D8BF2F7" w:rsidR="005A08B6" w:rsidRDefault="005A08B6" w:rsidP="005544A1">
      <w:pPr>
        <w:pStyle w:val="NumberedList"/>
        <w:numPr>
          <w:ilvl w:val="1"/>
          <w:numId w:val="10"/>
        </w:numPr>
        <w:rPr>
          <w:lang w:eastAsia="ja-JP"/>
        </w:rPr>
      </w:pPr>
      <w:r>
        <w:rPr>
          <w:lang w:eastAsia="ja-JP"/>
        </w:rPr>
        <w:t>Do not make measurement with sun directly onto probe (you can shade it with your body, if necessary).</w:t>
      </w:r>
    </w:p>
    <w:p w14:paraId="4EE4F6E8" w14:textId="1C5561E7" w:rsidR="005A08B6" w:rsidRDefault="007B4DD0" w:rsidP="00ED6D52">
      <w:pPr>
        <w:pStyle w:val="Heading7"/>
      </w:pPr>
      <w:r>
        <w:t xml:space="preserve">Collect </w:t>
      </w:r>
      <w:r w:rsidR="005A08B6">
        <w:t>soil core</w:t>
      </w:r>
    </w:p>
    <w:p w14:paraId="762F8F95" w14:textId="21C870F6" w:rsidR="007B4DD0" w:rsidRDefault="007B4DD0" w:rsidP="005544A1">
      <w:pPr>
        <w:pStyle w:val="NumberedList"/>
        <w:numPr>
          <w:ilvl w:val="0"/>
          <w:numId w:val="18"/>
        </w:numPr>
        <w:rPr>
          <w:lang w:eastAsia="ja-JP"/>
        </w:rPr>
      </w:pPr>
      <w:r>
        <w:rPr>
          <w:lang w:eastAsia="ja-JP"/>
        </w:rPr>
        <w:t>Identify soil core sampling location.</w:t>
      </w:r>
    </w:p>
    <w:p w14:paraId="40E11406" w14:textId="44730EDF" w:rsidR="005A08B6" w:rsidRDefault="005A08B6" w:rsidP="005544A1">
      <w:pPr>
        <w:pStyle w:val="NumberedList"/>
        <w:numPr>
          <w:ilvl w:val="0"/>
          <w:numId w:val="18"/>
        </w:numPr>
        <w:rPr>
          <w:lang w:eastAsia="ja-JP"/>
        </w:rPr>
      </w:pPr>
      <w:r>
        <w:rPr>
          <w:lang w:eastAsia="ja-JP"/>
        </w:rPr>
        <w:t>Measure the depth of the litter layer (cm) above each core location and record the value</w:t>
      </w:r>
      <w:r w:rsidR="003642D8">
        <w:rPr>
          <w:lang w:eastAsia="ja-JP"/>
        </w:rPr>
        <w:t xml:space="preserve">. </w:t>
      </w:r>
      <w:r>
        <w:rPr>
          <w:lang w:eastAsia="ja-JP"/>
        </w:rPr>
        <w:t>This can be measured using a ruler; remove litter layer and measure profile depth of undisturbed litter layer over soil. Be careful not to compact the litter layer where you are taking your measurement.</w:t>
      </w:r>
    </w:p>
    <w:p w14:paraId="15C9F9AE" w14:textId="77777777" w:rsidR="005A08B6" w:rsidRDefault="005A08B6" w:rsidP="005544A1">
      <w:pPr>
        <w:pStyle w:val="NumberedList"/>
        <w:numPr>
          <w:ilvl w:val="0"/>
          <w:numId w:val="10"/>
        </w:numPr>
        <w:rPr>
          <w:lang w:eastAsia="ja-JP"/>
        </w:rPr>
      </w:pPr>
      <w:r>
        <w:rPr>
          <w:lang w:eastAsia="ja-JP"/>
        </w:rPr>
        <w:t>Push the litter layer away from where you are going to core into the soil surface. The litter layer is generally composed of undecomposed plant material (e.g. leaves are still recognizable), whereas an organic horizon will contain organic material in various states of decomposition.</w:t>
      </w:r>
    </w:p>
    <w:p w14:paraId="007C5757" w14:textId="580C3E51" w:rsidR="005A08B6" w:rsidRDefault="005A08B6" w:rsidP="005544A1">
      <w:pPr>
        <w:pStyle w:val="NumberedList"/>
        <w:numPr>
          <w:ilvl w:val="0"/>
          <w:numId w:val="10"/>
        </w:numPr>
        <w:rPr>
          <w:lang w:eastAsia="ja-JP"/>
        </w:rPr>
      </w:pPr>
      <w:r>
        <w:rPr>
          <w:lang w:eastAsia="ja-JP"/>
        </w:rPr>
        <w:t>Insert the corer (section of pipe with beveled edge) into the ground</w:t>
      </w:r>
      <w:r w:rsidR="003642D8">
        <w:rPr>
          <w:lang w:eastAsia="ja-JP"/>
        </w:rPr>
        <w:t xml:space="preserve">. </w:t>
      </w:r>
      <w:r>
        <w:rPr>
          <w:lang w:eastAsia="ja-JP"/>
        </w:rPr>
        <w:t>If your soil is difficult to core, you can use the wooden circle and mallet; if your soil is easy to core, you may just need to push in pipe.</w:t>
      </w:r>
      <w:r w:rsidR="007B4DD0">
        <w:rPr>
          <w:lang w:eastAsia="ja-JP"/>
        </w:rPr>
        <w:t xml:space="preserve"> Always </w:t>
      </w:r>
      <w:r w:rsidR="007B4DD0">
        <w:rPr>
          <w:lang w:eastAsia="ja-JP"/>
        </w:rPr>
        <w:lastRenderedPageBreak/>
        <w:t>core vertically, not perpendicular, when collecting on a slope.</w:t>
      </w:r>
      <w:r w:rsidR="008B323F">
        <w:rPr>
          <w:lang w:eastAsia="ja-JP"/>
        </w:rPr>
        <w:t xml:space="preserve"> A different coring device may be used for collecting the initial core sample. Notify science of this alternative approach.</w:t>
      </w:r>
    </w:p>
    <w:p w14:paraId="3D2F50E3" w14:textId="091873F7" w:rsidR="005A08B6" w:rsidRDefault="005A08B6" w:rsidP="005544A1">
      <w:pPr>
        <w:pStyle w:val="NumberedList"/>
        <w:numPr>
          <w:ilvl w:val="0"/>
          <w:numId w:val="10"/>
        </w:numPr>
        <w:rPr>
          <w:lang w:eastAsia="ja-JP"/>
        </w:rPr>
      </w:pPr>
      <w:r>
        <w:rPr>
          <w:lang w:eastAsia="ja-JP"/>
        </w:rPr>
        <w:t xml:space="preserve">Push the corer in to a total depth of </w:t>
      </w:r>
      <w:r w:rsidRPr="007F40C4">
        <w:rPr>
          <w:rFonts w:ascii="Calibri" w:hAnsi="Calibri"/>
        </w:rPr>
        <w:t xml:space="preserve">30 </w:t>
      </w:r>
      <w:r w:rsidRPr="00EE13A0">
        <w:rPr>
          <w:rFonts w:ascii="Calibri" w:hAnsi="Calibri"/>
        </w:rPr>
        <w:t>± 1</w:t>
      </w:r>
      <w:r>
        <w:rPr>
          <w:rFonts w:ascii="Calibri" w:hAnsi="Calibri"/>
        </w:rPr>
        <w:t xml:space="preserve"> </w:t>
      </w:r>
      <w:r w:rsidRPr="007F40C4">
        <w:rPr>
          <w:rFonts w:ascii="Calibri" w:hAnsi="Calibri"/>
        </w:rPr>
        <w:t>cm</w:t>
      </w:r>
      <w:r w:rsidR="003642D8">
        <w:rPr>
          <w:lang w:eastAsia="ja-JP"/>
        </w:rPr>
        <w:t xml:space="preserve">. </w:t>
      </w:r>
      <w:r>
        <w:rPr>
          <w:lang w:eastAsia="ja-JP"/>
        </w:rPr>
        <w:t>If your soil profile is shallow (you hit saprolite or bedrock at less than 30 cm), core to the depth of the saprolite or bedrock only.</w:t>
      </w:r>
    </w:p>
    <w:p w14:paraId="5B3EFBB7" w14:textId="77777777" w:rsidR="005A08B6" w:rsidRDefault="005A08B6" w:rsidP="005A08B6">
      <w:pPr>
        <w:rPr>
          <w:lang w:eastAsia="ja-JP"/>
        </w:rPr>
      </w:pPr>
      <w:r w:rsidRPr="00972DD2">
        <w:rPr>
          <w:noProof/>
        </w:rPr>
        <w:drawing>
          <wp:anchor distT="0" distB="0" distL="114300" distR="114300" simplePos="0" relativeHeight="251777536" behindDoc="1" locked="0" layoutInCell="1" allowOverlap="1" wp14:anchorId="03DE2B04" wp14:editId="7D24DB5E">
            <wp:simplePos x="0" y="0"/>
            <wp:positionH relativeFrom="column">
              <wp:posOffset>-636104</wp:posOffset>
            </wp:positionH>
            <wp:positionV relativeFrom="paragraph">
              <wp:posOffset>-16731</wp:posOffset>
            </wp:positionV>
            <wp:extent cx="461175" cy="46117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31833-tips-tricks-ic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175" cy="461176"/>
                    </a:xfrm>
                    <a:prstGeom prst="rect">
                      <a:avLst/>
                    </a:prstGeom>
                  </pic:spPr>
                </pic:pic>
              </a:graphicData>
            </a:graphic>
            <wp14:sizeRelH relativeFrom="margin">
              <wp14:pctWidth>0</wp14:pctWidth>
            </wp14:sizeRelH>
            <wp14:sizeRelV relativeFrom="margin">
              <wp14:pctHeight>0</wp14:pctHeight>
            </wp14:sizeRelV>
          </wp:anchor>
        </w:drawing>
      </w:r>
      <w:r>
        <w:rPr>
          <w:lang w:eastAsia="ja-JP"/>
        </w:rPr>
        <w:t>A piece of masking or lab tape can be placed on the outside of the corer to indicate the depth to stop driving the corer into the mineral soil horizon.</w:t>
      </w:r>
    </w:p>
    <w:p w14:paraId="1A4B8C53" w14:textId="6B4F054A" w:rsidR="005A08B6" w:rsidRDefault="005A08B6" w:rsidP="00881790">
      <w:pPr>
        <w:pStyle w:val="NumberedList"/>
        <w:numPr>
          <w:ilvl w:val="0"/>
          <w:numId w:val="51"/>
        </w:numPr>
        <w:rPr>
          <w:lang w:eastAsia="ja-JP"/>
        </w:rPr>
      </w:pPr>
      <w:r>
        <w:rPr>
          <w:lang w:eastAsia="ja-JP"/>
        </w:rPr>
        <w:t>If an organic horizon is present, remove soil onto tray (or other surface for separating soil horizons), partition the organic and mineral horizons, and bag separately.</w:t>
      </w:r>
    </w:p>
    <w:p w14:paraId="5F5314C2" w14:textId="537B49BF" w:rsidR="005A08B6" w:rsidRDefault="005A08B6" w:rsidP="005A08B6">
      <w:pPr>
        <w:pStyle w:val="NumberedList"/>
        <w:rPr>
          <w:lang w:eastAsia="ja-JP"/>
        </w:rPr>
      </w:pPr>
      <w:r>
        <w:rPr>
          <w:lang w:eastAsia="ja-JP"/>
        </w:rPr>
        <w:t>If only mineral soil is present, empty soil from corer directly into bag.</w:t>
      </w:r>
    </w:p>
    <w:p w14:paraId="115030B2" w14:textId="291C5EA4" w:rsidR="005A08B6" w:rsidRDefault="005A08B6" w:rsidP="005A08B6">
      <w:pPr>
        <w:pStyle w:val="NumberedList"/>
        <w:rPr>
          <w:lang w:eastAsia="ja-JP"/>
        </w:rPr>
      </w:pPr>
      <w:commentRangeStart w:id="78"/>
      <w:r>
        <w:rPr>
          <w:lang w:eastAsia="ja-JP"/>
        </w:rPr>
        <w:t>Label bag with</w:t>
      </w:r>
      <w:r w:rsidR="008B323F">
        <w:rPr>
          <w:lang w:eastAsia="ja-JP"/>
        </w:rPr>
        <w:t xml:space="preserve">: </w:t>
      </w:r>
      <w:r>
        <w:rPr>
          <w:lang w:eastAsia="ja-JP"/>
        </w:rPr>
        <w:t xml:space="preserve">plotID, coreCoordinateX, coreCoordinateY, </w:t>
      </w:r>
      <w:r w:rsidR="00902FED">
        <w:rPr>
          <w:lang w:eastAsia="ja-JP"/>
        </w:rPr>
        <w:t>collect</w:t>
      </w:r>
      <w:r w:rsidR="003162BD">
        <w:rPr>
          <w:lang w:eastAsia="ja-JP"/>
        </w:rPr>
        <w:t>Date</w:t>
      </w:r>
      <w:r>
        <w:rPr>
          <w:lang w:eastAsia="ja-JP"/>
        </w:rPr>
        <w:t>, horizon</w:t>
      </w:r>
      <w:r w:rsidR="003162BD">
        <w:rPr>
          <w:lang w:eastAsia="ja-JP"/>
        </w:rPr>
        <w:t>Type</w:t>
      </w:r>
      <w:r>
        <w:rPr>
          <w:lang w:eastAsia="ja-JP"/>
        </w:rPr>
        <w:t>, coreType, measuredBy (technician name), and recordedBy (technician name).</w:t>
      </w:r>
      <w:commentRangeEnd w:id="78"/>
      <w:r w:rsidR="008B4DA2">
        <w:rPr>
          <w:rStyle w:val="CommentReference"/>
          <w:rFonts w:ascii="Times New Roman" w:eastAsia="Times New Roman" w:hAnsi="Times New Roman" w:cs="Times New Roman"/>
        </w:rPr>
        <w:commentReference w:id="78"/>
      </w:r>
    </w:p>
    <w:p w14:paraId="4C68C473" w14:textId="77777777" w:rsidR="005A08B6" w:rsidRDefault="005A08B6" w:rsidP="005A08B6">
      <w:pPr>
        <w:pStyle w:val="NumberedList"/>
        <w:rPr>
          <w:lang w:eastAsia="ja-JP"/>
        </w:rPr>
      </w:pPr>
      <w:r>
        <w:rPr>
          <w:lang w:eastAsia="ja-JP"/>
        </w:rPr>
        <w:t>Break up the soil core and homogenize (mix) in the bag with your gloved hand.</w:t>
      </w:r>
    </w:p>
    <w:p w14:paraId="6F51B7DD" w14:textId="29BFD9A2" w:rsidR="00E05BF1" w:rsidRDefault="00E05BF1" w:rsidP="005A08B6">
      <w:pPr>
        <w:pStyle w:val="NumberedList"/>
        <w:rPr>
          <w:lang w:eastAsia="ja-JP"/>
        </w:rPr>
      </w:pPr>
      <w:r>
        <w:rPr>
          <w:lang w:eastAsia="ja-JP"/>
        </w:rPr>
        <w:t>Place bag into cooler with ice packs.</w:t>
      </w:r>
    </w:p>
    <w:p w14:paraId="6A455AEC" w14:textId="77777777" w:rsidR="005A08B6" w:rsidRDefault="005A08B6" w:rsidP="005A08B6">
      <w:pPr>
        <w:pStyle w:val="NumberedList"/>
        <w:rPr>
          <w:lang w:eastAsia="ja-JP"/>
        </w:rPr>
      </w:pPr>
      <w:r>
        <w:rPr>
          <w:lang w:eastAsia="ja-JP"/>
        </w:rPr>
        <w:t>Enter the metadata in field datasheet.</w:t>
      </w:r>
    </w:p>
    <w:p w14:paraId="01BE0633" w14:textId="6FAFD8FC" w:rsidR="005A08B6" w:rsidRDefault="005A08B6" w:rsidP="005A08B6">
      <w:pPr>
        <w:pStyle w:val="NumberedList"/>
        <w:rPr>
          <w:lang w:eastAsia="ja-JP"/>
        </w:rPr>
      </w:pPr>
      <w:r>
        <w:rPr>
          <w:lang w:eastAsia="ja-JP"/>
        </w:rPr>
        <w:t xml:space="preserve">Thoroughly rinse sampling equipment </w:t>
      </w:r>
      <w:r w:rsidR="007B4DD0">
        <w:rPr>
          <w:lang w:eastAsia="ja-JP"/>
        </w:rPr>
        <w:t>with deionized</w:t>
      </w:r>
      <w:r w:rsidR="00195288">
        <w:rPr>
          <w:lang w:eastAsia="ja-JP"/>
        </w:rPr>
        <w:t xml:space="preserve"> or distilled</w:t>
      </w:r>
      <w:r w:rsidR="007B4DD0">
        <w:rPr>
          <w:lang w:eastAsia="ja-JP"/>
        </w:rPr>
        <w:t xml:space="preserve"> water</w:t>
      </w:r>
      <w:r w:rsidR="003162BD">
        <w:rPr>
          <w:lang w:eastAsia="ja-JP"/>
        </w:rPr>
        <w:t xml:space="preserve"> </w:t>
      </w:r>
      <w:r>
        <w:rPr>
          <w:lang w:eastAsia="ja-JP"/>
        </w:rPr>
        <w:t>(corer, thermometer, bulb planter, etc).</w:t>
      </w:r>
    </w:p>
    <w:p w14:paraId="72008CAB" w14:textId="0E310993" w:rsidR="005A08B6" w:rsidRDefault="007B4DD0" w:rsidP="005A08B6">
      <w:pPr>
        <w:pStyle w:val="NumberedList"/>
        <w:rPr>
          <w:lang w:eastAsia="ja-JP"/>
        </w:rPr>
      </w:pPr>
      <w:r>
        <w:rPr>
          <w:lang w:eastAsia="ja-JP"/>
        </w:rPr>
        <w:t>Discard</w:t>
      </w:r>
      <w:r w:rsidR="005A08B6">
        <w:rPr>
          <w:lang w:eastAsia="ja-JP"/>
        </w:rPr>
        <w:t xml:space="preserve"> gloves.</w:t>
      </w:r>
    </w:p>
    <w:p w14:paraId="1A217A88" w14:textId="68090E1D" w:rsidR="005A08B6" w:rsidRPr="00094E30" w:rsidRDefault="005A08B6" w:rsidP="005A08B6">
      <w:pPr>
        <w:pStyle w:val="NumberedList"/>
      </w:pPr>
      <w:r>
        <w:rPr>
          <w:lang w:eastAsia="ja-JP"/>
        </w:rPr>
        <w:t xml:space="preserve">Backfill soil core location according to site </w:t>
      </w:r>
      <w:r w:rsidR="007B4DD0">
        <w:rPr>
          <w:lang w:eastAsia="ja-JP"/>
        </w:rPr>
        <w:t>requirements</w:t>
      </w:r>
      <w:r>
        <w:rPr>
          <w:lang w:eastAsia="ja-JP"/>
        </w:rPr>
        <w:t>.</w:t>
      </w:r>
    </w:p>
    <w:p w14:paraId="116667EF" w14:textId="355FD5D1" w:rsidR="005A08B6" w:rsidRDefault="005A08B6" w:rsidP="00ED6D52">
      <w:pPr>
        <w:pStyle w:val="Heading7"/>
      </w:pPr>
      <w:r>
        <w:t>Set up incubat</w:t>
      </w:r>
      <w:r w:rsidR="00E05BF1">
        <w:t>ed</w:t>
      </w:r>
      <w:r>
        <w:t xml:space="preserve"> soil core</w:t>
      </w:r>
    </w:p>
    <w:p w14:paraId="20ADFBF7" w14:textId="5ACF2FC7" w:rsidR="005A08B6" w:rsidRPr="00AB39B3" w:rsidRDefault="005A08B6" w:rsidP="005A08B6">
      <w:r>
        <w:rPr>
          <w:noProof/>
        </w:rPr>
        <w:drawing>
          <wp:anchor distT="0" distB="0" distL="114300" distR="114300" simplePos="0" relativeHeight="251804160" behindDoc="1" locked="0" layoutInCell="1" allowOverlap="1" wp14:anchorId="0A0097B8" wp14:editId="53C916FA">
            <wp:simplePos x="0" y="0"/>
            <wp:positionH relativeFrom="column">
              <wp:posOffset>-768350</wp:posOffset>
            </wp:positionH>
            <wp:positionV relativeFrom="paragraph">
              <wp:posOffset>-1270</wp:posOffset>
            </wp:positionV>
            <wp:extent cx="600075" cy="552069"/>
            <wp:effectExtent l="0" t="0" r="952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2069"/>
                    </a:xfrm>
                    <a:prstGeom prst="rect">
                      <a:avLst/>
                    </a:prstGeom>
                  </pic:spPr>
                </pic:pic>
              </a:graphicData>
            </a:graphic>
            <wp14:sizeRelH relativeFrom="page">
              <wp14:pctWidth>0</wp14:pctWidth>
            </wp14:sizeRelH>
            <wp14:sizeRelV relativeFrom="page">
              <wp14:pctHeight>0</wp14:pctHeight>
            </wp14:sizeRelV>
          </wp:anchor>
        </w:drawing>
      </w:r>
      <w:r>
        <w:t xml:space="preserve">Note: this core will remain in the ground for the duration of the incubation period (one week to a few months, see Table </w:t>
      </w:r>
      <w:r w:rsidR="00037300">
        <w:t>2</w:t>
      </w:r>
      <w:r w:rsidR="003642D8">
        <w:t xml:space="preserve">. </w:t>
      </w:r>
      <w:r w:rsidR="00037300">
        <w:t>L</w:t>
      </w:r>
      <w:r w:rsidR="00E05BF1">
        <w:t>ength of incubation is dependent on</w:t>
      </w:r>
      <w:r>
        <w:t xml:space="preserve"> which collection you are doing (e.g., the July-August incubation or the snowmelt season incubation).</w:t>
      </w:r>
    </w:p>
    <w:p w14:paraId="4DA7F8CA" w14:textId="5A153482" w:rsidR="005A08B6" w:rsidRDefault="005A08B6" w:rsidP="005544A1">
      <w:pPr>
        <w:pStyle w:val="NumberedList"/>
        <w:numPr>
          <w:ilvl w:val="0"/>
          <w:numId w:val="52"/>
        </w:numPr>
        <w:rPr>
          <w:lang w:eastAsia="ja-JP"/>
        </w:rPr>
      </w:pPr>
      <w:r>
        <w:rPr>
          <w:lang w:eastAsia="ja-JP"/>
        </w:rPr>
        <w:t xml:space="preserve">Locate a second soil coring location within 0.25 m of the </w:t>
      </w:r>
      <w:r w:rsidR="00E05BF1">
        <w:rPr>
          <w:lang w:eastAsia="ja-JP"/>
        </w:rPr>
        <w:t>collected</w:t>
      </w:r>
      <w:r>
        <w:rPr>
          <w:lang w:eastAsia="ja-JP"/>
        </w:rPr>
        <w:t xml:space="preserve"> soil core.</w:t>
      </w:r>
    </w:p>
    <w:p w14:paraId="400030DA" w14:textId="77777777" w:rsidR="005A08B6" w:rsidRDefault="005A08B6" w:rsidP="005544A1">
      <w:pPr>
        <w:pStyle w:val="NumberedList"/>
        <w:rPr>
          <w:lang w:eastAsia="ja-JP"/>
        </w:rPr>
      </w:pPr>
      <w:r>
        <w:rPr>
          <w:lang w:eastAsia="ja-JP"/>
        </w:rPr>
        <w:t xml:space="preserve">Push the litter layer away from where you are going to core into the soil surface. </w:t>
      </w:r>
    </w:p>
    <w:p w14:paraId="5A443DBE" w14:textId="77777777" w:rsidR="00E05BF1" w:rsidRDefault="005A08B6" w:rsidP="005544A1">
      <w:pPr>
        <w:pStyle w:val="NumberedList"/>
        <w:rPr>
          <w:lang w:eastAsia="ja-JP"/>
        </w:rPr>
      </w:pPr>
      <w:r>
        <w:rPr>
          <w:lang w:eastAsia="ja-JP"/>
        </w:rPr>
        <w:t xml:space="preserve">Insert the </w:t>
      </w:r>
      <w:r w:rsidR="00E05BF1">
        <w:rPr>
          <w:lang w:eastAsia="ja-JP"/>
        </w:rPr>
        <w:t>incubation cylinder</w:t>
      </w:r>
      <w:r>
        <w:rPr>
          <w:lang w:eastAsia="ja-JP"/>
        </w:rPr>
        <w:t xml:space="preserve"> into the ground.</w:t>
      </w:r>
    </w:p>
    <w:p w14:paraId="625F025F" w14:textId="0D82C19A" w:rsidR="005A08B6" w:rsidRDefault="005A08B6" w:rsidP="005544A1">
      <w:pPr>
        <w:pStyle w:val="NumberedList"/>
        <w:numPr>
          <w:ilvl w:val="1"/>
          <w:numId w:val="19"/>
        </w:numPr>
        <w:rPr>
          <w:lang w:eastAsia="ja-JP"/>
        </w:rPr>
      </w:pPr>
      <w:r>
        <w:rPr>
          <w:lang w:eastAsia="ja-JP"/>
        </w:rPr>
        <w:t>If soil is difficult to core, use the wooden circle and mallet; if soil is easy to core, you may just need to push in pipe.</w:t>
      </w:r>
    </w:p>
    <w:p w14:paraId="51C81F99" w14:textId="616B4988" w:rsidR="00E05BF1" w:rsidRDefault="005A08B6" w:rsidP="005544A1">
      <w:pPr>
        <w:pStyle w:val="NumberedList"/>
        <w:rPr>
          <w:lang w:eastAsia="ja-JP"/>
        </w:rPr>
      </w:pPr>
      <w:r>
        <w:rPr>
          <w:lang w:eastAsia="ja-JP"/>
        </w:rPr>
        <w:t>Leave corer in the ground</w:t>
      </w:r>
      <w:r w:rsidR="00E05BF1">
        <w:rPr>
          <w:lang w:eastAsia="ja-JP"/>
        </w:rPr>
        <w:t xml:space="preserve"> and l</w:t>
      </w:r>
      <w:r>
        <w:rPr>
          <w:lang w:eastAsia="ja-JP"/>
        </w:rPr>
        <w:t>oosely place a cap over the top of the corer</w:t>
      </w:r>
      <w:r w:rsidR="004A0A80">
        <w:rPr>
          <w:lang w:eastAsia="ja-JP"/>
        </w:rPr>
        <w:t xml:space="preserve"> so that air exchange can occur.</w:t>
      </w:r>
    </w:p>
    <w:p w14:paraId="71EAD4EB" w14:textId="26647FE4" w:rsidR="005A08B6" w:rsidRDefault="00E05BF1" w:rsidP="005544A1">
      <w:pPr>
        <w:pStyle w:val="NumberedList"/>
        <w:rPr>
          <w:lang w:eastAsia="ja-JP"/>
        </w:rPr>
      </w:pPr>
      <w:r>
        <w:rPr>
          <w:lang w:eastAsia="ja-JP"/>
        </w:rPr>
        <w:t>C</w:t>
      </w:r>
      <w:r w:rsidR="005A08B6">
        <w:rPr>
          <w:lang w:eastAsia="ja-JP"/>
        </w:rPr>
        <w:t xml:space="preserve">over the cap with any litter that </w:t>
      </w:r>
      <w:r>
        <w:rPr>
          <w:lang w:eastAsia="ja-JP"/>
        </w:rPr>
        <w:t>was</w:t>
      </w:r>
      <w:r w:rsidR="005A08B6">
        <w:rPr>
          <w:lang w:eastAsia="ja-JP"/>
        </w:rPr>
        <w:t xml:space="preserve"> pushed away</w:t>
      </w:r>
      <w:r w:rsidR="003642D8">
        <w:rPr>
          <w:lang w:eastAsia="ja-JP"/>
        </w:rPr>
        <w:t xml:space="preserve">. </w:t>
      </w:r>
    </w:p>
    <w:p w14:paraId="58F7367A" w14:textId="0A9ADE09" w:rsidR="005A08B6" w:rsidRPr="008368DE" w:rsidRDefault="005A08B6" w:rsidP="005544A1">
      <w:pPr>
        <w:pStyle w:val="NumberedList"/>
      </w:pPr>
      <w:r>
        <w:rPr>
          <w:lang w:eastAsia="ja-JP"/>
        </w:rPr>
        <w:t>Mark the location of the core with a</w:t>
      </w:r>
      <w:r w:rsidR="00201FD5">
        <w:rPr>
          <w:lang w:eastAsia="ja-JP"/>
        </w:rPr>
        <w:t xml:space="preserve"> non-metallic</w:t>
      </w:r>
      <w:r>
        <w:rPr>
          <w:lang w:eastAsia="ja-JP"/>
        </w:rPr>
        <w:t xml:space="preserve"> pin flag</w:t>
      </w:r>
      <w:r w:rsidR="003642D8">
        <w:rPr>
          <w:lang w:eastAsia="ja-JP"/>
        </w:rPr>
        <w:t xml:space="preserve">. </w:t>
      </w:r>
      <w:r>
        <w:rPr>
          <w:lang w:eastAsia="ja-JP"/>
        </w:rPr>
        <w:t>If there is overhanging vegetation, consider tying a piece of flagging to the nearest tree/branch/bunchgrass/etc, in addition to placing the flag.</w:t>
      </w:r>
    </w:p>
    <w:p w14:paraId="1EF1D0F2" w14:textId="0CA0075B" w:rsidR="005A08B6" w:rsidRDefault="005A08B6" w:rsidP="00ED6D52">
      <w:pPr>
        <w:pStyle w:val="Heading7"/>
      </w:pPr>
      <w:r>
        <w:t xml:space="preserve">Sample </w:t>
      </w:r>
      <w:r w:rsidR="00E05BF1">
        <w:t xml:space="preserve">preservation and </w:t>
      </w:r>
      <w:r>
        <w:t>transport</w:t>
      </w:r>
    </w:p>
    <w:p w14:paraId="3DE99999" w14:textId="6FA90CE8" w:rsidR="005A08B6" w:rsidRDefault="005A08B6" w:rsidP="003623D3">
      <w:pPr>
        <w:pStyle w:val="NumberedList"/>
        <w:numPr>
          <w:ilvl w:val="0"/>
          <w:numId w:val="20"/>
        </w:numPr>
        <w:rPr>
          <w:lang w:eastAsia="ja-JP"/>
        </w:rPr>
      </w:pPr>
      <w:r>
        <w:rPr>
          <w:noProof/>
        </w:rPr>
        <w:drawing>
          <wp:anchor distT="0" distB="0" distL="114300" distR="114300" simplePos="0" relativeHeight="251830784" behindDoc="1" locked="0" layoutInCell="1" allowOverlap="1" wp14:anchorId="64836A4E" wp14:editId="20922B59">
            <wp:simplePos x="0" y="0"/>
            <wp:positionH relativeFrom="column">
              <wp:posOffset>-768350</wp:posOffset>
            </wp:positionH>
            <wp:positionV relativeFrom="paragraph">
              <wp:posOffset>472440</wp:posOffset>
            </wp:positionV>
            <wp:extent cx="647700" cy="548005"/>
            <wp:effectExtent l="0" t="0" r="12700" b="107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7700" cy="548005"/>
                    </a:xfrm>
                    <a:prstGeom prst="rect">
                      <a:avLst/>
                    </a:prstGeom>
                  </pic:spPr>
                </pic:pic>
              </a:graphicData>
            </a:graphic>
            <wp14:sizeRelH relativeFrom="page">
              <wp14:pctWidth>0</wp14:pctWidth>
            </wp14:sizeRelH>
            <wp14:sizeRelV relativeFrom="page">
              <wp14:pctHeight>0</wp14:pctHeight>
            </wp14:sizeRelV>
          </wp:anchor>
        </w:drawing>
      </w:r>
      <w:r>
        <w:rPr>
          <w:lang w:eastAsia="ja-JP"/>
        </w:rPr>
        <w:t xml:space="preserve">Keep </w:t>
      </w:r>
      <w:r w:rsidR="00E05BF1">
        <w:rPr>
          <w:lang w:eastAsia="ja-JP"/>
        </w:rPr>
        <w:t>collected soil cores</w:t>
      </w:r>
      <w:r>
        <w:rPr>
          <w:lang w:eastAsia="ja-JP"/>
        </w:rPr>
        <w:t xml:space="preserve"> </w:t>
      </w:r>
      <w:r w:rsidRPr="006E3CBA">
        <w:rPr>
          <w:lang w:eastAsia="ja-JP"/>
        </w:rPr>
        <w:t>in cooler with ice packs</w:t>
      </w:r>
      <w:r>
        <w:rPr>
          <w:lang w:eastAsia="ja-JP"/>
        </w:rPr>
        <w:t xml:space="preserve"> and transfer to 4</w:t>
      </w:r>
      <w:r w:rsidR="00E05BF1">
        <w:rPr>
          <w:lang w:eastAsia="ja-JP"/>
        </w:rPr>
        <w:t>°</w:t>
      </w:r>
      <w:r>
        <w:rPr>
          <w:lang w:eastAsia="ja-JP"/>
        </w:rPr>
        <w:t xml:space="preserve"> C refrigerator upon return to domain lab.</w:t>
      </w:r>
    </w:p>
    <w:p w14:paraId="45B65993" w14:textId="4E39F5B3" w:rsidR="005A08B6" w:rsidRDefault="005A08B6" w:rsidP="005A08B6">
      <w:r>
        <w:t xml:space="preserve">Note: </w:t>
      </w:r>
      <w:r w:rsidR="00930410">
        <w:t>collected</w:t>
      </w:r>
      <w:r>
        <w:t xml:space="preserve"> soils MUST be processed and extracted in KCl within 24 h, and, preferably, immediately after collecting the core in the field</w:t>
      </w:r>
      <w:r w:rsidR="003642D8">
        <w:t xml:space="preserve">. </w:t>
      </w:r>
      <w:r>
        <w:t>If travel to/from a domain facility is not possible within this timeframe, it may be necessary to prepare KCl prior to the field trip, weigh and extract the soils in the field.</w:t>
      </w:r>
    </w:p>
    <w:p w14:paraId="7F9731D1" w14:textId="77777777" w:rsidR="005A08B6" w:rsidRDefault="005A08B6" w:rsidP="005A08B6">
      <w:r>
        <w:lastRenderedPageBreak/>
        <w:br w:type="page"/>
      </w:r>
    </w:p>
    <w:p w14:paraId="665F21D3" w14:textId="021D9183" w:rsidR="005A08B6" w:rsidRDefault="005A08B6" w:rsidP="00ED6D52">
      <w:pPr>
        <w:pStyle w:val="Heading7"/>
      </w:pPr>
      <w:r>
        <w:lastRenderedPageBreak/>
        <w:t xml:space="preserve">Collection of </w:t>
      </w:r>
      <w:r w:rsidR="00E05BF1">
        <w:t>incubated</w:t>
      </w:r>
      <w:r>
        <w:t xml:space="preserve"> soil core</w:t>
      </w:r>
    </w:p>
    <w:p w14:paraId="07F7A7FF" w14:textId="5D2E678F" w:rsidR="00286D84" w:rsidRDefault="005A08B6" w:rsidP="00286D84">
      <w:r>
        <w:rPr>
          <w:noProof/>
        </w:rPr>
        <w:drawing>
          <wp:anchor distT="0" distB="0" distL="114300" distR="114300" simplePos="0" relativeHeight="251857408" behindDoc="1" locked="0" layoutInCell="1" allowOverlap="1" wp14:anchorId="2295B639" wp14:editId="647C67B8">
            <wp:simplePos x="0" y="0"/>
            <wp:positionH relativeFrom="column">
              <wp:posOffset>-768350</wp:posOffset>
            </wp:positionH>
            <wp:positionV relativeFrom="paragraph">
              <wp:posOffset>-1270</wp:posOffset>
            </wp:positionV>
            <wp:extent cx="600075" cy="552069"/>
            <wp:effectExtent l="0" t="0" r="9525"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2069"/>
                    </a:xfrm>
                    <a:prstGeom prst="rect">
                      <a:avLst/>
                    </a:prstGeom>
                  </pic:spPr>
                </pic:pic>
              </a:graphicData>
            </a:graphic>
            <wp14:sizeRelH relativeFrom="page">
              <wp14:pctWidth>0</wp14:pctWidth>
            </wp14:sizeRelH>
            <wp14:sizeRelV relativeFrom="page">
              <wp14:pctHeight>0</wp14:pctHeight>
            </wp14:sizeRelV>
          </wp:anchor>
        </w:drawing>
      </w:r>
      <w:r>
        <w:t xml:space="preserve">Note: collection of the </w:t>
      </w:r>
      <w:r w:rsidR="00E05BF1">
        <w:t>incubated</w:t>
      </w:r>
      <w:r>
        <w:t xml:space="preserve"> soil core marks the end of the sampling bout, following the specified incubation </w:t>
      </w:r>
      <w:r w:rsidRPr="003623D3">
        <w:t>period i</w:t>
      </w:r>
      <w:r w:rsidRPr="00FA345F">
        <w:t xml:space="preserve">n </w:t>
      </w:r>
      <w:r w:rsidR="00286D84">
        <w:t xml:space="preserve">Table </w:t>
      </w:r>
      <w:commentRangeStart w:id="79"/>
      <w:r w:rsidR="00286D84">
        <w:t>2</w:t>
      </w:r>
      <w:commentRangeEnd w:id="79"/>
      <w:r w:rsidR="001B7F50">
        <w:rPr>
          <w:rStyle w:val="CommentReference"/>
          <w:rFonts w:ascii="Times New Roman" w:eastAsia="Times New Roman" w:hAnsi="Times New Roman" w:cs="Times New Roman"/>
        </w:rPr>
        <w:commentReference w:id="79"/>
      </w:r>
      <w:r w:rsidR="003642D8">
        <w:t xml:space="preserve">. </w:t>
      </w:r>
    </w:p>
    <w:p w14:paraId="51081EB8" w14:textId="0E547E4E" w:rsidR="005A08B6" w:rsidRDefault="005A08B6" w:rsidP="00286D84">
      <w:pPr>
        <w:rPr>
          <w:lang w:eastAsia="ja-JP"/>
        </w:rPr>
      </w:pPr>
      <w:r>
        <w:rPr>
          <w:lang w:eastAsia="ja-JP"/>
        </w:rPr>
        <w:t>Navigate to plot where sampling for soil N transformations occurred</w:t>
      </w:r>
      <w:r w:rsidR="00E05BF1">
        <w:rPr>
          <w:lang w:eastAsia="ja-JP"/>
        </w:rPr>
        <w:t xml:space="preserve"> and locate incubated core</w:t>
      </w:r>
      <w:r>
        <w:rPr>
          <w:lang w:eastAsia="ja-JP"/>
        </w:rPr>
        <w:t>.</w:t>
      </w:r>
      <w:r w:rsidR="00E05BF1">
        <w:rPr>
          <w:lang w:eastAsia="ja-JP"/>
        </w:rPr>
        <w:t xml:space="preserve"> </w:t>
      </w:r>
    </w:p>
    <w:p w14:paraId="780D991F" w14:textId="54C1DD1A" w:rsidR="005A08B6" w:rsidRDefault="005A08B6" w:rsidP="003623D3">
      <w:pPr>
        <w:pStyle w:val="NumberedList"/>
        <w:numPr>
          <w:ilvl w:val="0"/>
          <w:numId w:val="53"/>
        </w:numPr>
        <w:rPr>
          <w:lang w:eastAsia="ja-JP"/>
        </w:rPr>
      </w:pPr>
      <w:r>
        <w:rPr>
          <w:lang w:eastAsia="ja-JP"/>
        </w:rPr>
        <w:t>Remove core (within corer) from the ground</w:t>
      </w:r>
      <w:r w:rsidR="003642D8">
        <w:rPr>
          <w:lang w:eastAsia="ja-JP"/>
        </w:rPr>
        <w:t xml:space="preserve">. </w:t>
      </w:r>
      <w:r>
        <w:rPr>
          <w:lang w:eastAsia="ja-JP"/>
        </w:rPr>
        <w:t>Take off top.</w:t>
      </w:r>
    </w:p>
    <w:p w14:paraId="5D5CE8F5" w14:textId="77777777" w:rsidR="00E05BF1" w:rsidRDefault="00E05BF1" w:rsidP="003623D3">
      <w:pPr>
        <w:pStyle w:val="NumberedList"/>
        <w:rPr>
          <w:lang w:eastAsia="ja-JP"/>
        </w:rPr>
      </w:pPr>
      <w:r>
        <w:rPr>
          <w:lang w:eastAsia="ja-JP"/>
        </w:rPr>
        <w:t>If an organic horizon is present, remove soil onto tray (or other surface for separating soil horizons), partition the organic and mineral horizons, and bag separately.</w:t>
      </w:r>
    </w:p>
    <w:p w14:paraId="5061E6EE" w14:textId="77777777" w:rsidR="00E05BF1" w:rsidRDefault="00E05BF1" w:rsidP="00E05BF1">
      <w:pPr>
        <w:pStyle w:val="NumberedList"/>
        <w:rPr>
          <w:lang w:eastAsia="ja-JP"/>
        </w:rPr>
      </w:pPr>
      <w:r>
        <w:rPr>
          <w:lang w:eastAsia="ja-JP"/>
        </w:rPr>
        <w:t>If only mineral soil is present, empty soil from corer directly into bag.</w:t>
      </w:r>
    </w:p>
    <w:p w14:paraId="56E50FD4" w14:textId="2886A5FF" w:rsidR="00E05BF1" w:rsidRDefault="00E05BF1" w:rsidP="00E05BF1">
      <w:pPr>
        <w:pStyle w:val="NumberedList"/>
        <w:rPr>
          <w:lang w:eastAsia="ja-JP"/>
        </w:rPr>
      </w:pPr>
      <w:commentRangeStart w:id="80"/>
      <w:r>
        <w:rPr>
          <w:lang w:eastAsia="ja-JP"/>
        </w:rPr>
        <w:t xml:space="preserve">Label bag with the plotID, coreCoordinateX, coreCoordinateY, </w:t>
      </w:r>
      <w:r w:rsidR="003162BD">
        <w:rPr>
          <w:lang w:eastAsia="ja-JP"/>
        </w:rPr>
        <w:t>collect</w:t>
      </w:r>
      <w:r>
        <w:rPr>
          <w:lang w:eastAsia="ja-JP"/>
        </w:rPr>
        <w:t>Date, horizon</w:t>
      </w:r>
      <w:r w:rsidR="003162BD">
        <w:rPr>
          <w:lang w:eastAsia="ja-JP"/>
        </w:rPr>
        <w:t>Type</w:t>
      </w:r>
      <w:r>
        <w:rPr>
          <w:lang w:eastAsia="ja-JP"/>
        </w:rPr>
        <w:t>, coreType, measuredBy (technician name), and recordedBy (technician name).</w:t>
      </w:r>
      <w:commentRangeEnd w:id="80"/>
      <w:r w:rsidR="001B7F50">
        <w:rPr>
          <w:rStyle w:val="CommentReference"/>
          <w:rFonts w:ascii="Times New Roman" w:eastAsia="Times New Roman" w:hAnsi="Times New Roman" w:cs="Times New Roman"/>
        </w:rPr>
        <w:commentReference w:id="80"/>
      </w:r>
    </w:p>
    <w:p w14:paraId="2C9D09EA" w14:textId="77777777" w:rsidR="00E05BF1" w:rsidRDefault="00E05BF1" w:rsidP="00E05BF1">
      <w:pPr>
        <w:pStyle w:val="NumberedList"/>
        <w:rPr>
          <w:lang w:eastAsia="ja-JP"/>
        </w:rPr>
      </w:pPr>
      <w:r>
        <w:rPr>
          <w:lang w:eastAsia="ja-JP"/>
        </w:rPr>
        <w:t>Break up the soil core and homogenize (mix) in the bag with your gloved hand.</w:t>
      </w:r>
    </w:p>
    <w:p w14:paraId="1F921DF1" w14:textId="77777777" w:rsidR="00E05BF1" w:rsidRDefault="00E05BF1" w:rsidP="00E05BF1">
      <w:pPr>
        <w:pStyle w:val="NumberedList"/>
        <w:rPr>
          <w:lang w:eastAsia="ja-JP"/>
        </w:rPr>
      </w:pPr>
      <w:r>
        <w:rPr>
          <w:lang w:eastAsia="ja-JP"/>
        </w:rPr>
        <w:t>Place bag into cooler with ice packs.</w:t>
      </w:r>
    </w:p>
    <w:p w14:paraId="7D61234F" w14:textId="6A865EC2" w:rsidR="009D22E0" w:rsidRDefault="00E05BF1" w:rsidP="00286D84">
      <w:pPr>
        <w:pStyle w:val="NumberedList"/>
        <w:rPr>
          <w:lang w:eastAsia="ja-JP"/>
        </w:rPr>
      </w:pPr>
      <w:r>
        <w:rPr>
          <w:lang w:eastAsia="ja-JP"/>
        </w:rPr>
        <w:t>Enter the metadata in field datasheet.</w:t>
      </w:r>
    </w:p>
    <w:p w14:paraId="1553B81A" w14:textId="661CE3EF" w:rsidR="00613418" w:rsidRDefault="00613418" w:rsidP="00ED6D52">
      <w:pPr>
        <w:pStyle w:val="Heading6"/>
      </w:pPr>
      <w:bookmarkStart w:id="81" w:name="_Toc307663906"/>
      <w:r>
        <w:lastRenderedPageBreak/>
        <w:t xml:space="preserve">Laboratory Processing </w:t>
      </w:r>
      <w:bookmarkEnd w:id="75"/>
      <w:r w:rsidR="006A7C04">
        <w:t xml:space="preserve">of Soils for </w:t>
      </w:r>
      <w:r>
        <w:t>N Transformations</w:t>
      </w:r>
      <w:bookmarkEnd w:id="81"/>
    </w:p>
    <w:p w14:paraId="541D77D8" w14:textId="7C9EA1E9" w:rsidR="006F3E92" w:rsidRDefault="00613418" w:rsidP="00613418">
      <w:r>
        <w:rPr>
          <w:noProof/>
        </w:rPr>
        <w:drawing>
          <wp:anchor distT="0" distB="0" distL="114300" distR="114300" simplePos="0" relativeHeight="251579904" behindDoc="1" locked="0" layoutInCell="1" allowOverlap="1" wp14:anchorId="09BC5389" wp14:editId="18DD6758">
            <wp:simplePos x="0" y="0"/>
            <wp:positionH relativeFrom="column">
              <wp:posOffset>-838200</wp:posOffset>
            </wp:positionH>
            <wp:positionV relativeFrom="paragraph">
              <wp:posOffset>52705</wp:posOffset>
            </wp:positionV>
            <wp:extent cx="647700" cy="548005"/>
            <wp:effectExtent l="0" t="0" r="12700" b="107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7700" cy="548005"/>
                    </a:xfrm>
                    <a:prstGeom prst="rect">
                      <a:avLst/>
                    </a:prstGeom>
                  </pic:spPr>
                </pic:pic>
              </a:graphicData>
            </a:graphic>
            <wp14:sizeRelH relativeFrom="page">
              <wp14:pctWidth>0</wp14:pctWidth>
            </wp14:sizeRelH>
            <wp14:sizeRelV relativeFrom="page">
              <wp14:pctHeight>0</wp14:pctHeight>
            </wp14:sizeRelV>
          </wp:anchor>
        </w:drawing>
      </w:r>
      <w:r>
        <w:t xml:space="preserve">Note: these soils MUST be processed and extracted in </w:t>
      </w:r>
      <w:r w:rsidR="00F5298D">
        <w:t xml:space="preserve">2M </w:t>
      </w:r>
      <w:r>
        <w:t>KCl within 24 h, and, preferably, immediately after collecting the core in the field</w:t>
      </w:r>
      <w:r w:rsidR="003642D8">
        <w:t xml:space="preserve">. </w:t>
      </w:r>
      <w:r>
        <w:t xml:space="preserve">If travel to/from a domain facility is not possible within this timeframe, it may be necessary to prepare cups with KCl prior to field </w:t>
      </w:r>
      <w:r w:rsidR="006F3E92">
        <w:t>sampling</w:t>
      </w:r>
      <w:r>
        <w:t>, weigh and extract the soils in the field</w:t>
      </w:r>
      <w:r w:rsidR="006F3E92">
        <w:t xml:space="preserve"> for both initial core and incubated soil collection</w:t>
      </w:r>
      <w:r>
        <w:t xml:space="preserve">. </w:t>
      </w:r>
    </w:p>
    <w:p w14:paraId="62899C86" w14:textId="77777777" w:rsidR="006F3E92" w:rsidRDefault="006F3E92" w:rsidP="00ED6D52">
      <w:pPr>
        <w:pStyle w:val="Heading7"/>
      </w:pPr>
      <w:r>
        <w:t>Preparing for KCl extraction</w:t>
      </w:r>
    </w:p>
    <w:p w14:paraId="2402062C" w14:textId="77777777" w:rsidR="006F3E92" w:rsidRDefault="006F3E92" w:rsidP="005544A1">
      <w:pPr>
        <w:pStyle w:val="NumberedList"/>
        <w:numPr>
          <w:ilvl w:val="0"/>
          <w:numId w:val="28"/>
        </w:numPr>
        <w:rPr>
          <w:lang w:eastAsia="ja-JP"/>
        </w:rPr>
      </w:pPr>
      <w:r>
        <w:rPr>
          <w:lang w:eastAsia="ja-JP"/>
        </w:rPr>
        <w:t>Prepare 2M KCl (149.2 g/L).</w:t>
      </w:r>
    </w:p>
    <w:p w14:paraId="7CB37B08" w14:textId="77777777" w:rsidR="006F3E92" w:rsidRDefault="006F3E92" w:rsidP="005544A1">
      <w:pPr>
        <w:pStyle w:val="NumberedList"/>
        <w:numPr>
          <w:ilvl w:val="1"/>
          <w:numId w:val="28"/>
        </w:numPr>
        <w:rPr>
          <w:lang w:eastAsia="ja-JP"/>
        </w:rPr>
      </w:pPr>
      <w:r>
        <w:rPr>
          <w:lang w:eastAsia="ja-JP"/>
        </w:rPr>
        <w:t>Wearing nitrile gloves, measure KCl and add to carboy.</w:t>
      </w:r>
    </w:p>
    <w:p w14:paraId="0C83D2D4" w14:textId="77777777" w:rsidR="006F3E92" w:rsidRDefault="006F3E92" w:rsidP="005544A1">
      <w:pPr>
        <w:pStyle w:val="NumberedList"/>
        <w:numPr>
          <w:ilvl w:val="1"/>
          <w:numId w:val="28"/>
        </w:numPr>
        <w:rPr>
          <w:lang w:eastAsia="ja-JP"/>
        </w:rPr>
      </w:pPr>
      <w:r>
        <w:rPr>
          <w:lang w:eastAsia="ja-JP"/>
        </w:rPr>
        <w:t>Add deionized water to carboy with KCl in the appropriate ratio (i.e. 1L deionized water per 149.2 g KCl)</w:t>
      </w:r>
    </w:p>
    <w:p w14:paraId="383BB84D" w14:textId="77777777" w:rsidR="006F3E92" w:rsidRDefault="006F3E92" w:rsidP="005544A1">
      <w:pPr>
        <w:pStyle w:val="NumberedList"/>
        <w:numPr>
          <w:ilvl w:val="1"/>
          <w:numId w:val="28"/>
        </w:numPr>
        <w:rPr>
          <w:lang w:eastAsia="ja-JP"/>
        </w:rPr>
      </w:pPr>
      <w:r>
        <w:rPr>
          <w:lang w:eastAsia="ja-JP"/>
        </w:rPr>
        <w:t xml:space="preserve">If preparing in 20 L carboy, 2984 g KCl should be added to the carboy, then add deionized water to the 20 L mark. </w:t>
      </w:r>
    </w:p>
    <w:p w14:paraId="661A3F08" w14:textId="6BB7C49F" w:rsidR="006F3E92" w:rsidRPr="00AB39B3" w:rsidRDefault="006F3E92" w:rsidP="006F3E92">
      <w:r>
        <w:rPr>
          <w:noProof/>
        </w:rPr>
        <w:drawing>
          <wp:anchor distT="0" distB="0" distL="114300" distR="114300" simplePos="0" relativeHeight="251874816" behindDoc="1" locked="0" layoutInCell="1" allowOverlap="1" wp14:anchorId="17F106AD" wp14:editId="1499DC7D">
            <wp:simplePos x="0" y="0"/>
            <wp:positionH relativeFrom="column">
              <wp:posOffset>-768350</wp:posOffset>
            </wp:positionH>
            <wp:positionV relativeFrom="paragraph">
              <wp:posOffset>-1270</wp:posOffset>
            </wp:positionV>
            <wp:extent cx="600075" cy="552069"/>
            <wp:effectExtent l="0" t="0" r="9525" b="698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2069"/>
                    </a:xfrm>
                    <a:prstGeom prst="rect">
                      <a:avLst/>
                    </a:prstGeom>
                  </pic:spPr>
                </pic:pic>
              </a:graphicData>
            </a:graphic>
            <wp14:sizeRelH relativeFrom="page">
              <wp14:pctWidth>0</wp14:pctWidth>
            </wp14:sizeRelH>
            <wp14:sizeRelV relativeFrom="page">
              <wp14:pctHeight>0</wp14:pctHeight>
            </wp14:sizeRelV>
          </wp:anchor>
        </w:drawing>
      </w:r>
      <w:r>
        <w:t>Note: KCl can take a long time to dissolve</w:t>
      </w:r>
      <w:r w:rsidR="003642D8">
        <w:t xml:space="preserve">. </w:t>
      </w:r>
      <w:r>
        <w:t>It is best to prepare the solution prior to going to the field to collect samples</w:t>
      </w:r>
      <w:r w:rsidR="003642D8">
        <w:t xml:space="preserve">. </w:t>
      </w:r>
      <w:r>
        <w:t>The KCl can be left dissolving in the carboy and periodically shaken to aid the process</w:t>
      </w:r>
      <w:r w:rsidR="003642D8">
        <w:t xml:space="preserve">. </w:t>
      </w:r>
      <w:r>
        <w:t>KCl in solution is good for ~1 year, so it can be made at the beginning of the sampling year and then used for initial and final extractions of each of the 2-3 sampling bouts</w:t>
      </w:r>
      <w:r w:rsidR="003642D8">
        <w:t xml:space="preserve">. </w:t>
      </w:r>
      <w:r>
        <w:t>Remake solution as necessary</w:t>
      </w:r>
      <w:r w:rsidR="003642D8">
        <w:t xml:space="preserve">. </w:t>
      </w:r>
      <w:r>
        <w:t>If you have to remake solution in the middle of extracting soil samples, you must prepare an additional set of three blanks for the new batch of KCl (see Step 7 below)</w:t>
      </w:r>
      <w:r w:rsidR="003642D8">
        <w:t xml:space="preserve">. </w:t>
      </w:r>
    </w:p>
    <w:p w14:paraId="15368B1F" w14:textId="77777777" w:rsidR="006F3E92" w:rsidRDefault="006F3E92" w:rsidP="00613418"/>
    <w:p w14:paraId="39FCED79" w14:textId="428C5F00" w:rsidR="006F3E92" w:rsidRDefault="006F3E92" w:rsidP="00ED6D52">
      <w:pPr>
        <w:pStyle w:val="Heading7"/>
      </w:pPr>
      <w:r>
        <w:t>Measure soil moisture</w:t>
      </w:r>
      <w:r w:rsidR="00685A9B">
        <w:t xml:space="preserve"> and prepare sample for KCl extraction</w:t>
      </w:r>
    </w:p>
    <w:p w14:paraId="0D4271AA" w14:textId="3818BBB5" w:rsidR="00613418" w:rsidRDefault="00613418" w:rsidP="00317CD0">
      <w:pPr>
        <w:pStyle w:val="NumberedList"/>
        <w:numPr>
          <w:ilvl w:val="0"/>
          <w:numId w:val="21"/>
        </w:numPr>
        <w:rPr>
          <w:lang w:eastAsia="ja-JP"/>
        </w:rPr>
      </w:pPr>
      <w:r>
        <w:rPr>
          <w:lang w:eastAsia="ja-JP"/>
        </w:rPr>
        <w:t xml:space="preserve">Subsample the collected soil samples for moisture analysis, according to </w:t>
      </w:r>
      <w:r w:rsidR="006F3E92">
        <w:rPr>
          <w:lang w:eastAsia="ja-JP"/>
        </w:rPr>
        <w:fldChar w:fldCharType="begin"/>
      </w:r>
      <w:r w:rsidR="006F3E92">
        <w:rPr>
          <w:lang w:eastAsia="ja-JP"/>
        </w:rPr>
        <w:instrText xml:space="preserve"> REF _Ref408749310 \r \h </w:instrText>
      </w:r>
      <w:r w:rsidR="006F3E92">
        <w:rPr>
          <w:lang w:eastAsia="ja-JP"/>
        </w:rPr>
      </w:r>
      <w:r w:rsidR="006F3E92">
        <w:rPr>
          <w:lang w:eastAsia="ja-JP"/>
        </w:rPr>
        <w:fldChar w:fldCharType="separate"/>
      </w:r>
      <w:r w:rsidR="002F4934">
        <w:rPr>
          <w:lang w:eastAsia="ja-JP"/>
        </w:rPr>
        <w:t>SOP C</w:t>
      </w:r>
      <w:r w:rsidR="006F3E92">
        <w:rPr>
          <w:lang w:eastAsia="ja-JP"/>
        </w:rPr>
        <w:fldChar w:fldCharType="end"/>
      </w:r>
      <w:r>
        <w:rPr>
          <w:lang w:eastAsia="ja-JP"/>
        </w:rPr>
        <w:t>.</w:t>
      </w:r>
    </w:p>
    <w:p w14:paraId="3689F9B0" w14:textId="6715A0C1" w:rsidR="00685A9B" w:rsidRDefault="00685A9B" w:rsidP="00317CD0">
      <w:pPr>
        <w:pStyle w:val="NumberedList"/>
        <w:numPr>
          <w:ilvl w:val="0"/>
          <w:numId w:val="21"/>
        </w:numPr>
        <w:rPr>
          <w:lang w:eastAsia="ja-JP"/>
        </w:rPr>
      </w:pPr>
      <w:r>
        <w:rPr>
          <w:lang w:eastAsia="ja-JP"/>
        </w:rPr>
        <w:t xml:space="preserve">Sieve the collected soil samples according to </w:t>
      </w:r>
      <w:r>
        <w:rPr>
          <w:lang w:eastAsia="ja-JP"/>
        </w:rPr>
        <w:fldChar w:fldCharType="begin"/>
      </w:r>
      <w:r>
        <w:rPr>
          <w:lang w:eastAsia="ja-JP"/>
        </w:rPr>
        <w:instrText xml:space="preserve"> REF _Ref408749936 \r \h </w:instrText>
      </w:r>
      <w:r>
        <w:rPr>
          <w:lang w:eastAsia="ja-JP"/>
        </w:rPr>
      </w:r>
      <w:r>
        <w:rPr>
          <w:lang w:eastAsia="ja-JP"/>
        </w:rPr>
        <w:fldChar w:fldCharType="separate"/>
      </w:r>
      <w:r w:rsidR="002F4934">
        <w:rPr>
          <w:lang w:eastAsia="ja-JP"/>
        </w:rPr>
        <w:t>D.1</w:t>
      </w:r>
      <w:r>
        <w:rPr>
          <w:lang w:eastAsia="ja-JP"/>
        </w:rPr>
        <w:fldChar w:fldCharType="end"/>
      </w:r>
      <w:r>
        <w:rPr>
          <w:lang w:eastAsia="ja-JP"/>
        </w:rPr>
        <w:t xml:space="preserve">. </w:t>
      </w:r>
      <w:r w:rsidRPr="00FA345F">
        <w:rPr>
          <w:b/>
          <w:i/>
          <w:lang w:eastAsia="ja-JP"/>
        </w:rPr>
        <w:t>Field-moist soil must be sieved and used for this analysis</w:t>
      </w:r>
      <w:r w:rsidR="003642D8">
        <w:rPr>
          <w:b/>
          <w:i/>
          <w:lang w:eastAsia="ja-JP"/>
        </w:rPr>
        <w:t xml:space="preserve">. </w:t>
      </w:r>
      <w:r>
        <w:rPr>
          <w:lang w:eastAsia="ja-JP"/>
        </w:rPr>
        <w:t>You cannot sieve air-dried soil and analyze it for N transformations.</w:t>
      </w:r>
      <w:r w:rsidR="000B2619">
        <w:rPr>
          <w:lang w:eastAsia="ja-JP"/>
        </w:rPr>
        <w:t xml:space="preserve"> Begin with a 2 mm mesh sieve, and if sieving is too difficult a 4 mm mesh sieve may be used.</w:t>
      </w:r>
    </w:p>
    <w:p w14:paraId="5F35B2C4" w14:textId="3A722DF4" w:rsidR="00685A9B" w:rsidRDefault="00685A9B" w:rsidP="005544A1">
      <w:pPr>
        <w:pStyle w:val="NumberedList"/>
        <w:numPr>
          <w:ilvl w:val="0"/>
          <w:numId w:val="21"/>
        </w:numPr>
        <w:rPr>
          <w:lang w:eastAsia="ja-JP"/>
        </w:rPr>
      </w:pPr>
      <w:r w:rsidRPr="00685A9B">
        <w:rPr>
          <w:lang w:eastAsia="ja-JP"/>
        </w:rPr>
        <w:t xml:space="preserve">Place </w:t>
      </w:r>
      <w:r>
        <w:rPr>
          <w:lang w:eastAsia="ja-JP"/>
        </w:rPr>
        <w:t>sieved</w:t>
      </w:r>
      <w:r w:rsidRPr="00685A9B">
        <w:rPr>
          <w:lang w:eastAsia="ja-JP"/>
        </w:rPr>
        <w:t xml:space="preserve"> material in a labeled freezer bag.</w:t>
      </w:r>
    </w:p>
    <w:p w14:paraId="43B600FD" w14:textId="74492CB7" w:rsidR="00685A9B" w:rsidRDefault="00685A9B" w:rsidP="005544A1">
      <w:pPr>
        <w:pStyle w:val="NumberedList"/>
        <w:numPr>
          <w:ilvl w:val="0"/>
          <w:numId w:val="21"/>
        </w:numPr>
        <w:rPr>
          <w:lang w:eastAsia="ja-JP"/>
        </w:rPr>
      </w:pPr>
      <w:r>
        <w:rPr>
          <w:lang w:eastAsia="ja-JP"/>
        </w:rPr>
        <w:t>U</w:t>
      </w:r>
      <w:r w:rsidRPr="00685A9B">
        <w:rPr>
          <w:lang w:eastAsia="ja-JP"/>
        </w:rPr>
        <w:t>se a new glove(s) for each sample</w:t>
      </w:r>
      <w:r w:rsidR="003642D8">
        <w:rPr>
          <w:lang w:eastAsia="ja-JP"/>
        </w:rPr>
        <w:t xml:space="preserve">. </w:t>
      </w:r>
      <w:r w:rsidRPr="00685A9B">
        <w:rPr>
          <w:lang w:eastAsia="ja-JP"/>
        </w:rPr>
        <w:t>If you only handle the soil with one hand, you only have to replace one glove.</w:t>
      </w:r>
    </w:p>
    <w:p w14:paraId="58A69D6D" w14:textId="77777777" w:rsidR="006F3E92" w:rsidRPr="006F3E92" w:rsidRDefault="006F3E92" w:rsidP="00ED6D52">
      <w:pPr>
        <w:pStyle w:val="Heading7"/>
      </w:pPr>
      <w:r>
        <w:t>Perform KCL extraction</w:t>
      </w:r>
    </w:p>
    <w:p w14:paraId="266D68F3" w14:textId="1CFC53B6" w:rsidR="00613418" w:rsidRDefault="00613418" w:rsidP="00881790">
      <w:pPr>
        <w:pStyle w:val="NumberedList"/>
        <w:numPr>
          <w:ilvl w:val="0"/>
          <w:numId w:val="19"/>
        </w:numPr>
        <w:rPr>
          <w:lang w:eastAsia="ja-JP"/>
        </w:rPr>
      </w:pPr>
      <w:r>
        <w:rPr>
          <w:lang w:eastAsia="ja-JP"/>
        </w:rPr>
        <w:t xml:space="preserve">Weigh </w:t>
      </w:r>
      <w:r w:rsidR="00522707">
        <w:rPr>
          <w:lang w:eastAsia="ja-JP"/>
        </w:rPr>
        <w:t>10</w:t>
      </w:r>
      <w:r w:rsidR="00685A9B">
        <w:rPr>
          <w:lang w:eastAsia="ja-JP"/>
        </w:rPr>
        <w:t xml:space="preserve"> g</w:t>
      </w:r>
      <w:r w:rsidR="00522707">
        <w:rPr>
          <w:lang w:eastAsia="ja-JP"/>
        </w:rPr>
        <w:t xml:space="preserve"> </w:t>
      </w:r>
      <w:r w:rsidR="00522707" w:rsidRPr="008D3B37">
        <w:rPr>
          <w:lang w:eastAsia="ja-JP"/>
        </w:rPr>
        <w:t>±</w:t>
      </w:r>
      <w:r w:rsidR="00522707">
        <w:rPr>
          <w:lang w:eastAsia="ja-JP"/>
        </w:rPr>
        <w:t xml:space="preserve"> 0.1 g </w:t>
      </w:r>
      <w:r>
        <w:rPr>
          <w:lang w:eastAsia="ja-JP"/>
        </w:rPr>
        <w:t>subsamples of fresh sieved soil into a tared extraction cup (i.e., “zero-out” the extraction cup on the scale before putting the soil into it so you get the weight of the soil, not including the cup)</w:t>
      </w:r>
      <w:r w:rsidR="003642D8">
        <w:rPr>
          <w:lang w:eastAsia="ja-JP"/>
        </w:rPr>
        <w:t xml:space="preserve">. </w:t>
      </w:r>
      <w:r>
        <w:rPr>
          <w:lang w:eastAsia="ja-JP"/>
        </w:rPr>
        <w:t xml:space="preserve">Enter the exact weight (10 </w:t>
      </w:r>
      <w:r w:rsidRPr="008D3B37">
        <w:rPr>
          <w:lang w:eastAsia="ja-JP"/>
        </w:rPr>
        <w:t>±</w:t>
      </w:r>
      <w:r>
        <w:rPr>
          <w:lang w:eastAsia="ja-JP"/>
        </w:rPr>
        <w:t xml:space="preserve"> 0.1 g is acceptable error around the measurement; enter weight to four significant figures, for example, 10.08 g) into the datasheet.</w:t>
      </w:r>
    </w:p>
    <w:p w14:paraId="4E5FFA6F" w14:textId="2E2CC980" w:rsidR="00613418" w:rsidRDefault="00613418" w:rsidP="00881790">
      <w:pPr>
        <w:pStyle w:val="NumberedList"/>
        <w:numPr>
          <w:ilvl w:val="0"/>
          <w:numId w:val="19"/>
        </w:numPr>
        <w:rPr>
          <w:lang w:eastAsia="ja-JP"/>
        </w:rPr>
      </w:pPr>
      <w:r>
        <w:rPr>
          <w:lang w:eastAsia="ja-JP"/>
        </w:rPr>
        <w:t>For every group of 10 soil samples, choose one soil sample to analyze in triplicate (i.e., prepare three subsamples of weighed soil to extract and analyze)</w:t>
      </w:r>
      <w:r w:rsidR="003642D8">
        <w:rPr>
          <w:lang w:eastAsia="ja-JP"/>
        </w:rPr>
        <w:t xml:space="preserve">. </w:t>
      </w:r>
      <w:r>
        <w:rPr>
          <w:lang w:eastAsia="ja-JP"/>
        </w:rPr>
        <w:t>In the datasheet, indicate that this is a triplicate analysis by entering ‘y’ into the ‘triplicate’ column</w:t>
      </w:r>
      <w:r w:rsidR="003642D8">
        <w:rPr>
          <w:lang w:eastAsia="ja-JP"/>
        </w:rPr>
        <w:t xml:space="preserve">. </w:t>
      </w:r>
      <w:r>
        <w:rPr>
          <w:lang w:eastAsia="ja-JP"/>
        </w:rPr>
        <w:t>For all other samples that are only analyzed once, enter ‘n’ into this column.</w:t>
      </w:r>
    </w:p>
    <w:p w14:paraId="53174B17" w14:textId="3BE837FE" w:rsidR="00613418" w:rsidRDefault="00613418" w:rsidP="00881790">
      <w:pPr>
        <w:pStyle w:val="NumberedList"/>
        <w:numPr>
          <w:ilvl w:val="0"/>
          <w:numId w:val="19"/>
        </w:numPr>
        <w:rPr>
          <w:lang w:eastAsia="ja-JP"/>
        </w:rPr>
      </w:pPr>
      <w:r>
        <w:rPr>
          <w:lang w:eastAsia="ja-JP"/>
        </w:rPr>
        <w:lastRenderedPageBreak/>
        <w:t xml:space="preserve">For each sample, measure 100 ml of 2M KCl into the graduated cylinder and add to the </w:t>
      </w:r>
      <w:r w:rsidR="00685A9B">
        <w:rPr>
          <w:lang w:eastAsia="ja-JP"/>
        </w:rPr>
        <w:t>container of</w:t>
      </w:r>
      <w:r>
        <w:rPr>
          <w:lang w:eastAsia="ja-JP"/>
        </w:rPr>
        <w:t xml:space="preserve"> weighed soil.</w:t>
      </w:r>
    </w:p>
    <w:p w14:paraId="3FA8983B" w14:textId="5E0E3E62" w:rsidR="00613418" w:rsidRDefault="00613418" w:rsidP="00881790">
      <w:pPr>
        <w:pStyle w:val="NumberedList"/>
        <w:numPr>
          <w:ilvl w:val="0"/>
          <w:numId w:val="19"/>
        </w:numPr>
        <w:rPr>
          <w:lang w:eastAsia="ja-JP"/>
        </w:rPr>
      </w:pPr>
      <w:r>
        <w:rPr>
          <w:lang w:eastAsia="ja-JP"/>
        </w:rPr>
        <w:t>For the entire group of samples, prepare three “blanks”</w:t>
      </w:r>
      <w:r w:rsidR="003642D8">
        <w:rPr>
          <w:lang w:eastAsia="ja-JP"/>
        </w:rPr>
        <w:t xml:space="preserve">. </w:t>
      </w:r>
      <w:r>
        <w:rPr>
          <w:lang w:eastAsia="ja-JP"/>
        </w:rPr>
        <w:t xml:space="preserve">Add 100 ml </w:t>
      </w:r>
      <w:r w:rsidR="004350F8">
        <w:rPr>
          <w:lang w:eastAsia="ja-JP"/>
        </w:rPr>
        <w:t xml:space="preserve">KCl </w:t>
      </w:r>
      <w:r>
        <w:rPr>
          <w:lang w:eastAsia="ja-JP"/>
        </w:rPr>
        <w:t xml:space="preserve">to each of three </w:t>
      </w:r>
      <w:r w:rsidR="00685A9B">
        <w:rPr>
          <w:lang w:eastAsia="ja-JP"/>
        </w:rPr>
        <w:t>container</w:t>
      </w:r>
      <w:r>
        <w:rPr>
          <w:lang w:eastAsia="ja-JP"/>
        </w:rPr>
        <w:t>s without soil and treat the same as samples containing soil</w:t>
      </w:r>
      <w:r w:rsidR="003642D8">
        <w:rPr>
          <w:lang w:eastAsia="ja-JP"/>
        </w:rPr>
        <w:t xml:space="preserve">. </w:t>
      </w:r>
      <w:r>
        <w:rPr>
          <w:lang w:eastAsia="ja-JP"/>
        </w:rPr>
        <w:t>As stated above, if you have to make a new batch of KCl solution in the middle of processing a group of samples, you must prepare three additional blanks for the new solution.</w:t>
      </w:r>
    </w:p>
    <w:p w14:paraId="41E4F855" w14:textId="0F3A2FB3" w:rsidR="00613418" w:rsidRDefault="00613418" w:rsidP="00881790">
      <w:pPr>
        <w:pStyle w:val="NumberedList"/>
        <w:numPr>
          <w:ilvl w:val="0"/>
          <w:numId w:val="19"/>
        </w:numPr>
        <w:rPr>
          <w:lang w:eastAsia="ja-JP"/>
        </w:rPr>
      </w:pPr>
      <w:r>
        <w:rPr>
          <w:lang w:eastAsia="ja-JP"/>
        </w:rPr>
        <w:t>Shake all of the cups for ~30 seconds each and place on trays.</w:t>
      </w:r>
    </w:p>
    <w:p w14:paraId="0817BA1C" w14:textId="1E2D8703" w:rsidR="00613418" w:rsidRDefault="00613418" w:rsidP="00881790">
      <w:pPr>
        <w:pStyle w:val="NumberedList"/>
        <w:numPr>
          <w:ilvl w:val="0"/>
          <w:numId w:val="19"/>
        </w:numPr>
        <w:rPr>
          <w:lang w:eastAsia="ja-JP"/>
        </w:rPr>
      </w:pPr>
      <w:r>
        <w:rPr>
          <w:lang w:eastAsia="ja-JP"/>
        </w:rPr>
        <w:t>The samples should extract for 18-24 h</w:t>
      </w:r>
      <w:r w:rsidR="003642D8">
        <w:rPr>
          <w:lang w:eastAsia="ja-JP"/>
        </w:rPr>
        <w:t xml:space="preserve">. </w:t>
      </w:r>
      <w:r>
        <w:rPr>
          <w:lang w:eastAsia="ja-JP"/>
        </w:rPr>
        <w:t>During this period, shake every 8 h for ~30 seconds.</w:t>
      </w:r>
    </w:p>
    <w:p w14:paraId="198172BA" w14:textId="77777777" w:rsidR="00613418" w:rsidRDefault="00613418" w:rsidP="00ED6D52">
      <w:pPr>
        <w:pStyle w:val="Heading7"/>
      </w:pPr>
      <w:r>
        <w:t>Filtering Samples</w:t>
      </w:r>
    </w:p>
    <w:p w14:paraId="161B0404" w14:textId="2915D77A" w:rsidR="00613418" w:rsidRPr="003800FE" w:rsidRDefault="00613418" w:rsidP="00613418">
      <w:r>
        <w:rPr>
          <w:noProof/>
        </w:rPr>
        <w:drawing>
          <wp:anchor distT="0" distB="0" distL="114300" distR="114300" simplePos="0" relativeHeight="251611648" behindDoc="1" locked="0" layoutInCell="1" allowOverlap="1" wp14:anchorId="1573AC9F" wp14:editId="11B21DBA">
            <wp:simplePos x="0" y="0"/>
            <wp:positionH relativeFrom="column">
              <wp:posOffset>-768350</wp:posOffset>
            </wp:positionH>
            <wp:positionV relativeFrom="paragraph">
              <wp:posOffset>-1270</wp:posOffset>
            </wp:positionV>
            <wp:extent cx="600075" cy="552069"/>
            <wp:effectExtent l="0" t="0" r="952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2069"/>
                    </a:xfrm>
                    <a:prstGeom prst="rect">
                      <a:avLst/>
                    </a:prstGeom>
                  </pic:spPr>
                </pic:pic>
              </a:graphicData>
            </a:graphic>
            <wp14:sizeRelH relativeFrom="page">
              <wp14:pctWidth>0</wp14:pctWidth>
            </wp14:sizeRelH>
            <wp14:sizeRelV relativeFrom="page">
              <wp14:pctHeight>0</wp14:pctHeight>
            </wp14:sizeRelV>
          </wp:anchor>
        </w:drawing>
      </w:r>
      <w:r>
        <w:t xml:space="preserve">Note: </w:t>
      </w:r>
      <w:commentRangeStart w:id="82"/>
      <w:r>
        <w:t xml:space="preserve">samples </w:t>
      </w:r>
      <w:r w:rsidR="00C64B55">
        <w:t xml:space="preserve">are filtered </w:t>
      </w:r>
      <w:r>
        <w:t xml:space="preserve">in </w:t>
      </w:r>
      <w:r w:rsidRPr="00FA345F">
        <w:t>batches of</w:t>
      </w:r>
      <w:r w:rsidRPr="00613418">
        <w:t xml:space="preserve"> </w:t>
      </w:r>
      <w:r w:rsidR="000B2619">
        <w:t>10</w:t>
      </w:r>
      <w:r>
        <w:t xml:space="preserve"> (the number of filtration set-ups that can go on the manifold at one time)</w:t>
      </w:r>
      <w:r w:rsidR="003642D8">
        <w:t xml:space="preserve">. </w:t>
      </w:r>
      <w:r>
        <w:t xml:space="preserve">Between batches, wash the filtration set-ups (funnel plus </w:t>
      </w:r>
      <w:r w:rsidR="00E37B6E">
        <w:t xml:space="preserve">collection </w:t>
      </w:r>
      <w:r w:rsidR="000B2619">
        <w:t>tube</w:t>
      </w:r>
      <w:r>
        <w:t>) with detergent and deionized water</w:t>
      </w:r>
      <w:r w:rsidR="003642D8">
        <w:t xml:space="preserve">. </w:t>
      </w:r>
      <w:commentRangeEnd w:id="82"/>
      <w:r w:rsidR="00975C82">
        <w:rPr>
          <w:rStyle w:val="CommentReference"/>
          <w:rFonts w:ascii="Times New Roman" w:eastAsia="Times New Roman" w:hAnsi="Times New Roman" w:cs="Times New Roman"/>
        </w:rPr>
        <w:commentReference w:id="82"/>
      </w:r>
      <w:r>
        <w:t xml:space="preserve">Soil samples within a batch may finish filtering at different times. </w:t>
      </w:r>
      <w:r w:rsidR="00C64B55">
        <w:t>N</w:t>
      </w:r>
      <w:r>
        <w:t xml:space="preserve">ew samples </w:t>
      </w:r>
      <w:r w:rsidR="00C64B55">
        <w:t xml:space="preserve">can be </w:t>
      </w:r>
      <w:r>
        <w:t>filter</w:t>
      </w:r>
      <w:r w:rsidR="00C64B55">
        <w:t>ed</w:t>
      </w:r>
      <w:r>
        <w:t xml:space="preserve"> individually by closing the stopcock on the vacuum line that has finished, cleaning and replacing the filtration apparatus, pre-leaching a new filter, and then filtering another sample.</w:t>
      </w:r>
    </w:p>
    <w:p w14:paraId="04EEBBEF" w14:textId="45F81AC4" w:rsidR="00C64B55" w:rsidRDefault="00613418" w:rsidP="00881790">
      <w:pPr>
        <w:pStyle w:val="NumberedList"/>
        <w:numPr>
          <w:ilvl w:val="0"/>
          <w:numId w:val="22"/>
        </w:numPr>
        <w:rPr>
          <w:lang w:eastAsia="ja-JP"/>
        </w:rPr>
      </w:pPr>
      <w:r>
        <w:rPr>
          <w:lang w:eastAsia="ja-JP"/>
        </w:rPr>
        <w:t xml:space="preserve">Set up the manifold, filtration funnels and </w:t>
      </w:r>
      <w:r w:rsidR="00E37B6E">
        <w:rPr>
          <w:lang w:eastAsia="ja-JP"/>
        </w:rPr>
        <w:t>collection tubes</w:t>
      </w:r>
      <w:r>
        <w:rPr>
          <w:lang w:eastAsia="ja-JP"/>
        </w:rPr>
        <w:t xml:space="preserve">, and vacuum pump. </w:t>
      </w:r>
    </w:p>
    <w:p w14:paraId="3D448C67" w14:textId="5A27BAED" w:rsidR="00C64B55" w:rsidRDefault="00613418" w:rsidP="00881790">
      <w:pPr>
        <w:pStyle w:val="NumberedList"/>
        <w:numPr>
          <w:ilvl w:val="1"/>
          <w:numId w:val="22"/>
        </w:numPr>
        <w:rPr>
          <w:lang w:eastAsia="ja-JP"/>
        </w:rPr>
      </w:pPr>
      <w:r>
        <w:rPr>
          <w:lang w:eastAsia="ja-JP"/>
        </w:rPr>
        <w:t xml:space="preserve">Open the stopcocks of all filtration lines to allow vacuum to pull from each funnel plus </w:t>
      </w:r>
      <w:r w:rsidR="00E37B6E">
        <w:rPr>
          <w:lang w:eastAsia="ja-JP"/>
        </w:rPr>
        <w:t xml:space="preserve">collection tube </w:t>
      </w:r>
      <w:r>
        <w:rPr>
          <w:lang w:eastAsia="ja-JP"/>
        </w:rPr>
        <w:t>set-up.</w:t>
      </w:r>
    </w:p>
    <w:p w14:paraId="2575DB01" w14:textId="3450AD59" w:rsidR="00613418" w:rsidRDefault="00613418" w:rsidP="00881790">
      <w:pPr>
        <w:pStyle w:val="NumberedList"/>
        <w:numPr>
          <w:ilvl w:val="1"/>
          <w:numId w:val="22"/>
        </w:numPr>
        <w:rPr>
          <w:lang w:eastAsia="ja-JP"/>
        </w:rPr>
      </w:pPr>
      <w:r>
        <w:rPr>
          <w:lang w:eastAsia="ja-JP"/>
        </w:rPr>
        <w:t>Test vacuum to make sure it is working properly.</w:t>
      </w:r>
    </w:p>
    <w:p w14:paraId="355F8F21" w14:textId="1D545A67" w:rsidR="00613418" w:rsidRDefault="00613418" w:rsidP="00881790">
      <w:pPr>
        <w:pStyle w:val="NumberedList"/>
        <w:numPr>
          <w:ilvl w:val="0"/>
          <w:numId w:val="19"/>
        </w:numPr>
        <w:rPr>
          <w:lang w:eastAsia="ja-JP"/>
        </w:rPr>
      </w:pPr>
      <w:r>
        <w:rPr>
          <w:lang w:eastAsia="ja-JP"/>
        </w:rPr>
        <w:t xml:space="preserve">Put on a new pair of </w:t>
      </w:r>
      <w:r w:rsidR="00800771">
        <w:rPr>
          <w:lang w:eastAsia="ja-JP"/>
        </w:rPr>
        <w:t>nitrile</w:t>
      </w:r>
      <w:r>
        <w:rPr>
          <w:lang w:eastAsia="ja-JP"/>
        </w:rPr>
        <w:t xml:space="preserve"> gloves</w:t>
      </w:r>
      <w:r w:rsidR="003642D8">
        <w:rPr>
          <w:lang w:eastAsia="ja-JP"/>
        </w:rPr>
        <w:t xml:space="preserve">. </w:t>
      </w:r>
      <w:r w:rsidR="00685A9B">
        <w:rPr>
          <w:lang w:eastAsia="ja-JP"/>
        </w:rPr>
        <w:t>Use</w:t>
      </w:r>
      <w:r>
        <w:rPr>
          <w:lang w:eastAsia="ja-JP"/>
        </w:rPr>
        <w:t xml:space="preserve"> the same pair of gloves on throughout this procedure as long as they do not get splashed with sample</w:t>
      </w:r>
      <w:r w:rsidR="003642D8">
        <w:rPr>
          <w:lang w:eastAsia="ja-JP"/>
        </w:rPr>
        <w:t xml:space="preserve">. </w:t>
      </w:r>
      <w:r>
        <w:rPr>
          <w:lang w:eastAsia="ja-JP"/>
        </w:rPr>
        <w:t>If that occurs, discard gloves and put on a new pair.</w:t>
      </w:r>
    </w:p>
    <w:p w14:paraId="2E02AFB1" w14:textId="77777777" w:rsidR="00613418" w:rsidRDefault="00613418" w:rsidP="00881790">
      <w:pPr>
        <w:pStyle w:val="NumberedList"/>
        <w:numPr>
          <w:ilvl w:val="0"/>
          <w:numId w:val="19"/>
        </w:numPr>
        <w:rPr>
          <w:lang w:eastAsia="ja-JP"/>
        </w:rPr>
      </w:pPr>
      <w:r>
        <w:rPr>
          <w:lang w:eastAsia="ja-JP"/>
        </w:rPr>
        <w:t>Place a glass fiber filter into the bottom of each funnel.</w:t>
      </w:r>
    </w:p>
    <w:p w14:paraId="09F40495" w14:textId="413AFB40" w:rsidR="004350F8" w:rsidRDefault="007B0F00" w:rsidP="00881790">
      <w:pPr>
        <w:pStyle w:val="NumberedList"/>
        <w:numPr>
          <w:ilvl w:val="0"/>
          <w:numId w:val="19"/>
        </w:numPr>
        <w:rPr>
          <w:lang w:eastAsia="ja-JP"/>
        </w:rPr>
      </w:pPr>
      <w:r>
        <w:rPr>
          <w:lang w:eastAsia="ja-JP"/>
        </w:rPr>
        <w:t>Prime</w:t>
      </w:r>
      <w:r w:rsidR="00613418">
        <w:rPr>
          <w:lang w:eastAsia="ja-JP"/>
        </w:rPr>
        <w:t xml:space="preserve"> each filter with KCl solution</w:t>
      </w:r>
      <w:r w:rsidR="004350F8">
        <w:rPr>
          <w:lang w:eastAsia="ja-JP"/>
        </w:rPr>
        <w:t xml:space="preserve"> as follows:</w:t>
      </w:r>
    </w:p>
    <w:p w14:paraId="0AD0CFDC" w14:textId="4FD795CD" w:rsidR="004350F8" w:rsidRDefault="004350F8" w:rsidP="00881790">
      <w:pPr>
        <w:pStyle w:val="NumberedList"/>
        <w:numPr>
          <w:ilvl w:val="1"/>
          <w:numId w:val="19"/>
        </w:numPr>
        <w:rPr>
          <w:lang w:eastAsia="ja-JP"/>
        </w:rPr>
      </w:pPr>
      <w:r>
        <w:rPr>
          <w:lang w:eastAsia="ja-JP"/>
        </w:rPr>
        <w:t xml:space="preserve">Saturate the filter with </w:t>
      </w:r>
      <w:r w:rsidR="00613418">
        <w:rPr>
          <w:lang w:eastAsia="ja-JP"/>
        </w:rPr>
        <w:t xml:space="preserve"> KCl solution </w:t>
      </w:r>
    </w:p>
    <w:p w14:paraId="4FCB7899" w14:textId="1C9AB9E8" w:rsidR="004350F8" w:rsidRDefault="004350F8" w:rsidP="00881790">
      <w:pPr>
        <w:pStyle w:val="NumberedList"/>
        <w:numPr>
          <w:ilvl w:val="1"/>
          <w:numId w:val="19"/>
        </w:numPr>
        <w:rPr>
          <w:lang w:eastAsia="ja-JP"/>
        </w:rPr>
      </w:pPr>
      <w:r>
        <w:rPr>
          <w:lang w:eastAsia="ja-JP"/>
        </w:rPr>
        <w:t xml:space="preserve">Turn on </w:t>
      </w:r>
      <w:r w:rsidR="00613418">
        <w:rPr>
          <w:lang w:eastAsia="ja-JP"/>
        </w:rPr>
        <w:t>the pump</w:t>
      </w:r>
      <w:r>
        <w:rPr>
          <w:lang w:eastAsia="ja-JP"/>
        </w:rPr>
        <w:t xml:space="preserve"> until KCl flowthrough is complete</w:t>
      </w:r>
    </w:p>
    <w:p w14:paraId="48C797C6" w14:textId="4291CD11" w:rsidR="004350F8" w:rsidRDefault="004350F8" w:rsidP="00881790">
      <w:pPr>
        <w:pStyle w:val="NumberedList"/>
        <w:numPr>
          <w:ilvl w:val="1"/>
          <w:numId w:val="19"/>
        </w:numPr>
        <w:rPr>
          <w:lang w:eastAsia="ja-JP"/>
        </w:rPr>
      </w:pPr>
      <w:r>
        <w:rPr>
          <w:lang w:eastAsia="ja-JP"/>
        </w:rPr>
        <w:t>D</w:t>
      </w:r>
      <w:r w:rsidR="00613418">
        <w:rPr>
          <w:lang w:eastAsia="ja-JP"/>
        </w:rPr>
        <w:t xml:space="preserve">ispose of </w:t>
      </w:r>
      <w:r>
        <w:rPr>
          <w:lang w:eastAsia="ja-JP"/>
        </w:rPr>
        <w:t>filtrate</w:t>
      </w:r>
      <w:r w:rsidR="005544A1">
        <w:rPr>
          <w:lang w:eastAsia="ja-JP"/>
        </w:rPr>
        <w:t xml:space="preserve"> </w:t>
      </w:r>
      <w:r w:rsidR="00613418">
        <w:rPr>
          <w:lang w:eastAsia="ja-JP"/>
        </w:rPr>
        <w:t>in</w:t>
      </w:r>
      <w:r>
        <w:rPr>
          <w:lang w:eastAsia="ja-JP"/>
        </w:rPr>
        <w:t xml:space="preserve"> a waste vessel</w:t>
      </w:r>
    </w:p>
    <w:p w14:paraId="381AF6D0" w14:textId="76101FB9" w:rsidR="00613418" w:rsidRDefault="004350F8" w:rsidP="00881790">
      <w:pPr>
        <w:pStyle w:val="NumberedList"/>
        <w:numPr>
          <w:ilvl w:val="1"/>
          <w:numId w:val="19"/>
        </w:numPr>
        <w:rPr>
          <w:lang w:eastAsia="ja-JP"/>
        </w:rPr>
      </w:pPr>
      <w:r>
        <w:rPr>
          <w:lang w:eastAsia="ja-JP"/>
        </w:rPr>
        <w:t xml:space="preserve">Ensure </w:t>
      </w:r>
      <w:r w:rsidR="00E37B6E">
        <w:rPr>
          <w:lang w:eastAsia="ja-JP"/>
        </w:rPr>
        <w:t>collection tube</w:t>
      </w:r>
      <w:r>
        <w:rPr>
          <w:lang w:eastAsia="ja-JP"/>
        </w:rPr>
        <w:t xml:space="preserve"> is empty and replace</w:t>
      </w:r>
      <w:r w:rsidR="007B0F00">
        <w:rPr>
          <w:lang w:eastAsia="ja-JP"/>
        </w:rPr>
        <w:t>.</w:t>
      </w:r>
    </w:p>
    <w:p w14:paraId="3DEBDF74" w14:textId="0D0A056F" w:rsidR="00C64B55" w:rsidRDefault="00613418" w:rsidP="00881790">
      <w:pPr>
        <w:pStyle w:val="NumberedList"/>
        <w:numPr>
          <w:ilvl w:val="0"/>
          <w:numId w:val="19"/>
        </w:numPr>
        <w:rPr>
          <w:lang w:eastAsia="ja-JP"/>
        </w:rPr>
      </w:pPr>
      <w:r>
        <w:rPr>
          <w:lang w:eastAsia="ja-JP"/>
        </w:rPr>
        <w:t>Pour a</w:t>
      </w:r>
      <w:r w:rsidR="00E37B6E">
        <w:rPr>
          <w:lang w:eastAsia="ja-JP"/>
        </w:rPr>
        <w:t>bout 30 mL of</w:t>
      </w:r>
      <w:r>
        <w:rPr>
          <w:lang w:eastAsia="ja-JP"/>
        </w:rPr>
        <w:t xml:space="preserve"> sample into each funnel and turn pump on.</w:t>
      </w:r>
    </w:p>
    <w:p w14:paraId="715F4D61" w14:textId="639DE8DA" w:rsidR="00C64B55" w:rsidRDefault="00613418" w:rsidP="00881790">
      <w:pPr>
        <w:pStyle w:val="NumberedList"/>
        <w:numPr>
          <w:ilvl w:val="0"/>
          <w:numId w:val="19"/>
        </w:numPr>
        <w:rPr>
          <w:lang w:eastAsia="ja-JP"/>
        </w:rPr>
      </w:pPr>
      <w:r>
        <w:rPr>
          <w:lang w:eastAsia="ja-JP"/>
        </w:rPr>
        <w:t>Wait for sample to filter completely</w:t>
      </w:r>
      <w:r w:rsidR="00C64B55">
        <w:rPr>
          <w:lang w:eastAsia="ja-JP"/>
        </w:rPr>
        <w:t xml:space="preserve"> then</w:t>
      </w:r>
      <w:r>
        <w:rPr>
          <w:lang w:eastAsia="ja-JP"/>
        </w:rPr>
        <w:t xml:space="preserve"> pour the filtrate from the </w:t>
      </w:r>
      <w:r w:rsidR="005544A1">
        <w:rPr>
          <w:lang w:eastAsia="ja-JP"/>
        </w:rPr>
        <w:t xml:space="preserve">collection tube </w:t>
      </w:r>
      <w:r>
        <w:rPr>
          <w:lang w:eastAsia="ja-JP"/>
        </w:rPr>
        <w:t>into a 20 ml plastic tube and cap tightly.</w:t>
      </w:r>
    </w:p>
    <w:p w14:paraId="0CDA0059" w14:textId="6FBCAF8B" w:rsidR="00C64B55" w:rsidRDefault="00613418" w:rsidP="00881790">
      <w:pPr>
        <w:pStyle w:val="NumberedList"/>
        <w:numPr>
          <w:ilvl w:val="0"/>
          <w:numId w:val="19"/>
        </w:numPr>
        <w:rPr>
          <w:lang w:eastAsia="ja-JP"/>
        </w:rPr>
      </w:pPr>
      <w:r>
        <w:rPr>
          <w:lang w:eastAsia="ja-JP"/>
        </w:rPr>
        <w:t xml:space="preserve">Label the </w:t>
      </w:r>
      <w:r w:rsidR="00C64B55">
        <w:rPr>
          <w:lang w:eastAsia="ja-JP"/>
        </w:rPr>
        <w:t xml:space="preserve">sample </w:t>
      </w:r>
      <w:r>
        <w:rPr>
          <w:lang w:eastAsia="ja-JP"/>
        </w:rPr>
        <w:t>tube with the sampleID.</w:t>
      </w:r>
    </w:p>
    <w:p w14:paraId="7FD54CC7" w14:textId="3BFADBB9" w:rsidR="00613418" w:rsidRDefault="00613418" w:rsidP="00881790">
      <w:pPr>
        <w:pStyle w:val="NumberedList"/>
        <w:numPr>
          <w:ilvl w:val="0"/>
          <w:numId w:val="19"/>
        </w:numPr>
        <w:rPr>
          <w:lang w:eastAsia="ja-JP"/>
        </w:rPr>
      </w:pPr>
      <w:r>
        <w:rPr>
          <w:lang w:eastAsia="ja-JP"/>
        </w:rPr>
        <w:t>Discard remaining filtrate</w:t>
      </w:r>
      <w:r w:rsidR="00C64B55">
        <w:rPr>
          <w:lang w:eastAsia="ja-JP"/>
        </w:rPr>
        <w:t xml:space="preserve"> </w:t>
      </w:r>
      <w:r w:rsidR="005544A1">
        <w:rPr>
          <w:lang w:eastAsia="ja-JP"/>
        </w:rPr>
        <w:t>from the collection tube</w:t>
      </w:r>
      <w:r w:rsidR="004350F8">
        <w:rPr>
          <w:lang w:eastAsia="ja-JP"/>
        </w:rPr>
        <w:t xml:space="preserve"> into a waste vessel</w:t>
      </w:r>
      <w:r>
        <w:rPr>
          <w:lang w:eastAsia="ja-JP"/>
        </w:rPr>
        <w:t>.</w:t>
      </w:r>
      <w:r w:rsidR="005544A1">
        <w:rPr>
          <w:lang w:eastAsia="ja-JP"/>
        </w:rPr>
        <w:t xml:space="preserve"> Clean collection tubes thoroughly prior to re-use.</w:t>
      </w:r>
    </w:p>
    <w:p w14:paraId="34EF7564" w14:textId="21CC0A98" w:rsidR="00613418" w:rsidRDefault="00C64B55" w:rsidP="00881790">
      <w:pPr>
        <w:pStyle w:val="NumberedList"/>
        <w:numPr>
          <w:ilvl w:val="0"/>
          <w:numId w:val="19"/>
        </w:numPr>
      </w:pPr>
      <w:r>
        <w:rPr>
          <w:lang w:eastAsia="ja-JP"/>
        </w:rPr>
        <w:t>Place</w:t>
      </w:r>
      <w:r w:rsidR="00613418">
        <w:rPr>
          <w:lang w:eastAsia="ja-JP"/>
        </w:rPr>
        <w:t xml:space="preserve"> tubes containing the sample filtrate in a </w:t>
      </w:r>
      <w:r>
        <w:rPr>
          <w:lang w:eastAsia="ja-JP"/>
        </w:rPr>
        <w:t>resealable plastic</w:t>
      </w:r>
      <w:r w:rsidR="00613418">
        <w:rPr>
          <w:lang w:eastAsia="ja-JP"/>
        </w:rPr>
        <w:t xml:space="preserve"> bag (i.e., grouped together in the bag)</w:t>
      </w:r>
      <w:r w:rsidR="003642D8">
        <w:rPr>
          <w:lang w:eastAsia="ja-JP"/>
        </w:rPr>
        <w:t xml:space="preserve">. </w:t>
      </w:r>
      <w:r w:rsidR="00613418">
        <w:rPr>
          <w:lang w:eastAsia="ja-JP"/>
        </w:rPr>
        <w:t xml:space="preserve">Position the tubes vertically, </w:t>
      </w:r>
      <w:r w:rsidR="00613418" w:rsidRPr="00370D96">
        <w:rPr>
          <w:b/>
          <w:bCs/>
          <w:lang w:eastAsia="ja-JP"/>
        </w:rPr>
        <w:t>cap end up</w:t>
      </w:r>
      <w:r w:rsidR="00613418">
        <w:rPr>
          <w:lang w:eastAsia="ja-JP"/>
        </w:rPr>
        <w:t xml:space="preserve">, in the </w:t>
      </w:r>
      <w:r w:rsidR="00755C9C">
        <w:rPr>
          <w:lang w:eastAsia="ja-JP"/>
        </w:rPr>
        <w:t>-</w:t>
      </w:r>
      <w:r>
        <w:rPr>
          <w:lang w:eastAsia="ja-JP"/>
        </w:rPr>
        <w:t xml:space="preserve">20° C </w:t>
      </w:r>
      <w:r w:rsidR="00613418">
        <w:rPr>
          <w:lang w:eastAsia="ja-JP"/>
        </w:rPr>
        <w:t>freezer</w:t>
      </w:r>
      <w:r w:rsidR="003642D8">
        <w:rPr>
          <w:lang w:eastAsia="ja-JP"/>
        </w:rPr>
        <w:t xml:space="preserve">. </w:t>
      </w:r>
      <w:r w:rsidR="00613418">
        <w:rPr>
          <w:lang w:eastAsia="ja-JP"/>
        </w:rPr>
        <w:t>Store frozen until shipment to the contracted laboratory facility</w:t>
      </w:r>
      <w:r>
        <w:rPr>
          <w:lang w:eastAsia="ja-JP"/>
        </w:rPr>
        <w:t xml:space="preserve"> </w:t>
      </w:r>
      <w:r w:rsidR="001400FD">
        <w:rPr>
          <w:lang w:eastAsia="ja-JP"/>
        </w:rPr>
        <w:t>(</w:t>
      </w:r>
      <w:r>
        <w:rPr>
          <w:lang w:eastAsia="ja-JP"/>
        </w:rPr>
        <w:t>s</w:t>
      </w:r>
      <w:r w:rsidR="001400FD">
        <w:rPr>
          <w:lang w:eastAsia="ja-JP"/>
        </w:rPr>
        <w:t xml:space="preserve">ee SOP </w:t>
      </w:r>
      <w:r w:rsidR="00180A53">
        <w:rPr>
          <w:lang w:eastAsia="ja-JP"/>
        </w:rPr>
        <w:t>J</w:t>
      </w:r>
      <w:r w:rsidR="0062308D">
        <w:rPr>
          <w:lang w:eastAsia="ja-JP"/>
        </w:rPr>
        <w:t>)</w:t>
      </w:r>
      <w:r>
        <w:rPr>
          <w:lang w:eastAsia="ja-JP"/>
        </w:rPr>
        <w:t>.</w:t>
      </w:r>
    </w:p>
    <w:p w14:paraId="3777FF67" w14:textId="4875A477" w:rsidR="00613418" w:rsidRDefault="00613418" w:rsidP="00ED6D52">
      <w:pPr>
        <w:pStyle w:val="Heading7"/>
      </w:pPr>
      <w:r>
        <w:t>Sample Storage</w:t>
      </w:r>
    </w:p>
    <w:p w14:paraId="118DD8A1" w14:textId="19BAA12D" w:rsidR="00613418" w:rsidRDefault="00613418" w:rsidP="00613418">
      <w:r>
        <w:rPr>
          <w:noProof/>
        </w:rPr>
        <w:drawing>
          <wp:anchor distT="0" distB="0" distL="114300" distR="114300" simplePos="0" relativeHeight="251625984" behindDoc="1" locked="0" layoutInCell="1" allowOverlap="1" wp14:anchorId="792B2F1D" wp14:editId="08BB591F">
            <wp:simplePos x="0" y="0"/>
            <wp:positionH relativeFrom="column">
              <wp:posOffset>-768350</wp:posOffset>
            </wp:positionH>
            <wp:positionV relativeFrom="paragraph">
              <wp:posOffset>-1270</wp:posOffset>
            </wp:positionV>
            <wp:extent cx="600075" cy="552069"/>
            <wp:effectExtent l="0" t="0" r="9525"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2069"/>
                    </a:xfrm>
                    <a:prstGeom prst="rect">
                      <a:avLst/>
                    </a:prstGeom>
                  </pic:spPr>
                </pic:pic>
              </a:graphicData>
            </a:graphic>
            <wp14:sizeRelH relativeFrom="page">
              <wp14:pctWidth>0</wp14:pctWidth>
            </wp14:sizeRelH>
            <wp14:sizeRelV relativeFrom="page">
              <wp14:pctHeight>0</wp14:pctHeight>
            </wp14:sizeRelV>
          </wp:anchor>
        </w:drawing>
      </w:r>
      <w:r w:rsidR="00C64B55">
        <w:t>S</w:t>
      </w:r>
      <w:r>
        <w:t>amples can be stored frozen at the domain lab for up to two weeks prior to shipping</w:t>
      </w:r>
      <w:r w:rsidR="003642D8">
        <w:t xml:space="preserve">. </w:t>
      </w:r>
      <w:r w:rsidR="00C64B55">
        <w:t>D</w:t>
      </w:r>
      <w:r>
        <w:t xml:space="preserve">uring the July-Aug sampling and incubation period, initial and </w:t>
      </w:r>
      <w:r w:rsidR="00C64B55">
        <w:t>incubated</w:t>
      </w:r>
      <w:r>
        <w:t xml:space="preserve"> samples can be shipped together, but all other bouts (e.g., snowmelt, or firstRains) will have initial and </w:t>
      </w:r>
      <w:r w:rsidR="00C64B55">
        <w:t>incubated</w:t>
      </w:r>
      <w:r>
        <w:t xml:space="preserve"> samples shipped separately.</w:t>
      </w:r>
    </w:p>
    <w:p w14:paraId="3DA65C29" w14:textId="06A1AD9B" w:rsidR="00BB59F8" w:rsidRDefault="00BB59F8" w:rsidP="00ED6D52">
      <w:pPr>
        <w:pStyle w:val="Heading6"/>
      </w:pPr>
      <w:bookmarkStart w:id="83" w:name="_Toc307663907"/>
      <w:r>
        <w:lastRenderedPageBreak/>
        <w:t>Generation of Composite Soil Samples for Microbial –omics Analyses</w:t>
      </w:r>
      <w:bookmarkEnd w:id="83"/>
    </w:p>
    <w:p w14:paraId="2D5782AA" w14:textId="3B787C66" w:rsidR="00BB59F8" w:rsidRDefault="00BB59F8">
      <w:r>
        <w:t xml:space="preserve">While most of the microbial molecular analyses are conducted at the scale of a core sample, metagenomic analyses will be conducted on soil at the plot scale. This SOP describes the laboratory procedure for generating and labeling </w:t>
      </w:r>
      <w:r w:rsidR="00FC2F14">
        <w:t>a</w:t>
      </w:r>
      <w:r>
        <w:t xml:space="preserve"> composite soil sample.</w:t>
      </w:r>
      <w:r w:rsidR="00EC4373">
        <w:t xml:space="preserve"> NOTE: Metagenomic</w:t>
      </w:r>
      <w:r w:rsidR="002501BF">
        <w:t xml:space="preserve"> </w:t>
      </w:r>
      <w:r w:rsidR="00EC4373">
        <w:t>s</w:t>
      </w:r>
      <w:r w:rsidR="002501BF">
        <w:t>amples</w:t>
      </w:r>
      <w:r w:rsidR="00EC4373">
        <w:t xml:space="preserve"> are only collected during the summer bout.</w:t>
      </w:r>
    </w:p>
    <w:p w14:paraId="4F84E2B5" w14:textId="77777777" w:rsidR="00EC4373" w:rsidRDefault="00EC4373" w:rsidP="005544A1">
      <w:pPr>
        <w:pStyle w:val="NumberedList"/>
        <w:numPr>
          <w:ilvl w:val="0"/>
          <w:numId w:val="54"/>
        </w:numPr>
      </w:pPr>
      <w:r>
        <w:t>From the -80C freezer, obtain 1 whirlpak from each core sample. Organize whirlpaks by placing those from the same collection date, plot and same horizon together. Double-check the labels to ensure that the sample collection dates, plot IDs, and soil horizons match. Typically, there will be 3 whirlpaks, but fewer than 3 is also possible.</w:t>
      </w:r>
    </w:p>
    <w:p w14:paraId="775CAF1C" w14:textId="6CBD5740" w:rsidR="00EC4373" w:rsidRDefault="00EC4373" w:rsidP="005544A1">
      <w:pPr>
        <w:pStyle w:val="NumberedList"/>
        <w:numPr>
          <w:ilvl w:val="0"/>
          <w:numId w:val="31"/>
        </w:numPr>
      </w:pPr>
      <w:r>
        <w:t xml:space="preserve">Label a </w:t>
      </w:r>
      <w:r w:rsidR="00185438">
        <w:t xml:space="preserve">new whirlpak </w:t>
      </w:r>
      <w:r>
        <w:t xml:space="preserve">bag with the plotID, </w:t>
      </w:r>
      <w:r w:rsidR="00E86ED0">
        <w:t xml:space="preserve">horizon, </w:t>
      </w:r>
      <w:r>
        <w:t>collection date</w:t>
      </w:r>
      <w:r w:rsidR="00E86ED0">
        <w:t xml:space="preserve"> that matches a set of whirlpaks</w:t>
      </w:r>
      <w:r w:rsidR="00185438">
        <w:t>, and</w:t>
      </w:r>
      <w:r w:rsidR="00F20F21">
        <w:t xml:space="preserve"> “C” for composite. Ex. CPER_001.M.20140101.C</w:t>
      </w:r>
      <w:r w:rsidR="00F20F21" w:rsidDel="00BC1537">
        <w:t xml:space="preserve"> </w:t>
      </w:r>
      <w:r w:rsidR="00F20F21">
        <w:t xml:space="preserve"> P</w:t>
      </w:r>
      <w:r w:rsidR="00E86ED0">
        <w:t>lace that bag with the corresponding whirlpaks.</w:t>
      </w:r>
    </w:p>
    <w:p w14:paraId="48C2A709" w14:textId="36C913BC" w:rsidR="00E86ED0" w:rsidRDefault="00E86ED0" w:rsidP="005544A1">
      <w:pPr>
        <w:pStyle w:val="NumberedList"/>
        <w:numPr>
          <w:ilvl w:val="0"/>
          <w:numId w:val="31"/>
        </w:numPr>
      </w:pPr>
      <w:r>
        <w:t xml:space="preserve">Repeat step 2 for every unique plotID, horizon, and collection date. There should </w:t>
      </w:r>
      <w:r w:rsidR="00F20F21">
        <w:t xml:space="preserve">be </w:t>
      </w:r>
      <w:r>
        <w:t xml:space="preserve">1 </w:t>
      </w:r>
      <w:r w:rsidR="00F20F21">
        <w:t xml:space="preserve">new whirlpak </w:t>
      </w:r>
      <w:r>
        <w:t>bag for every set of whirlpaks.</w:t>
      </w:r>
    </w:p>
    <w:p w14:paraId="113C8D00" w14:textId="5B06D2E9" w:rsidR="00EC4373" w:rsidRDefault="00EC4373" w:rsidP="005544A1">
      <w:pPr>
        <w:pStyle w:val="NumberedList"/>
        <w:numPr>
          <w:ilvl w:val="0"/>
          <w:numId w:val="31"/>
        </w:numPr>
      </w:pPr>
      <w:r>
        <w:t xml:space="preserve">With the soil remaining frozen, transfer all material from </w:t>
      </w:r>
      <w:r w:rsidR="00E86ED0">
        <w:t xml:space="preserve">the set of </w:t>
      </w:r>
      <w:r>
        <w:t>whirlpak</w:t>
      </w:r>
      <w:r w:rsidR="00E86ED0">
        <w:t>s</w:t>
      </w:r>
      <w:r>
        <w:t xml:space="preserve"> into </w:t>
      </w:r>
      <w:r w:rsidR="00E86ED0">
        <w:t>the corresponding</w:t>
      </w:r>
      <w:r>
        <w:t xml:space="preserve"> </w:t>
      </w:r>
      <w:r w:rsidR="00F20F21">
        <w:t xml:space="preserve">new whirlpak </w:t>
      </w:r>
      <w:r>
        <w:t xml:space="preserve">bag. </w:t>
      </w:r>
      <w:r w:rsidR="00E86ED0">
        <w:t>The soil should not be thawed and homogenization is not required.</w:t>
      </w:r>
    </w:p>
    <w:p w14:paraId="36598AED" w14:textId="01E42E96" w:rsidR="00EC4373" w:rsidRDefault="00EC4373" w:rsidP="005544A1">
      <w:pPr>
        <w:pStyle w:val="NumberedList"/>
        <w:numPr>
          <w:ilvl w:val="0"/>
          <w:numId w:val="31"/>
        </w:numPr>
      </w:pPr>
      <w:r>
        <w:t>Repe</w:t>
      </w:r>
      <w:r w:rsidR="00E86ED0">
        <w:t>at step 4</w:t>
      </w:r>
      <w:r>
        <w:t xml:space="preserve"> for the rem</w:t>
      </w:r>
      <w:r w:rsidR="00E86ED0">
        <w:t>aining samples</w:t>
      </w:r>
      <w:r>
        <w:t xml:space="preserve">. </w:t>
      </w:r>
    </w:p>
    <w:p w14:paraId="07237C1A" w14:textId="2FD616A7" w:rsidR="00EC4373" w:rsidRDefault="00E86ED0" w:rsidP="005544A1">
      <w:pPr>
        <w:pStyle w:val="NumberedList"/>
        <w:numPr>
          <w:ilvl w:val="0"/>
          <w:numId w:val="31"/>
        </w:numPr>
      </w:pPr>
      <w:r>
        <w:t xml:space="preserve">Return the </w:t>
      </w:r>
      <w:r w:rsidR="00F20F21">
        <w:t xml:space="preserve">sample </w:t>
      </w:r>
      <w:r>
        <w:t>bags to the -80C freezer (or container of dry ice, if no freezer is accessible) immediately.</w:t>
      </w:r>
    </w:p>
    <w:p w14:paraId="76B74D13" w14:textId="7ED07990" w:rsidR="00E86ED0" w:rsidRDefault="00E86ED0" w:rsidP="005544A1">
      <w:pPr>
        <w:pStyle w:val="NumberedList"/>
        <w:numPr>
          <w:ilvl w:val="0"/>
          <w:numId w:val="31"/>
        </w:numPr>
      </w:pPr>
      <w:r>
        <w:t xml:space="preserve">Complete the “composite sample inventory” sheet by taking the sample information from the empty whirlpak bags. </w:t>
      </w:r>
      <w:r w:rsidR="00782D13">
        <w:t>Ensure that the sample inventory sheet was completed correctly and completely, and discard empty whirlpaks.</w:t>
      </w:r>
    </w:p>
    <w:p w14:paraId="1ED48BC4" w14:textId="6BD23CBC" w:rsidR="00782D13" w:rsidRPr="00A96E5F" w:rsidRDefault="00782D13" w:rsidP="005544A1">
      <w:pPr>
        <w:pStyle w:val="NumberedList"/>
        <w:numPr>
          <w:ilvl w:val="0"/>
          <w:numId w:val="31"/>
        </w:numPr>
      </w:pPr>
      <w:r>
        <w:t>Ship samples to contract facility as outlined in SOP J.</w:t>
      </w:r>
    </w:p>
    <w:p w14:paraId="07FCC1C1" w14:textId="12A14DAA" w:rsidR="00BB59F8" w:rsidRPr="00BB59F8" w:rsidRDefault="00BB59F8" w:rsidP="00EC4373"/>
    <w:p w14:paraId="45524AB7" w14:textId="77777777" w:rsidR="00BF6173" w:rsidRDefault="00BF6173" w:rsidP="00ED6D52">
      <w:pPr>
        <w:pStyle w:val="Heading6"/>
      </w:pPr>
      <w:bookmarkStart w:id="84" w:name="_Toc307663908"/>
      <w:r>
        <w:lastRenderedPageBreak/>
        <w:t>Data Entry and Verification</w:t>
      </w:r>
      <w:bookmarkEnd w:id="84"/>
    </w:p>
    <w:p w14:paraId="26F2D045" w14:textId="77777777" w:rsidR="00CD452A" w:rsidRPr="00881790" w:rsidRDefault="00CD452A" w:rsidP="00CD452A">
      <w:pPr>
        <w:spacing w:before="100" w:beforeAutospacing="1" w:after="100" w:afterAutospacing="1" w:line="240" w:lineRule="auto"/>
        <w:rPr>
          <w:rFonts w:ascii="Calibri" w:hAnsi="Calibri" w:cs="Times New Roman"/>
        </w:rPr>
      </w:pPr>
      <w:r w:rsidRPr="00881790">
        <w:rPr>
          <w:rFonts w:ascii="Calibri" w:hAnsi="Calibri" w:cs="Times New Roman"/>
        </w:rPr>
        <w:t xml:space="preserve">The importance of thorough, accurate data transcription cannot be overstated; the value of the efforts in the field is only manifested once the data are properly entered for delivery to NEON’s end users. </w:t>
      </w:r>
    </w:p>
    <w:p w14:paraId="6BB218CC" w14:textId="1699DB0E" w:rsidR="00CD452A" w:rsidRPr="00881790" w:rsidRDefault="00CD452A" w:rsidP="00CD452A">
      <w:pPr>
        <w:spacing w:before="100" w:beforeAutospacing="1" w:after="100" w:afterAutospacing="1" w:line="240" w:lineRule="auto"/>
        <w:rPr>
          <w:rFonts w:ascii="Calibri" w:hAnsi="Calibri" w:cs="Times New Roman"/>
        </w:rPr>
      </w:pPr>
      <w:r w:rsidRPr="00881790">
        <w:rPr>
          <w:rFonts w:ascii="Calibri" w:hAnsi="Calibri" w:cs="Times New Roman"/>
        </w:rPr>
        <w:t xml:space="preserve">As a best practice, field data collected on paper datasheets should be digitally transcribed within 7 days of collection or the end of a sampling bout (where applicable). However, given logistical constraints, the maximum timeline for entering data is within 14 days of collection or the end of a sampling bout (where applicable). </w:t>
      </w:r>
    </w:p>
    <w:p w14:paraId="2A6E3170" w14:textId="77777777" w:rsidR="00CD452A" w:rsidRPr="00881790" w:rsidRDefault="00CD452A" w:rsidP="00CD452A">
      <w:pPr>
        <w:spacing w:before="100" w:beforeAutospacing="1" w:after="100" w:afterAutospacing="1" w:line="240" w:lineRule="auto"/>
        <w:rPr>
          <w:rFonts w:ascii="Calibri" w:hAnsi="Calibri" w:cs="Times New Roman"/>
        </w:rPr>
      </w:pPr>
      <w:r w:rsidRPr="00881790">
        <w:rPr>
          <w:rFonts w:ascii="Calibri" w:hAnsi="Calibri" w:cs="Times New Roman"/>
        </w:rPr>
        <w:t xml:space="preserve">Before entering data, all personnel must read RD[04] for complete instructions regarding manual data transcription. Prior to entering data via a web user interface (webUI), each technician shall enter a plot (or subplot) of data from one bout into the protocol-specific webUI housed on the Training portal, as described in RD[04]. If a mobile data recorder (MDR) application is available for field data entry, the technician must be trained prior to use in the field. </w:t>
      </w:r>
    </w:p>
    <w:p w14:paraId="555FDA5A" w14:textId="268F121C" w:rsidR="00304EB2" w:rsidRPr="007E6BD0" w:rsidRDefault="00304EB2" w:rsidP="00304EB2">
      <w:r>
        <w:t xml:space="preserve">Data ingest file pertaining to this protocol is the </w:t>
      </w:r>
      <w:r w:rsidRPr="00E4530A">
        <w:t>NEON Raw Data Inge</w:t>
      </w:r>
      <w:r>
        <w:t xml:space="preserve">st Workbook for TOS Terrestrial </w:t>
      </w:r>
      <w:r w:rsidRPr="00E4530A">
        <w:t>Biogeochemistry: Chemistry of Soils and Plants</w:t>
      </w:r>
      <w:r>
        <w:t xml:space="preserve"> (RD [0</w:t>
      </w:r>
      <w:r w:rsidR="00000B81">
        <w:t>6</w:t>
      </w:r>
      <w:r>
        <w:t>]).</w:t>
      </w:r>
      <w:r w:rsidR="00482DCD">
        <w:t xml:space="preserve"> If an entire bout is missed, no data need to be entered.</w:t>
      </w:r>
    </w:p>
    <w:p w14:paraId="5948889C" w14:textId="2991F563" w:rsidR="00BF6173" w:rsidRDefault="00BF6173">
      <w:r>
        <w:br w:type="page"/>
      </w:r>
    </w:p>
    <w:p w14:paraId="4EADACC7" w14:textId="77777777" w:rsidR="001541C7" w:rsidRDefault="001541C7" w:rsidP="00ED6D52">
      <w:pPr>
        <w:pStyle w:val="Heading6"/>
      </w:pPr>
      <w:bookmarkStart w:id="85" w:name="_Toc307663909"/>
      <w:r>
        <w:lastRenderedPageBreak/>
        <w:t>Sample Shipment</w:t>
      </w:r>
      <w:bookmarkEnd w:id="85"/>
    </w:p>
    <w:p w14:paraId="5B14F3C3" w14:textId="3F54C0E4" w:rsidR="00C64B55" w:rsidRDefault="009B180E" w:rsidP="009B180E">
      <w:r>
        <w:t>Information included in this SOP</w:t>
      </w:r>
      <w:r w:rsidR="00AA4E58">
        <w:t xml:space="preserve"> </w:t>
      </w:r>
      <w:r w:rsidR="00304EB2">
        <w:t xml:space="preserve">typically </w:t>
      </w:r>
      <w:r w:rsidR="00AA4E58">
        <w:t xml:space="preserve">conveys science-based </w:t>
      </w:r>
      <w:r w:rsidR="00BD1CB3">
        <w:t xml:space="preserve">packaging, </w:t>
      </w:r>
      <w:r w:rsidR="00AA4E58">
        <w:t>shipping</w:t>
      </w:r>
      <w:r w:rsidR="00F642D0">
        <w:t>,</w:t>
      </w:r>
      <w:r w:rsidR="00AA4E58">
        <w:t xml:space="preserve"> and handling requirements, not lab-specific or logistical</w:t>
      </w:r>
      <w:r w:rsidR="00AA4E58" w:rsidRPr="00AA4E58">
        <w:t xml:space="preserve"> </w:t>
      </w:r>
      <w:r w:rsidR="00AA4E58">
        <w:t xml:space="preserve">demands. </w:t>
      </w:r>
      <w:r>
        <w:t>For</w:t>
      </w:r>
      <w:r w:rsidR="00AA4E58">
        <w:t xml:space="preserve"> that</w:t>
      </w:r>
      <w:r>
        <w:t xml:space="preserve"> information, reference the </w:t>
      </w:r>
      <w:hyperlink r:id="rId34" w:history="1">
        <w:r w:rsidRPr="009B180E">
          <w:rPr>
            <w:rStyle w:val="Hyperlink"/>
          </w:rPr>
          <w:t>CLA shipping document</w:t>
        </w:r>
      </w:hyperlink>
      <w:r>
        <w:t xml:space="preserve"> on </w:t>
      </w:r>
      <w:hyperlink r:id="rId35" w:history="1">
        <w:r w:rsidRPr="009B180E">
          <w:rPr>
            <w:rStyle w:val="Hyperlink"/>
          </w:rPr>
          <w:t>CLA’s NEON intranet site</w:t>
        </w:r>
      </w:hyperlink>
      <w:r>
        <w:t>.</w:t>
      </w:r>
    </w:p>
    <w:p w14:paraId="21ED7B0F" w14:textId="77777777" w:rsidR="002F4FDA" w:rsidRPr="000D3F5A" w:rsidRDefault="002F4FDA" w:rsidP="00ED6D52">
      <w:pPr>
        <w:pStyle w:val="Heading7"/>
        <w:rPr>
          <w:lang w:eastAsia="ja-JP"/>
        </w:rPr>
      </w:pPr>
      <w:r w:rsidRPr="000D3F5A">
        <w:rPr>
          <w:lang w:eastAsia="ja-JP"/>
        </w:rPr>
        <w:t xml:space="preserve">Handling </w:t>
      </w:r>
      <w:r>
        <w:rPr>
          <w:lang w:eastAsia="ja-JP"/>
        </w:rPr>
        <w:t>Hazardous Material</w:t>
      </w:r>
    </w:p>
    <w:p w14:paraId="38B939E9" w14:textId="5C4399F6" w:rsidR="009F224F" w:rsidRDefault="009F224F" w:rsidP="009F224F">
      <w:r>
        <w:t>Shipment of plants and soils are regulated by USDA Animal and Plant Health Inspection Service Plant Protection and Quarantine Office under 7 CFR 330. Soil from Puerto Rico and Hawaii are regulated as foreign soil, soil from areas within CONUS may be regulated as quarantined soils. Foreign soils may only be shipped to facilities holding a valid Permit to Receive Soil while domestic soils from quarantine areas may be shipped to facilities holding either a valid Permit to Receive Soil or a valid Compliance Agreement.</w:t>
      </w:r>
    </w:p>
    <w:p w14:paraId="1F229F25" w14:textId="37F01ED4" w:rsidR="00DF45CE" w:rsidRDefault="00E57A5A" w:rsidP="009B180E">
      <w:r w:rsidRPr="00FA345F">
        <w:t>For more information on which domestic soils are regulated, contact the local Plant Protection and Quarantine office or Permit Services in Riverdale, Maryland at (301) 734-8645; fax (301) 734-5786, or the State Plant Regulatory Officials of destination state</w:t>
      </w:r>
      <w:r>
        <w:t xml:space="preserve"> (i.e., state in which the contracted lab facility(ies) is/are located). </w:t>
      </w:r>
    </w:p>
    <w:p w14:paraId="77CA1B8A" w14:textId="671FD3EA" w:rsidR="009B180E" w:rsidRDefault="00C64B55" w:rsidP="009B180E">
      <w:r>
        <w:t>Quarantine shipping</w:t>
      </w:r>
      <w:r w:rsidRPr="00755C9C">
        <w:t xml:space="preserve"> </w:t>
      </w:r>
      <w:r w:rsidR="009C77F0" w:rsidRPr="000552F9">
        <w:t>regulations do not apply to shipping KCl extracts from the soil N transformations SOP.</w:t>
      </w:r>
    </w:p>
    <w:p w14:paraId="60BCC27D" w14:textId="004AF303" w:rsidR="00DF45CE" w:rsidRDefault="00304EB2" w:rsidP="00ED6D52">
      <w:pPr>
        <w:pStyle w:val="Heading7"/>
      </w:pPr>
      <w:bookmarkStart w:id="86" w:name="_Ref408751435"/>
      <w:r>
        <w:t xml:space="preserve">Shipping </w:t>
      </w:r>
      <w:r w:rsidR="009248E5">
        <w:t xml:space="preserve">oven-dried and air-dried </w:t>
      </w:r>
      <w:r w:rsidR="00DF45CE">
        <w:t>soils</w:t>
      </w:r>
    </w:p>
    <w:p w14:paraId="1F8F87C1" w14:textId="1B4DBB02" w:rsidR="00304EB2" w:rsidRDefault="00DF45CE" w:rsidP="000552F9">
      <w:r w:rsidRPr="000552F9">
        <w:rPr>
          <w:b/>
        </w:rPr>
        <w:t>Oven</w:t>
      </w:r>
      <w:r w:rsidR="00304EB2" w:rsidRPr="000552F9">
        <w:rPr>
          <w:b/>
        </w:rPr>
        <w:t>-dried</w:t>
      </w:r>
      <w:r w:rsidR="00304EB2" w:rsidRPr="00D11578">
        <w:t xml:space="preserve"> </w:t>
      </w:r>
      <w:r>
        <w:t xml:space="preserve">and </w:t>
      </w:r>
      <w:r w:rsidRPr="000552F9">
        <w:rPr>
          <w:b/>
        </w:rPr>
        <w:t>air-dried</w:t>
      </w:r>
      <w:r>
        <w:t xml:space="preserve"> </w:t>
      </w:r>
      <w:r w:rsidR="00304EB2" w:rsidRPr="00D11578">
        <w:t>samples</w:t>
      </w:r>
      <w:bookmarkEnd w:id="86"/>
      <w:r w:rsidR="009F224F">
        <w:t xml:space="preserve"> are shipped at ambient temperatures. No hazardous or dangerous DOT regulated materials are shipped with </w:t>
      </w:r>
      <w:r w:rsidR="009248E5">
        <w:t>these</w:t>
      </w:r>
      <w:r w:rsidR="009F224F">
        <w:t xml:space="preserve"> soils, however, receiving of quarantine soils is regulated by USDA. Receiving labs must have either a Permit to Receive Soils or a Compliance Agreement in order to receive soils from quarantined areas.</w:t>
      </w:r>
    </w:p>
    <w:p w14:paraId="0124888B" w14:textId="1CFDE2BB" w:rsidR="009F224F" w:rsidRDefault="00DF45CE" w:rsidP="00A24252">
      <w:pPr>
        <w:pStyle w:val="NumberedList"/>
        <w:numPr>
          <w:ilvl w:val="0"/>
          <w:numId w:val="45"/>
        </w:numPr>
      </w:pPr>
      <w:r>
        <w:t xml:space="preserve">Place </w:t>
      </w:r>
      <w:r w:rsidRPr="004F72C4">
        <w:rPr>
          <w:b/>
        </w:rPr>
        <w:t>oven-dried soil sample vials</w:t>
      </w:r>
      <w:r>
        <w:t xml:space="preserve"> containing soils in 1-gallon resealable plastic bags (not more than 10 samples per bag)</w:t>
      </w:r>
      <w:r w:rsidR="00304EB2" w:rsidRPr="00276F28">
        <w:t xml:space="preserve">, then place in a </w:t>
      </w:r>
      <w:r w:rsidR="009F224F">
        <w:t>corrugated cardboard</w:t>
      </w:r>
      <w:r w:rsidR="009F224F" w:rsidRPr="00276F28">
        <w:t xml:space="preserve"> </w:t>
      </w:r>
      <w:r w:rsidR="00304EB2" w:rsidRPr="00276F28">
        <w:t>box for shipment.</w:t>
      </w:r>
      <w:r>
        <w:t xml:space="preserve"> If uncertain whether vials are watertight, double bag samples for shipment.</w:t>
      </w:r>
    </w:p>
    <w:p w14:paraId="37939E78" w14:textId="167BA4F1" w:rsidR="00DF45CE" w:rsidRDefault="00DF45CE" w:rsidP="00A24252">
      <w:pPr>
        <w:pStyle w:val="NumberedList"/>
      </w:pPr>
      <w:r>
        <w:t xml:space="preserve">For </w:t>
      </w:r>
      <w:r w:rsidRPr="000552F9">
        <w:rPr>
          <w:b/>
        </w:rPr>
        <w:t>air-dried soil samples</w:t>
      </w:r>
      <w:r>
        <w:t>, line box with large trash bag and pack samples within bag.</w:t>
      </w:r>
      <w:r w:rsidR="009248E5">
        <w:t xml:space="preserve"> Make sure that air is out of all the bags.</w:t>
      </w:r>
    </w:p>
    <w:p w14:paraId="1E71B1F1" w14:textId="7E2F4EF3" w:rsidR="00304EB2" w:rsidRDefault="009F224F" w:rsidP="00A24252">
      <w:pPr>
        <w:pStyle w:val="NumberedList"/>
      </w:pPr>
      <w:r>
        <w:t>Fill empty space in shipping box with cushioning material</w:t>
      </w:r>
      <w:r w:rsidR="00DF45CE">
        <w:t xml:space="preserve"> (i.e. peanuts, newspaper)</w:t>
      </w:r>
      <w:r w:rsidR="00825CBF">
        <w:t xml:space="preserve"> to prevent shifting</w:t>
      </w:r>
      <w:r>
        <w:t>.</w:t>
      </w:r>
    </w:p>
    <w:p w14:paraId="7AB8D3D7" w14:textId="77777777" w:rsidR="00DF45CE" w:rsidRDefault="00DF45CE" w:rsidP="00A24252">
      <w:pPr>
        <w:pStyle w:val="NumberedList"/>
      </w:pPr>
      <w:r>
        <w:t>If soils are being shipped from quarantine area:</w:t>
      </w:r>
    </w:p>
    <w:p w14:paraId="0AC43E40" w14:textId="4A8F0BE2" w:rsidR="00304EB2" w:rsidRDefault="00DF45CE" w:rsidP="00A24252">
      <w:pPr>
        <w:pStyle w:val="NumberedList"/>
        <w:numPr>
          <w:ilvl w:val="1"/>
          <w:numId w:val="13"/>
        </w:numPr>
      </w:pPr>
      <w:r>
        <w:t>Include</w:t>
      </w:r>
      <w:r w:rsidRPr="00276F28">
        <w:t xml:space="preserve"> </w:t>
      </w:r>
      <w:r w:rsidR="00304EB2" w:rsidRPr="00276F28">
        <w:t xml:space="preserve">a copy of </w:t>
      </w:r>
      <w:r>
        <w:t>required permits</w:t>
      </w:r>
      <w:r w:rsidR="00304EB2">
        <w:t xml:space="preserve"> and affix any labels </w:t>
      </w:r>
      <w:r w:rsidR="007F7C64">
        <w:t xml:space="preserve">(e.g., PPQ) </w:t>
      </w:r>
      <w:r w:rsidR="00304EB2">
        <w:t>required by the permit</w:t>
      </w:r>
      <w:r w:rsidR="00304EB2" w:rsidRPr="00276F28">
        <w:t>.</w:t>
      </w:r>
    </w:p>
    <w:p w14:paraId="2594CC9B" w14:textId="68380D4D" w:rsidR="00304EB2" w:rsidRDefault="00304EB2" w:rsidP="00A24252">
      <w:pPr>
        <w:pStyle w:val="NumberedList"/>
        <w:numPr>
          <w:ilvl w:val="1"/>
          <w:numId w:val="13"/>
        </w:numPr>
      </w:pPr>
      <w:r>
        <w:t xml:space="preserve">Include </w:t>
      </w:r>
      <w:r w:rsidR="00DF45CE">
        <w:t xml:space="preserve">address and </w:t>
      </w:r>
      <w:r>
        <w:t>cover letter explaining shipment, a</w:t>
      </w:r>
      <w:r w:rsidR="00DF45CE">
        <w:t>long with shipping manifest inside the shipping box</w:t>
      </w:r>
      <w:r>
        <w:t>.</w:t>
      </w:r>
    </w:p>
    <w:p w14:paraId="587A285B" w14:textId="200C358B" w:rsidR="00304EB2" w:rsidRPr="00276F28" w:rsidRDefault="00304EB2" w:rsidP="00A24252">
      <w:pPr>
        <w:pStyle w:val="NumberedList"/>
      </w:pPr>
      <w:r w:rsidRPr="00276F28">
        <w:t xml:space="preserve">Address </w:t>
      </w:r>
      <w:r>
        <w:t>ship</w:t>
      </w:r>
      <w:r w:rsidR="00DF45CE">
        <w:t>ment</w:t>
      </w:r>
      <w:r w:rsidRPr="00276F28">
        <w:t xml:space="preserve"> and ship ground.</w:t>
      </w:r>
    </w:p>
    <w:p w14:paraId="60F8F383" w14:textId="1BBC566A" w:rsidR="002E1AEB" w:rsidRDefault="002E1AEB" w:rsidP="00ED6D52">
      <w:pPr>
        <w:pStyle w:val="Heading7"/>
      </w:pPr>
      <w:bookmarkStart w:id="87" w:name="_Ref408751820"/>
      <w:r w:rsidRPr="00DE139D">
        <w:lastRenderedPageBreak/>
        <w:t xml:space="preserve">Shipping microbial </w:t>
      </w:r>
      <w:r>
        <w:t>biomass analysis</w:t>
      </w:r>
      <w:bookmarkEnd w:id="87"/>
    </w:p>
    <w:p w14:paraId="389FC0C0" w14:textId="3F231467" w:rsidR="009248E5" w:rsidRDefault="009248E5" w:rsidP="009248E5">
      <w:r w:rsidRPr="000552F9">
        <w:t xml:space="preserve">Refrigerated </w:t>
      </w:r>
      <w:r>
        <w:rPr>
          <w:b/>
        </w:rPr>
        <w:t>microbial biomass</w:t>
      </w:r>
      <w:r>
        <w:t xml:space="preserve"> </w:t>
      </w:r>
      <w:r w:rsidRPr="00D11578">
        <w:t>samples</w:t>
      </w:r>
      <w:r>
        <w:t xml:space="preserve"> are shipped at cold temperatures. No hazardous or dangerous DOT regulated materials are shipped with these soils, however, receiving of quarantine soils is regulated by USDA. Receiving labs must have either a Permit to Receive Soils or a Compliance Agreement in order to receive soils from quarantined areas.</w:t>
      </w:r>
    </w:p>
    <w:p w14:paraId="7EDFC7E1" w14:textId="25B15D90" w:rsidR="002E1AEB" w:rsidRDefault="002E1AEB" w:rsidP="000552F9">
      <w:r>
        <w:t xml:space="preserve">To ensure minimal changes to biomass during storage, samples should be shipped for analysis as soon as possible, </w:t>
      </w:r>
      <w:r w:rsidR="00930B64">
        <w:t>and</w:t>
      </w:r>
      <w:r>
        <w:t xml:space="preserve"> </w:t>
      </w:r>
      <w:r w:rsidRPr="000552F9">
        <w:rPr>
          <w:b/>
        </w:rPr>
        <w:t>no more</w:t>
      </w:r>
      <w:r w:rsidR="00930B64" w:rsidRPr="000552F9">
        <w:rPr>
          <w:b/>
        </w:rPr>
        <w:t xml:space="preserve"> than 1 week</w:t>
      </w:r>
      <w:r>
        <w:t xml:space="preserve"> following sample collection.</w:t>
      </w:r>
    </w:p>
    <w:p w14:paraId="49A2D709" w14:textId="353C1122" w:rsidR="002E1AEB" w:rsidRDefault="002F4FDA" w:rsidP="00DA4CC4">
      <w:pPr>
        <w:pStyle w:val="NumberedList"/>
        <w:numPr>
          <w:ilvl w:val="0"/>
          <w:numId w:val="29"/>
        </w:numPr>
      </w:pPr>
      <w:r>
        <w:t xml:space="preserve">Place refrigerated </w:t>
      </w:r>
      <w:r w:rsidRPr="000552F9">
        <w:rPr>
          <w:b/>
        </w:rPr>
        <w:t>microbial biomass</w:t>
      </w:r>
      <w:r w:rsidR="002E1AEB" w:rsidRPr="000552F9">
        <w:rPr>
          <w:b/>
        </w:rPr>
        <w:t xml:space="preserve"> samples</w:t>
      </w:r>
      <w:r w:rsidR="002E1AEB">
        <w:t xml:space="preserve"> </w:t>
      </w:r>
      <w:r>
        <w:t>in 1-pint resealable bags inside a second 1-gallon resealable plastic bags</w:t>
      </w:r>
      <w:r w:rsidR="002E1AEB">
        <w:t>.</w:t>
      </w:r>
    </w:p>
    <w:p w14:paraId="197C4A93" w14:textId="1B49391F" w:rsidR="002F4FDA" w:rsidRDefault="002E1AEB" w:rsidP="00930B64">
      <w:pPr>
        <w:pStyle w:val="NumberedList"/>
      </w:pPr>
      <w:r>
        <w:t>Pack samples in insulated shipping container with</w:t>
      </w:r>
      <w:r w:rsidR="001C3281">
        <w:t xml:space="preserve"> </w:t>
      </w:r>
      <w:r>
        <w:t>ice</w:t>
      </w:r>
      <w:r w:rsidR="001C3281">
        <w:t xml:space="preserve"> packs to keep samples chilled</w:t>
      </w:r>
      <w:r w:rsidR="002F4FDA">
        <w:t xml:space="preserve"> during shipment</w:t>
      </w:r>
      <w:r>
        <w:t>.</w:t>
      </w:r>
    </w:p>
    <w:p w14:paraId="2C0A4E67" w14:textId="77777777" w:rsidR="00825CBF" w:rsidRDefault="00825CBF" w:rsidP="00825CBF">
      <w:pPr>
        <w:pStyle w:val="NumberedList"/>
      </w:pPr>
      <w:r>
        <w:t>Fill empty space in shipping box with cushioning material (i.e. peanuts, newspaper) to prevent shifting.</w:t>
      </w:r>
    </w:p>
    <w:p w14:paraId="226EA208" w14:textId="77777777" w:rsidR="00825CBF" w:rsidRDefault="00825CBF" w:rsidP="00825CBF">
      <w:pPr>
        <w:pStyle w:val="NumberedList"/>
      </w:pPr>
      <w:r>
        <w:t>If soils are being shipped from quarantine area:</w:t>
      </w:r>
    </w:p>
    <w:p w14:paraId="094AD3DE" w14:textId="77777777" w:rsidR="00825CBF" w:rsidRDefault="00825CBF" w:rsidP="00DA4CC4">
      <w:pPr>
        <w:pStyle w:val="NumberedList"/>
        <w:numPr>
          <w:ilvl w:val="1"/>
          <w:numId w:val="14"/>
        </w:numPr>
      </w:pPr>
      <w:r>
        <w:t>Include</w:t>
      </w:r>
      <w:r w:rsidRPr="00276F28">
        <w:t xml:space="preserve"> a copy of </w:t>
      </w:r>
      <w:r>
        <w:t>required permits and affix any labels (e.g., PPQ) required by the permit</w:t>
      </w:r>
      <w:r w:rsidRPr="00276F28">
        <w:t>.</w:t>
      </w:r>
    </w:p>
    <w:p w14:paraId="16AE9FA7" w14:textId="77777777" w:rsidR="00825CBF" w:rsidRDefault="00825CBF" w:rsidP="00DA4CC4">
      <w:pPr>
        <w:pStyle w:val="NumberedList"/>
        <w:numPr>
          <w:ilvl w:val="1"/>
          <w:numId w:val="14"/>
        </w:numPr>
      </w:pPr>
      <w:r>
        <w:t>Include address and cover letter explaining shipment, along with shipping manifest inside the shipping box.</w:t>
      </w:r>
    </w:p>
    <w:p w14:paraId="60FA88A8" w14:textId="3C523C16" w:rsidR="00107066" w:rsidRDefault="00825CBF" w:rsidP="000552F9">
      <w:pPr>
        <w:pStyle w:val="NumberedList"/>
      </w:pPr>
      <w:r w:rsidRPr="00276F28">
        <w:t xml:space="preserve">Address </w:t>
      </w:r>
      <w:r>
        <w:t>shipment</w:t>
      </w:r>
      <w:r w:rsidRPr="00276F28">
        <w:t xml:space="preserve"> and ship </w:t>
      </w:r>
      <w:r>
        <w:t>s</w:t>
      </w:r>
      <w:r w:rsidR="002E1AEB" w:rsidRPr="00B52CBD">
        <w:t xml:space="preserve">amples </w:t>
      </w:r>
      <w:r w:rsidR="002E1AEB">
        <w:t xml:space="preserve">standard </w:t>
      </w:r>
      <w:r w:rsidR="002E1AEB" w:rsidRPr="00B52CBD">
        <w:t>overnight.</w:t>
      </w:r>
      <w:r w:rsidR="002E1AEB">
        <w:t xml:space="preserve"> </w:t>
      </w:r>
      <w:r w:rsidR="002E1AEB" w:rsidRPr="00A04918">
        <w:rPr>
          <w:b/>
          <w:i/>
        </w:rPr>
        <w:t xml:space="preserve">Do NOT ship on Friday or </w:t>
      </w:r>
      <w:r w:rsidR="002E1AEB">
        <w:rPr>
          <w:b/>
          <w:i/>
        </w:rPr>
        <w:t xml:space="preserve">the </w:t>
      </w:r>
      <w:r w:rsidR="002E1AEB" w:rsidRPr="00A04918">
        <w:rPr>
          <w:b/>
          <w:i/>
        </w:rPr>
        <w:t xml:space="preserve">day before </w:t>
      </w:r>
      <w:r w:rsidR="001C3281">
        <w:rPr>
          <w:b/>
          <w:i/>
        </w:rPr>
        <w:t xml:space="preserve">a </w:t>
      </w:r>
      <w:r w:rsidR="002E1AEB" w:rsidRPr="00A04918">
        <w:rPr>
          <w:b/>
          <w:i/>
        </w:rPr>
        <w:t>holiday</w:t>
      </w:r>
      <w:r w:rsidR="002E1AEB">
        <w:t>.</w:t>
      </w:r>
    </w:p>
    <w:p w14:paraId="128FF284" w14:textId="1B31E557" w:rsidR="003B2671" w:rsidRDefault="00304EB2" w:rsidP="00ED6D52">
      <w:pPr>
        <w:pStyle w:val="Heading7"/>
      </w:pPr>
      <w:bookmarkStart w:id="88" w:name="_Ref408751862"/>
      <w:r w:rsidRPr="00DE139D">
        <w:t xml:space="preserve">Shipping microbial </w:t>
      </w:r>
      <w:r w:rsidR="00930B64">
        <w:t xml:space="preserve">molecular </w:t>
      </w:r>
      <w:r w:rsidRPr="00DE139D">
        <w:t>analysis</w:t>
      </w:r>
      <w:r w:rsidR="008862D6">
        <w:t xml:space="preserve"> and </w:t>
      </w:r>
      <w:r w:rsidR="00825CBF">
        <w:t>KCl extraction</w:t>
      </w:r>
    </w:p>
    <w:p w14:paraId="098A9EB5" w14:textId="77777777" w:rsidR="003B2671" w:rsidRDefault="003B2671" w:rsidP="003B2671">
      <w:pPr>
        <w:rPr>
          <w:lang w:eastAsia="ja-JP"/>
        </w:rPr>
      </w:pPr>
      <w:r>
        <w:rPr>
          <w:lang w:eastAsia="ja-JP"/>
        </w:rPr>
        <w:t xml:space="preserve">Samples for </w:t>
      </w:r>
      <w:r w:rsidRPr="00C84F68">
        <w:rPr>
          <w:b/>
          <w:lang w:eastAsia="ja-JP"/>
        </w:rPr>
        <w:t>microbial molecular analysis</w:t>
      </w:r>
      <w:r>
        <w:rPr>
          <w:lang w:eastAsia="ja-JP"/>
        </w:rPr>
        <w:t xml:space="preserve"> and </w:t>
      </w:r>
      <w:r w:rsidRPr="00C84F68">
        <w:rPr>
          <w:b/>
          <w:lang w:eastAsia="ja-JP"/>
        </w:rPr>
        <w:t>KCl extraction</w:t>
      </w:r>
      <w:r>
        <w:rPr>
          <w:lang w:eastAsia="ja-JP"/>
        </w:rPr>
        <w:t xml:space="preserve"> are shipped on dry ice. </w:t>
      </w:r>
      <w:r w:rsidRPr="00D73C5E">
        <w:rPr>
          <w:lang w:eastAsia="ja-JP"/>
        </w:rPr>
        <w:t xml:space="preserve">Dry </w:t>
      </w:r>
      <w:r>
        <w:rPr>
          <w:lang w:eastAsia="ja-JP"/>
        </w:rPr>
        <w:t>ice is a Class 9 regulated material and must</w:t>
      </w:r>
      <w:r w:rsidRPr="00D73C5E">
        <w:rPr>
          <w:lang w:eastAsia="ja-JP"/>
        </w:rPr>
        <w:t xml:space="preserve"> be </w:t>
      </w:r>
      <w:r>
        <w:rPr>
          <w:lang w:eastAsia="ja-JP"/>
        </w:rPr>
        <w:t>shipped according to CFR 49 Subchapter C, Hazardous Materials Regulations.</w:t>
      </w:r>
    </w:p>
    <w:p w14:paraId="74AE45E2" w14:textId="39D7DB6E" w:rsidR="00304EB2" w:rsidRPr="000552F9" w:rsidRDefault="003B2671" w:rsidP="000552F9">
      <w:pPr>
        <w:rPr>
          <w:color w:val="FF0000"/>
          <w:lang w:eastAsia="ja-JP"/>
        </w:rPr>
      </w:pPr>
      <w:r>
        <w:rPr>
          <w:lang w:eastAsia="ja-JP"/>
        </w:rPr>
        <w:t>D</w:t>
      </w:r>
      <w:r w:rsidRPr="004D6523">
        <w:rPr>
          <w:lang w:eastAsia="ja-JP"/>
        </w:rPr>
        <w:t xml:space="preserve">ry ice releases carbon dioxide gas which can build up pressure </w:t>
      </w:r>
      <w:r>
        <w:rPr>
          <w:lang w:eastAsia="ja-JP"/>
        </w:rPr>
        <w:t>and</w:t>
      </w:r>
      <w:r w:rsidRPr="004D6523">
        <w:rPr>
          <w:lang w:eastAsia="ja-JP"/>
        </w:rPr>
        <w:t xml:space="preserve"> rupture packaging. </w:t>
      </w:r>
      <w:r>
        <w:rPr>
          <w:lang w:eastAsia="ja-JP"/>
        </w:rPr>
        <w:t>E</w:t>
      </w:r>
      <w:r w:rsidRPr="004D6523">
        <w:rPr>
          <w:lang w:eastAsia="ja-JP"/>
        </w:rPr>
        <w:t>nsure the packaging use</w:t>
      </w:r>
      <w:r>
        <w:rPr>
          <w:lang w:eastAsia="ja-JP"/>
        </w:rPr>
        <w:t>d</w:t>
      </w:r>
      <w:r w:rsidRPr="004D6523">
        <w:rPr>
          <w:lang w:eastAsia="ja-JP"/>
        </w:rPr>
        <w:t xml:space="preserve"> allows the release of this pressure to prevent rupturing the package.</w:t>
      </w:r>
      <w:r>
        <w:rPr>
          <w:lang w:eastAsia="ja-JP"/>
        </w:rPr>
        <w:t xml:space="preserve"> Dry ice must be packaged using </w:t>
      </w:r>
      <w:r w:rsidRPr="00C84F68">
        <w:rPr>
          <w:b/>
          <w:lang w:eastAsia="ja-JP"/>
        </w:rPr>
        <w:t>UN packing group III</w:t>
      </w:r>
      <w:r>
        <w:rPr>
          <w:lang w:eastAsia="ja-JP"/>
        </w:rPr>
        <w:t xml:space="preserve"> compliant materials. </w:t>
      </w:r>
      <w:r w:rsidRPr="004D6523">
        <w:rPr>
          <w:lang w:eastAsia="ja-JP"/>
        </w:rPr>
        <w:t xml:space="preserve">The maximum amount of dry ice per package is </w:t>
      </w:r>
      <w:r w:rsidRPr="00C84F68">
        <w:rPr>
          <w:b/>
          <w:lang w:eastAsia="ja-JP"/>
        </w:rPr>
        <w:t>200 kg</w:t>
      </w:r>
      <w:r w:rsidRPr="004D6523">
        <w:rPr>
          <w:lang w:eastAsia="ja-JP"/>
        </w:rPr>
        <w:t>.</w:t>
      </w:r>
      <w:r>
        <w:rPr>
          <w:lang w:eastAsia="ja-JP"/>
        </w:rPr>
        <w:t xml:space="preserve"> Refer to </w:t>
      </w:r>
      <w:r>
        <w:t>Chemical Hygiene Plan and Biosafety Manual (AD[03]) for additional r</w:t>
      </w:r>
      <w:r w:rsidRPr="001774DE">
        <w:t xml:space="preserve">equirements </w:t>
      </w:r>
      <w:r>
        <w:t>on</w:t>
      </w:r>
      <w:r w:rsidRPr="001774DE">
        <w:t xml:space="preserve"> commercial shipment of hazardous or dangerous materials</w:t>
      </w:r>
      <w:r>
        <w:t>.</w:t>
      </w:r>
      <w:bookmarkEnd w:id="88"/>
    </w:p>
    <w:p w14:paraId="09F22468" w14:textId="2352790B" w:rsidR="00802EE4" w:rsidRDefault="00802EE4" w:rsidP="00DA4CC4">
      <w:pPr>
        <w:pStyle w:val="NumberedList"/>
        <w:numPr>
          <w:ilvl w:val="0"/>
          <w:numId w:val="30"/>
        </w:numPr>
      </w:pPr>
      <w:r>
        <w:t>Place frozen samples from the ultralow freezer for shipment in 1-gallon resealable freezer bags.</w:t>
      </w:r>
      <w:r w:rsidDel="00802EE4">
        <w:t xml:space="preserve"> </w:t>
      </w:r>
    </w:p>
    <w:p w14:paraId="4DA08292" w14:textId="77777777" w:rsidR="00E43FC9" w:rsidRDefault="00E43FC9" w:rsidP="00DA4CC4">
      <w:pPr>
        <w:pStyle w:val="NumberedList"/>
        <w:numPr>
          <w:ilvl w:val="0"/>
          <w:numId w:val="30"/>
        </w:numPr>
        <w:rPr>
          <w:lang w:eastAsia="ja-JP"/>
        </w:rPr>
      </w:pPr>
      <w:r w:rsidRPr="00354284">
        <w:rPr>
          <w:lang w:eastAsia="ja-JP"/>
        </w:rPr>
        <w:t>Use corrugated cardboard</w:t>
      </w:r>
      <w:r>
        <w:rPr>
          <w:lang w:eastAsia="ja-JP"/>
        </w:rPr>
        <w:t xml:space="preserve"> boxes which meet UN packing group III requirements</w:t>
      </w:r>
      <w:r w:rsidRPr="00354284">
        <w:rPr>
          <w:lang w:eastAsia="ja-JP"/>
        </w:rPr>
        <w:t xml:space="preserve">. </w:t>
      </w:r>
      <w:r>
        <w:rPr>
          <w:lang w:eastAsia="ja-JP"/>
        </w:rPr>
        <w:t>Add</w:t>
      </w:r>
      <w:r w:rsidRPr="00354284">
        <w:rPr>
          <w:lang w:eastAsia="ja-JP"/>
        </w:rPr>
        <w:t xml:space="preserve"> Styrofoam </w:t>
      </w:r>
      <w:r>
        <w:rPr>
          <w:lang w:eastAsia="ja-JP"/>
        </w:rPr>
        <w:t>along the walls of the</w:t>
      </w:r>
      <w:r w:rsidRPr="00354284">
        <w:rPr>
          <w:lang w:eastAsia="ja-JP"/>
        </w:rPr>
        <w:t xml:space="preserve"> box as insulation. Ensure the Styrofoam IS NOT sealed</w:t>
      </w:r>
      <w:r>
        <w:rPr>
          <w:lang w:eastAsia="ja-JP"/>
        </w:rPr>
        <w:t xml:space="preserve"> </w:t>
      </w:r>
      <w:r w:rsidRPr="00354284">
        <w:rPr>
          <w:lang w:eastAsia="ja-JP"/>
        </w:rPr>
        <w:t>to be airtight.</w:t>
      </w:r>
      <w:r>
        <w:rPr>
          <w:lang w:eastAsia="ja-JP"/>
        </w:rPr>
        <w:t xml:space="preserve"> </w:t>
      </w:r>
      <w:r w:rsidRPr="00354284">
        <w:rPr>
          <w:lang w:eastAsia="ja-JP"/>
        </w:rPr>
        <w:t>Styrofoam must not be used as an outer packaging</w:t>
      </w:r>
      <w:r>
        <w:rPr>
          <w:lang w:eastAsia="ja-JP"/>
        </w:rPr>
        <w:t>.</w:t>
      </w:r>
    </w:p>
    <w:p w14:paraId="6BE648B0" w14:textId="727B82E3" w:rsidR="00802EE4" w:rsidRDefault="00802EE4" w:rsidP="00DA4CC4">
      <w:pPr>
        <w:pStyle w:val="NumberedList"/>
        <w:numPr>
          <w:ilvl w:val="0"/>
          <w:numId w:val="30"/>
        </w:numPr>
      </w:pPr>
      <w:r w:rsidRPr="001774DE">
        <w:rPr>
          <w:lang w:eastAsia="ja-JP"/>
        </w:rPr>
        <w:t xml:space="preserve">Put samples to be shipped into </w:t>
      </w:r>
      <w:r>
        <w:rPr>
          <w:lang w:eastAsia="ja-JP"/>
        </w:rPr>
        <w:t>insulated shipper</w:t>
      </w:r>
      <w:r w:rsidRPr="001774DE">
        <w:rPr>
          <w:lang w:eastAsia="ja-JP"/>
        </w:rPr>
        <w:t>, then weigh the box containing samples</w:t>
      </w:r>
      <w:r w:rsidR="003642D8">
        <w:rPr>
          <w:lang w:eastAsia="ja-JP"/>
        </w:rPr>
        <w:t xml:space="preserve">. </w:t>
      </w:r>
      <w:r>
        <w:rPr>
          <w:lang w:eastAsia="ja-JP"/>
        </w:rPr>
        <w:t>A</w:t>
      </w:r>
      <w:r w:rsidRPr="001774DE">
        <w:rPr>
          <w:lang w:eastAsia="ja-JP"/>
        </w:rPr>
        <w:t>dd dry ice to surround the samples and reweigh the box</w:t>
      </w:r>
      <w:r>
        <w:rPr>
          <w:lang w:eastAsia="ja-JP"/>
        </w:rPr>
        <w:t xml:space="preserve"> to determine the amount of dry ice in each package</w:t>
      </w:r>
      <w:r w:rsidRPr="001774DE">
        <w:rPr>
          <w:lang w:eastAsia="ja-JP"/>
        </w:rPr>
        <w:t>.</w:t>
      </w:r>
    </w:p>
    <w:p w14:paraId="7BE81DD1" w14:textId="0336955C" w:rsidR="00802EE4" w:rsidRDefault="00802EE4" w:rsidP="00DA4CC4">
      <w:pPr>
        <w:pStyle w:val="NumberedList"/>
        <w:numPr>
          <w:ilvl w:val="1"/>
          <w:numId w:val="30"/>
        </w:numPr>
      </w:pPr>
      <w:r>
        <w:t>NOTE: Some local carriers limit the weight of dry ice per package to 2.5kg</w:t>
      </w:r>
      <w:r w:rsidR="003642D8">
        <w:t xml:space="preserve">. </w:t>
      </w:r>
      <w:r>
        <w:t>Check with your local shipping carrier to check weight limits.</w:t>
      </w:r>
    </w:p>
    <w:p w14:paraId="476EEAFB" w14:textId="12CCD6DC" w:rsidR="00802EE4" w:rsidRDefault="00802EE4" w:rsidP="00DA4CC4">
      <w:pPr>
        <w:pStyle w:val="NumberedList"/>
        <w:numPr>
          <w:ilvl w:val="1"/>
          <w:numId w:val="30"/>
        </w:numPr>
      </w:pPr>
      <w:r>
        <w:t>If weight restrictions apply, use cold-soaked packing peanuts, or similar, to keep samples frozen.</w:t>
      </w:r>
    </w:p>
    <w:p w14:paraId="053986D0" w14:textId="77777777" w:rsidR="00802EE4" w:rsidRDefault="00802EE4" w:rsidP="00802EE4">
      <w:pPr>
        <w:pStyle w:val="NumberedList"/>
        <w:rPr>
          <w:lang w:eastAsia="ja-JP"/>
        </w:rPr>
      </w:pPr>
      <w:r w:rsidRPr="00D36BD3">
        <w:rPr>
          <w:lang w:eastAsia="ja-JP"/>
        </w:rPr>
        <w:t xml:space="preserve">When packing items in the container put dry ice </w:t>
      </w:r>
      <w:r>
        <w:rPr>
          <w:lang w:eastAsia="ja-JP"/>
        </w:rPr>
        <w:t>and specimens</w:t>
      </w:r>
      <w:r w:rsidRPr="00D36BD3">
        <w:rPr>
          <w:lang w:eastAsia="ja-JP"/>
        </w:rPr>
        <w:t xml:space="preserve"> as close together as possible with dry ice on top. Fill empty space with wadded newspaper, </w:t>
      </w:r>
      <w:r>
        <w:rPr>
          <w:lang w:eastAsia="ja-JP"/>
        </w:rPr>
        <w:t>S</w:t>
      </w:r>
      <w:r w:rsidRPr="00D36BD3">
        <w:rPr>
          <w:lang w:eastAsia="ja-JP"/>
        </w:rPr>
        <w:t xml:space="preserve">tyrofoam peanuts, or bubble </w:t>
      </w:r>
      <w:r>
        <w:rPr>
          <w:lang w:eastAsia="ja-JP"/>
        </w:rPr>
        <w:t>wrap.</w:t>
      </w:r>
      <w:r w:rsidRPr="00D36BD3">
        <w:rPr>
          <w:lang w:eastAsia="ja-JP"/>
        </w:rPr>
        <w:t xml:space="preserve"> </w:t>
      </w:r>
      <w:r>
        <w:rPr>
          <w:lang w:eastAsia="ja-JP"/>
        </w:rPr>
        <w:t xml:space="preserve">Empty </w:t>
      </w:r>
      <w:r w:rsidRPr="00D36BD3">
        <w:rPr>
          <w:lang w:eastAsia="ja-JP"/>
        </w:rPr>
        <w:t xml:space="preserve">space will </w:t>
      </w:r>
      <w:r w:rsidRPr="00D36BD3">
        <w:rPr>
          <w:lang w:eastAsia="ja-JP"/>
        </w:rPr>
        <w:lastRenderedPageBreak/>
        <w:t xml:space="preserve">cause the </w:t>
      </w:r>
      <w:r>
        <w:rPr>
          <w:lang w:eastAsia="ja-JP"/>
        </w:rPr>
        <w:t>d</w:t>
      </w:r>
      <w:r w:rsidRPr="00D36BD3">
        <w:rPr>
          <w:lang w:eastAsia="ja-JP"/>
        </w:rPr>
        <w:t xml:space="preserve">ry </w:t>
      </w:r>
      <w:r>
        <w:rPr>
          <w:lang w:eastAsia="ja-JP"/>
        </w:rPr>
        <w:t>i</w:t>
      </w:r>
      <w:r w:rsidRPr="00D36BD3">
        <w:rPr>
          <w:lang w:eastAsia="ja-JP"/>
        </w:rPr>
        <w:t>ce to sublimate faster</w:t>
      </w:r>
      <w:r>
        <w:rPr>
          <w:lang w:eastAsia="ja-JP"/>
        </w:rPr>
        <w:t>. As dry ice sublimates specimens will move around in packaging; cushioning provides additional protection for samples during shipment</w:t>
      </w:r>
      <w:r w:rsidRPr="00D36BD3">
        <w:rPr>
          <w:lang w:eastAsia="ja-JP"/>
        </w:rPr>
        <w:t>.</w:t>
      </w:r>
    </w:p>
    <w:p w14:paraId="0AF5950F" w14:textId="5D21089A" w:rsidR="00802EE4" w:rsidRDefault="00802EE4" w:rsidP="00802EE4">
      <w:pPr>
        <w:pStyle w:val="NumberedList"/>
        <w:rPr>
          <w:lang w:eastAsia="ja-JP"/>
        </w:rPr>
      </w:pPr>
      <w:r w:rsidRPr="001774DE">
        <w:rPr>
          <w:lang w:eastAsia="ja-JP"/>
        </w:rPr>
        <w:t>Note that this must be done quickly as it requires the samples be initially placed into the box without dry ice</w:t>
      </w:r>
      <w:r w:rsidR="003642D8">
        <w:rPr>
          <w:lang w:eastAsia="ja-JP"/>
        </w:rPr>
        <w:t xml:space="preserve">. </w:t>
      </w:r>
      <w:r w:rsidRPr="001774DE">
        <w:rPr>
          <w:lang w:eastAsia="ja-JP"/>
        </w:rPr>
        <w:t>Samples can thaw quickly and must remain frozen at all times</w:t>
      </w:r>
      <w:r>
        <w:rPr>
          <w:lang w:eastAsia="ja-JP"/>
        </w:rPr>
        <w:t>.</w:t>
      </w:r>
    </w:p>
    <w:p w14:paraId="0A641C78" w14:textId="77777777" w:rsidR="00802EE4" w:rsidRPr="00354284" w:rsidRDefault="00802EE4" w:rsidP="00802EE4">
      <w:pPr>
        <w:pStyle w:val="NumberedList"/>
        <w:rPr>
          <w:lang w:eastAsia="ja-JP"/>
        </w:rPr>
      </w:pPr>
      <w:r>
        <w:t>C</w:t>
      </w:r>
      <w:r w:rsidRPr="00E003B6">
        <w:t xml:space="preserve">omplete packaging and labeling </w:t>
      </w:r>
      <w:r>
        <w:t>for Class 9 dry ice hazard shipment.</w:t>
      </w:r>
    </w:p>
    <w:p w14:paraId="52E48D14" w14:textId="77777777" w:rsidR="003B2671" w:rsidRDefault="003B2671" w:rsidP="003B2671">
      <w:pPr>
        <w:pStyle w:val="NumberedList"/>
      </w:pPr>
      <w:r>
        <w:t>If soils are being shipped from quarantine area:</w:t>
      </w:r>
    </w:p>
    <w:p w14:paraId="250529B6" w14:textId="77777777" w:rsidR="003B2671" w:rsidRDefault="003B2671" w:rsidP="00DA4CC4">
      <w:pPr>
        <w:pStyle w:val="NumberedList"/>
        <w:numPr>
          <w:ilvl w:val="1"/>
          <w:numId w:val="14"/>
        </w:numPr>
      </w:pPr>
      <w:r>
        <w:t>Include</w:t>
      </w:r>
      <w:r w:rsidRPr="00276F28">
        <w:t xml:space="preserve"> a copy of </w:t>
      </w:r>
      <w:r>
        <w:t>required permits and affix any labels (e.g., PPQ) required by the permit</w:t>
      </w:r>
      <w:r w:rsidRPr="00276F28">
        <w:t>.</w:t>
      </w:r>
    </w:p>
    <w:p w14:paraId="521DDEBE" w14:textId="77777777" w:rsidR="003B2671" w:rsidRDefault="003B2671" w:rsidP="00DA4CC4">
      <w:pPr>
        <w:pStyle w:val="NumberedList"/>
        <w:numPr>
          <w:ilvl w:val="1"/>
          <w:numId w:val="14"/>
        </w:numPr>
      </w:pPr>
      <w:r>
        <w:t>Include address and cover letter explaining shipment, along with shipping manifest inside the shipping box.</w:t>
      </w:r>
    </w:p>
    <w:p w14:paraId="0A5A7DC1" w14:textId="341AFE45" w:rsidR="00304EB2" w:rsidRDefault="00304EB2" w:rsidP="007C668F">
      <w:pPr>
        <w:pStyle w:val="NumberedList"/>
      </w:pPr>
      <w:r w:rsidRPr="00276F28">
        <w:t xml:space="preserve">Address </w:t>
      </w:r>
      <w:r>
        <w:t>ship</w:t>
      </w:r>
      <w:r w:rsidR="003B2671">
        <w:t>ment</w:t>
      </w:r>
      <w:r>
        <w:t xml:space="preserve"> and send </w:t>
      </w:r>
      <w:r w:rsidRPr="00B52CBD">
        <w:t xml:space="preserve">the samples </w:t>
      </w:r>
      <w:r w:rsidR="002E1AEB">
        <w:t xml:space="preserve">standard </w:t>
      </w:r>
      <w:r w:rsidRPr="00B52CBD">
        <w:t xml:space="preserve">overnight </w:t>
      </w:r>
      <w:r w:rsidR="002E1AEB">
        <w:t>(or priority overnight, if dry ice weight limits apply)</w:t>
      </w:r>
      <w:r w:rsidRPr="00B52CBD">
        <w:t>.</w:t>
      </w:r>
      <w:r>
        <w:t xml:space="preserve"> </w:t>
      </w:r>
      <w:r w:rsidRPr="00FA345F">
        <w:rPr>
          <w:b/>
          <w:i/>
        </w:rPr>
        <w:t xml:space="preserve">Do NOT ship on Friday or </w:t>
      </w:r>
      <w:r w:rsidR="002E1AEB">
        <w:rPr>
          <w:b/>
          <w:i/>
        </w:rPr>
        <w:t xml:space="preserve">the </w:t>
      </w:r>
      <w:r w:rsidRPr="00FA345F">
        <w:rPr>
          <w:b/>
          <w:i/>
        </w:rPr>
        <w:t>day before holiday</w:t>
      </w:r>
      <w:r>
        <w:t>.</w:t>
      </w:r>
    </w:p>
    <w:p w14:paraId="2EBCB829" w14:textId="77777777" w:rsidR="006244BC" w:rsidRPr="000D3F5A" w:rsidRDefault="006244BC" w:rsidP="00ED6D52">
      <w:pPr>
        <w:pStyle w:val="Heading7"/>
        <w:rPr>
          <w:lang w:eastAsia="ja-JP"/>
        </w:rPr>
      </w:pPr>
      <w:r w:rsidRPr="000D3F5A">
        <w:rPr>
          <w:lang w:eastAsia="ja-JP"/>
        </w:rPr>
        <w:t>Timelines</w:t>
      </w:r>
    </w:p>
    <w:p w14:paraId="18F1D084" w14:textId="01BD7BDC" w:rsidR="00304EB2" w:rsidRDefault="00304EB2" w:rsidP="00304EB2">
      <w:r>
        <w:t>Ship samples immediately following processing steps (i.e., within 24 h)</w:t>
      </w:r>
      <w:r w:rsidR="003642D8">
        <w:t xml:space="preserve">. </w:t>
      </w:r>
      <w:r>
        <w:t>Samples that have been air-dried or oven-dried prior to shipment do not “expire”, but to decrease build-up of samples in the domain facility, it is better to ship quickly so that samples are not lost or damaged</w:t>
      </w:r>
      <w:r w:rsidR="003642D8">
        <w:t xml:space="preserve">. </w:t>
      </w:r>
      <w:r>
        <w:t>However, if there is an issue with receiving contracted laboratory being able to accept samples (e.g., contract not established, problem with soil permit), the shipment may have to be held back</w:t>
      </w:r>
      <w:r w:rsidR="003642D8">
        <w:t xml:space="preserve">. </w:t>
      </w:r>
      <w:r>
        <w:t xml:space="preserve">In this case, please submit a </w:t>
      </w:r>
      <w:r w:rsidR="003B2671">
        <w:t xml:space="preserve">problem </w:t>
      </w:r>
      <w:r>
        <w:t>ticket</w:t>
      </w:r>
      <w:r w:rsidR="007F7C64">
        <w:t xml:space="preserve">; </w:t>
      </w:r>
      <w:r w:rsidR="007F7C64" w:rsidRPr="00FA345F">
        <w:rPr>
          <w:b/>
          <w:i/>
        </w:rPr>
        <w:t>never discard samples without consulting NEON HQ Staff</w:t>
      </w:r>
      <w:r>
        <w:t>.</w:t>
      </w:r>
    </w:p>
    <w:p w14:paraId="0FD926B5" w14:textId="3BC47C26" w:rsidR="00304EB2" w:rsidRDefault="00304EB2" w:rsidP="00304EB2">
      <w:r>
        <w:t xml:space="preserve">See sections </w:t>
      </w:r>
      <w:r w:rsidR="007F48F5">
        <w:t>I</w:t>
      </w:r>
      <w:r>
        <w:t>.1-</w:t>
      </w:r>
      <w:r w:rsidR="007F48F5">
        <w:t>I</w:t>
      </w:r>
      <w:r>
        <w:t>.4 above for sample-specific guidelines.</w:t>
      </w:r>
    </w:p>
    <w:p w14:paraId="11DB73DD" w14:textId="77777777" w:rsidR="001541C7" w:rsidRPr="000D3F5A" w:rsidRDefault="001541C7" w:rsidP="00ED6D52">
      <w:pPr>
        <w:pStyle w:val="Heading7"/>
        <w:rPr>
          <w:lang w:eastAsia="ja-JP"/>
        </w:rPr>
      </w:pPr>
      <w:r w:rsidRPr="000D3F5A">
        <w:rPr>
          <w:lang w:eastAsia="ja-JP"/>
        </w:rPr>
        <w:t>Return of Materials or Containers</w:t>
      </w:r>
    </w:p>
    <w:p w14:paraId="7E3BA69F" w14:textId="77777777" w:rsidR="003B2671" w:rsidRPr="000D3F5A" w:rsidRDefault="003B2671" w:rsidP="003B2671">
      <w:pPr>
        <w:rPr>
          <w:lang w:eastAsia="ja-JP"/>
        </w:rPr>
      </w:pPr>
      <w:r>
        <w:rPr>
          <w:lang w:eastAsia="ja-JP"/>
        </w:rPr>
        <w:t xml:space="preserve">If using insulated shipper kits or other reusable containers include return ground shipping forms for the laboratory to return shipping materials. </w:t>
      </w:r>
    </w:p>
    <w:p w14:paraId="1ED55955" w14:textId="77777777" w:rsidR="001541C7" w:rsidRPr="000D3F5A" w:rsidRDefault="001541C7" w:rsidP="00ED6D52">
      <w:pPr>
        <w:pStyle w:val="Heading7"/>
        <w:rPr>
          <w:lang w:eastAsia="ja-JP"/>
        </w:rPr>
      </w:pPr>
      <w:r w:rsidRPr="000D3F5A">
        <w:rPr>
          <w:lang w:eastAsia="ja-JP"/>
        </w:rPr>
        <w:t>Shipping Inventory</w:t>
      </w:r>
    </w:p>
    <w:p w14:paraId="0A851895" w14:textId="05915B0F" w:rsidR="003B2671" w:rsidRDefault="003B2671" w:rsidP="003B2671">
      <w:r>
        <w:t>Each shipment must be accompanied by a hard-copy shipping manifest enclosed within the shipping container AND a corresponding electronic version of the manifest (Excel file) emailed to the laboratory or archive.</w:t>
      </w:r>
    </w:p>
    <w:p w14:paraId="79D0D337" w14:textId="1DEB5D24" w:rsidR="00F642D0" w:rsidRDefault="003B2671" w:rsidP="003B2671">
      <w:pPr>
        <w:rPr>
          <w:i/>
          <w:color w:val="FF0000"/>
          <w:lang w:eastAsia="ja-JP"/>
        </w:rPr>
      </w:pPr>
      <w:r>
        <w:t xml:space="preserve">Place the hard copy shipping manifest in resealable plastic bag on top of packing materials and send electronic manifest and shipper tracking information to CLA contact </w:t>
      </w:r>
      <w:r w:rsidRPr="00C84F68">
        <w:rPr>
          <w:b/>
        </w:rPr>
        <w:t>and</w:t>
      </w:r>
      <w:r>
        <w:t xml:space="preserve"> the receiving laboratory.</w:t>
      </w:r>
    </w:p>
    <w:p w14:paraId="5B43CDCE" w14:textId="77777777" w:rsidR="001541C7" w:rsidRPr="000D3F5A" w:rsidRDefault="001541C7" w:rsidP="00ED6D52">
      <w:pPr>
        <w:pStyle w:val="Heading7"/>
        <w:rPr>
          <w:lang w:eastAsia="ja-JP"/>
        </w:rPr>
      </w:pPr>
      <w:r>
        <w:rPr>
          <w:lang w:eastAsia="ja-JP"/>
        </w:rPr>
        <w:t xml:space="preserve">Laboratory </w:t>
      </w:r>
      <w:r w:rsidRPr="000D3F5A">
        <w:rPr>
          <w:lang w:eastAsia="ja-JP"/>
        </w:rPr>
        <w:t xml:space="preserve">Contact </w:t>
      </w:r>
      <w:r w:rsidR="00AA4E58">
        <w:rPr>
          <w:lang w:eastAsia="ja-JP"/>
        </w:rPr>
        <w:t xml:space="preserve">Information </w:t>
      </w:r>
      <w:r w:rsidR="00C55AB1">
        <w:rPr>
          <w:lang w:eastAsia="ja-JP"/>
        </w:rPr>
        <w:t>and Shipping</w:t>
      </w:r>
      <w:r w:rsidR="00AA4E58">
        <w:rPr>
          <w:lang w:eastAsia="ja-JP"/>
        </w:rPr>
        <w:t>/Receipt</w:t>
      </w:r>
      <w:r w:rsidR="00C55AB1">
        <w:rPr>
          <w:lang w:eastAsia="ja-JP"/>
        </w:rPr>
        <w:t xml:space="preserve"> Days</w:t>
      </w:r>
    </w:p>
    <w:p w14:paraId="3EA812F3" w14:textId="77777777" w:rsidR="008E18A6" w:rsidRDefault="00AA4E58" w:rsidP="0097166F">
      <w:r>
        <w:rPr>
          <w:lang w:eastAsia="ja-JP"/>
        </w:rPr>
        <w:t xml:space="preserve">See </w:t>
      </w:r>
      <w:r>
        <w:t xml:space="preserve">the </w:t>
      </w:r>
      <w:hyperlink r:id="rId36" w:history="1">
        <w:r w:rsidRPr="009B180E">
          <w:rPr>
            <w:rStyle w:val="Hyperlink"/>
          </w:rPr>
          <w:t>CLA shipping document</w:t>
        </w:r>
      </w:hyperlink>
      <w:r>
        <w:t xml:space="preserve"> on </w:t>
      </w:r>
      <w:hyperlink r:id="rId37" w:history="1">
        <w:r w:rsidRPr="009B180E">
          <w:rPr>
            <w:rStyle w:val="Hyperlink"/>
          </w:rPr>
          <w:t>CLA’s NEON intranet site</w:t>
        </w:r>
      </w:hyperlink>
      <w:r>
        <w:t>.</w:t>
      </w:r>
    </w:p>
    <w:p w14:paraId="19AED14A" w14:textId="146883C5" w:rsidR="008E18A6" w:rsidRDefault="008E18A6">
      <w:pPr>
        <w:pStyle w:val="Heading6"/>
      </w:pPr>
      <w:bookmarkStart w:id="89" w:name="_Toc307663910"/>
      <w:r>
        <w:lastRenderedPageBreak/>
        <w:t>Soil Depth Surveys of Plots</w:t>
      </w:r>
      <w:bookmarkEnd w:id="89"/>
    </w:p>
    <w:p w14:paraId="629FC837" w14:textId="7765AEDA" w:rsidR="008E18A6" w:rsidRDefault="008E18A6" w:rsidP="008E18A6">
      <w:r>
        <w:t>This SOP is intended to collect information on soil quantities and distributions in sampling plots to determine the need for site-specific modifications based on limited soil quantities, extremely rocky soils, etc.</w:t>
      </w:r>
      <w:r w:rsidR="0039783F">
        <w:t xml:space="preserve"> Currently, it </w:t>
      </w:r>
      <w:commentRangeStart w:id="90"/>
      <w:r w:rsidR="0039783F">
        <w:t>is only implemented at sites where problems have been encountered in implementing the current soil sampling protocol</w:t>
      </w:r>
      <w:commentRangeEnd w:id="90"/>
      <w:r w:rsidR="0025453A">
        <w:rPr>
          <w:rStyle w:val="CommentReference"/>
          <w:rFonts w:ascii="Times New Roman" w:eastAsia="Times New Roman" w:hAnsi="Times New Roman" w:cs="Times New Roman"/>
        </w:rPr>
        <w:commentReference w:id="90"/>
      </w:r>
      <w:r w:rsidR="0039783F">
        <w:t>.</w:t>
      </w:r>
      <w:bookmarkStart w:id="91" w:name="_GoBack"/>
      <w:bookmarkEnd w:id="91"/>
    </w:p>
    <w:p w14:paraId="26D0D8FF" w14:textId="53D22716" w:rsidR="008E18A6" w:rsidRPr="000D3F5A" w:rsidRDefault="00403408" w:rsidP="00ED6D52">
      <w:pPr>
        <w:pStyle w:val="Heading7"/>
        <w:rPr>
          <w:lang w:eastAsia="ja-JP"/>
        </w:rPr>
      </w:pPr>
      <w:r>
        <w:rPr>
          <w:lang w:eastAsia="ja-JP"/>
        </w:rPr>
        <w:t>Identify the plot</w:t>
      </w:r>
    </w:p>
    <w:p w14:paraId="2CBEAF26" w14:textId="3DA61636" w:rsidR="00316580" w:rsidRDefault="00316580" w:rsidP="008E18A6">
      <w:r>
        <w:t>Navigate to the southwest corner of the plot. Using flags or some other marker, mark the locations that are approximately 5m from the corner of each plot, as shown in Figure 3. These locations do not have to be exact.</w:t>
      </w:r>
    </w:p>
    <w:p w14:paraId="0EAAD5A3" w14:textId="77777777" w:rsidR="00316580" w:rsidRDefault="00316580" w:rsidP="00881790">
      <w:pPr>
        <w:pStyle w:val="Caption"/>
      </w:pPr>
      <w:r w:rsidRPr="00221D70">
        <w:rPr>
          <w:noProof/>
        </w:rPr>
        <w:drawing>
          <wp:inline distT="0" distB="0" distL="0" distR="0" wp14:anchorId="07F569D9" wp14:editId="6518D343">
            <wp:extent cx="2988310" cy="278511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DepthTransectsFig.pdf"/>
                    <pic:cNvPicPr/>
                  </pic:nvPicPr>
                  <pic:blipFill rotWithShape="1">
                    <a:blip r:embed="rId38">
                      <a:extLst>
                        <a:ext uri="{28A0092B-C50C-407E-A947-70E740481C1C}">
                          <a14:useLocalDpi xmlns:a14="http://schemas.microsoft.com/office/drawing/2010/main" val="0"/>
                        </a:ext>
                      </a:extLst>
                    </a:blip>
                    <a:srcRect l="24935" t="16904" r="24770" b="20604"/>
                    <a:stretch/>
                  </pic:blipFill>
                  <pic:spPr bwMode="auto">
                    <a:xfrm>
                      <a:off x="0" y="0"/>
                      <a:ext cx="2988310" cy="27851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316580">
        <w:t xml:space="preserve"> </w:t>
      </w:r>
    </w:p>
    <w:p w14:paraId="32FBCBA0" w14:textId="343A10F4" w:rsidR="00496970" w:rsidRDefault="00316580">
      <w:pPr>
        <w:pStyle w:val="Caption"/>
      </w:pPr>
      <w:bookmarkStart w:id="92" w:name="_Toc307845589"/>
      <w:r w:rsidRPr="003D34B7">
        <w:t>Figure 3. Schematic of TOS soil plot demonstrating the general layout of sample locations.</w:t>
      </w:r>
      <w:bookmarkEnd w:id="92"/>
    </w:p>
    <w:p w14:paraId="27AEFB26" w14:textId="343A10F4" w:rsidR="00316580" w:rsidRPr="005544A1" w:rsidRDefault="00316580" w:rsidP="005544A1">
      <w:pPr>
        <w:pStyle w:val="ListParagraph"/>
      </w:pPr>
      <w:r w:rsidRPr="005544A1">
        <w:t>Subplot ID’s are noted in the left corner of each subplot. Flags denote the corners for the depth transect measuring area. The star indicates the location to begin measurements. Dots indicate the general distribution of depth measurements.</w:t>
      </w:r>
    </w:p>
    <w:p w14:paraId="09B4CA3E" w14:textId="77777777" w:rsidR="00316580" w:rsidRDefault="00316580"/>
    <w:p w14:paraId="14491321" w14:textId="44C7C5D8" w:rsidR="008E18A6" w:rsidRDefault="00ED6D52">
      <w:pPr>
        <w:pStyle w:val="Heading7"/>
      </w:pPr>
      <w:r>
        <w:t>Measure soil depths</w:t>
      </w:r>
    </w:p>
    <w:p w14:paraId="17FB5E38" w14:textId="43AF3BD8" w:rsidR="004F72C4" w:rsidRDefault="004F72C4" w:rsidP="005544A1">
      <w:pPr>
        <w:pStyle w:val="NumberedList"/>
        <w:numPr>
          <w:ilvl w:val="0"/>
          <w:numId w:val="47"/>
        </w:numPr>
      </w:pPr>
      <w:r>
        <w:t>Beginning at the flag located in subplot 21, insert soil depth measuring device vertically into the ground and measure depth to the nearest 0.1 cm. Record in the data she</w:t>
      </w:r>
      <w:r w:rsidRPr="006E4B69">
        <w:t>et</w:t>
      </w:r>
      <w:r w:rsidR="00806049" w:rsidRPr="006E4B69">
        <w:t xml:space="preserve"> </w:t>
      </w:r>
      <w:r w:rsidR="00806049" w:rsidRPr="005544A1">
        <w:rPr>
          <w:rStyle w:val="Strong"/>
        </w:rPr>
        <w:t>Field Datasheet: NEON Soil Depth Survey</w:t>
      </w:r>
      <w:r w:rsidR="00806049" w:rsidRPr="00141FD8">
        <w:rPr>
          <w:rStyle w:val="Strong"/>
          <w:b w:val="0"/>
          <w:bCs w:val="0"/>
        </w:rPr>
        <w:t>,</w:t>
      </w:r>
      <w:r w:rsidRPr="006E4B69">
        <w:t xml:space="preserve"> under Subplot 21. Enter important obser</w:t>
      </w:r>
      <w:r>
        <w:t>vations or issues encountered in the remarks section for these and all other measurements.</w:t>
      </w:r>
    </w:p>
    <w:p w14:paraId="6BFCD419" w14:textId="77777777" w:rsidR="004F72C4" w:rsidRDefault="004F72C4" w:rsidP="005544A1">
      <w:pPr>
        <w:pStyle w:val="NumberedList"/>
        <w:numPr>
          <w:ilvl w:val="0"/>
          <w:numId w:val="0"/>
        </w:numPr>
        <w:ind w:left="720"/>
      </w:pPr>
    </w:p>
    <w:p w14:paraId="4A80D143" w14:textId="08F874C2" w:rsidR="004F72C4" w:rsidRDefault="004F72C4" w:rsidP="005544A1">
      <w:pPr>
        <w:pStyle w:val="NumberedList"/>
        <w:numPr>
          <w:ilvl w:val="0"/>
          <w:numId w:val="0"/>
        </w:numPr>
        <w:ind w:left="720"/>
      </w:pPr>
      <w:r>
        <w:t>COMMENT: If any of the selected points fall within an obstruction, such as plant roots</w:t>
      </w:r>
      <w:r w:rsidR="00806049">
        <w:t>, trees, etc.</w:t>
      </w:r>
      <w:r>
        <w:t>, record the depth as zero and note the obstruction. Do not attempt to make a physical measurement within such obstructions.</w:t>
      </w:r>
    </w:p>
    <w:p w14:paraId="5D61A370" w14:textId="77777777" w:rsidR="004F72C4" w:rsidRDefault="004F72C4" w:rsidP="005544A1">
      <w:pPr>
        <w:pStyle w:val="ListParagraph"/>
        <w:ind w:left="720"/>
      </w:pPr>
    </w:p>
    <w:p w14:paraId="0B86B956" w14:textId="3EA3F544" w:rsidR="004F72C4" w:rsidRDefault="004F72C4" w:rsidP="005544A1">
      <w:pPr>
        <w:pStyle w:val="NumberedList"/>
      </w:pPr>
      <w:r>
        <w:t xml:space="preserve">Moving due east toward subplot 23, take a depth measurement approximately every 1 meter until you take 15 measurements. After 15 measurements, you should be in subplot 23. Take the next 15 measurements and record in the data sheet under subplot 23. When you reach a flag, turn 90 degrees to the left and continue measuring approximately every 1 meter. Again, after 15 measurements you should be in the next subplot </w:t>
      </w:r>
      <w:r w:rsidR="00806049">
        <w:t xml:space="preserve">(41) </w:t>
      </w:r>
      <w:r>
        <w:t>and should record measurements in the appropriate subplot column.</w:t>
      </w:r>
    </w:p>
    <w:p w14:paraId="05C7F04F" w14:textId="77777777" w:rsidR="004F72C4" w:rsidRDefault="004F72C4" w:rsidP="00C4474F">
      <w:pPr>
        <w:pStyle w:val="NumberedList"/>
        <w:numPr>
          <w:ilvl w:val="0"/>
          <w:numId w:val="0"/>
        </w:numPr>
        <w:ind w:left="720"/>
      </w:pPr>
    </w:p>
    <w:p w14:paraId="08D3056E" w14:textId="2283F8A5" w:rsidR="004F72C4" w:rsidRDefault="004F72C4" w:rsidP="00C4474F">
      <w:pPr>
        <w:pStyle w:val="NumberedList"/>
      </w:pPr>
      <w:r>
        <w:t>Continue moving counterclockwise through the subplots until you reach the beginning. Note that the final 15 measurements will be in Subplot 21. There should be 30 measurements per subplot.</w:t>
      </w:r>
    </w:p>
    <w:p w14:paraId="625ABA66" w14:textId="77777777" w:rsidR="004F72C4" w:rsidRDefault="004F72C4" w:rsidP="00C4474F">
      <w:pPr>
        <w:pStyle w:val="NumberedList"/>
        <w:numPr>
          <w:ilvl w:val="0"/>
          <w:numId w:val="0"/>
        </w:numPr>
        <w:ind w:left="720"/>
      </w:pPr>
    </w:p>
    <w:p w14:paraId="6DB6C993" w14:textId="4E72EC18" w:rsidR="004F72C4" w:rsidRDefault="004F72C4" w:rsidP="00C4474F">
      <w:pPr>
        <w:pStyle w:val="NumberedList"/>
      </w:pPr>
      <w:r>
        <w:t>Remove markers once measurements are completed.</w:t>
      </w:r>
    </w:p>
    <w:p w14:paraId="77BD70E8" w14:textId="77777777" w:rsidR="004F72C4" w:rsidRDefault="004F72C4" w:rsidP="00C4474F">
      <w:pPr>
        <w:pStyle w:val="NumberedList"/>
        <w:numPr>
          <w:ilvl w:val="0"/>
          <w:numId w:val="0"/>
        </w:numPr>
      </w:pPr>
    </w:p>
    <w:p w14:paraId="14776E6D" w14:textId="003AE3A8" w:rsidR="004F72C4" w:rsidRPr="004F72C4" w:rsidRDefault="004F72C4" w:rsidP="00C4474F">
      <w:pPr>
        <w:pStyle w:val="NumberedList"/>
      </w:pPr>
      <w:r>
        <w:t>Enter completed Data Sheets electronically following the Manual Data Transcription Protocol, RD[04].</w:t>
      </w:r>
    </w:p>
    <w:p w14:paraId="68B57B68" w14:textId="50EBCE44" w:rsidR="00BF6173" w:rsidRDefault="00BF6173" w:rsidP="0097166F">
      <w:pPr>
        <w:rPr>
          <w:lang w:eastAsia="ja-JP"/>
        </w:rPr>
      </w:pPr>
      <w:r>
        <w:rPr>
          <w:lang w:eastAsia="ja-JP"/>
        </w:rPr>
        <w:br w:type="page"/>
      </w:r>
    </w:p>
    <w:p w14:paraId="154C2AFD" w14:textId="77777777" w:rsidR="00BF6173" w:rsidRDefault="00BF6173" w:rsidP="007036B2">
      <w:pPr>
        <w:pStyle w:val="Heading1"/>
        <w:rPr>
          <w:lang w:eastAsia="ja-JP"/>
        </w:rPr>
      </w:pPr>
      <w:bookmarkStart w:id="93" w:name="_Toc307663911"/>
      <w:r>
        <w:rPr>
          <w:lang w:eastAsia="ja-JP"/>
        </w:rPr>
        <w:lastRenderedPageBreak/>
        <w:t>References</w:t>
      </w:r>
      <w:bookmarkEnd w:id="93"/>
    </w:p>
    <w:p w14:paraId="2423A863" w14:textId="67820911" w:rsidR="00D24249" w:rsidRDefault="00D24249" w:rsidP="00FA345F">
      <w:pPr>
        <w:ind w:left="360" w:hanging="360"/>
        <w:rPr>
          <w:rFonts w:ascii="Calibri" w:eastAsia="Times New Roman" w:hAnsi="Calibri" w:cs="Times New Roman"/>
          <w:iCs/>
          <w:color w:val="000000"/>
        </w:rPr>
      </w:pPr>
      <w:r w:rsidRPr="00D24249">
        <w:t xml:space="preserve">Brooks, </w:t>
      </w:r>
      <w:r w:rsidRPr="00C62A0C">
        <w:rPr>
          <w:rFonts w:ascii="Calibri" w:eastAsia="Times New Roman" w:hAnsi="Calibri" w:cs="Times New Roman"/>
          <w:iCs/>
          <w:color w:val="000000"/>
        </w:rPr>
        <w:t xml:space="preserve">P.C., A. Landman, G. Pruden, </w:t>
      </w:r>
      <w:r>
        <w:rPr>
          <w:rFonts w:ascii="Calibri" w:eastAsia="Times New Roman" w:hAnsi="Calibri" w:cs="Times New Roman"/>
          <w:iCs/>
          <w:color w:val="000000"/>
        </w:rPr>
        <w:t xml:space="preserve">and </w:t>
      </w:r>
      <w:r w:rsidRPr="00C62A0C">
        <w:rPr>
          <w:rFonts w:ascii="Calibri" w:eastAsia="Times New Roman" w:hAnsi="Calibri" w:cs="Times New Roman"/>
          <w:iCs/>
          <w:color w:val="000000"/>
        </w:rPr>
        <w:t>D.S. Jenkinson. (1985). Chloroform fumigation and the release of soil nitrogen, a rapid direct extraction method to measure microbial biomass nitrogen in soil.</w:t>
      </w:r>
      <w:r w:rsidRPr="00D24249">
        <w:rPr>
          <w:rFonts w:ascii="Calibri" w:eastAsia="Times New Roman" w:hAnsi="Calibri" w:cs="Times New Roman"/>
          <w:i/>
          <w:iCs/>
          <w:color w:val="000000"/>
        </w:rPr>
        <w:t xml:space="preserve"> Soil</w:t>
      </w:r>
      <w:r w:rsidRPr="00D24249">
        <w:rPr>
          <w:rFonts w:ascii="Calibri" w:eastAsia="Times New Roman" w:hAnsi="Calibri" w:cs="Times New Roman"/>
          <w:i/>
          <w:iCs/>
          <w:color w:val="000000"/>
        </w:rPr>
        <w:br/>
        <w:t xml:space="preserve">Biology &amp; Biochemistry </w:t>
      </w:r>
      <w:r w:rsidRPr="00C62A0C">
        <w:rPr>
          <w:rFonts w:ascii="Calibri" w:eastAsia="Times New Roman" w:hAnsi="Calibri" w:cs="Times New Roman"/>
          <w:iCs/>
          <w:color w:val="000000"/>
        </w:rPr>
        <w:t>17, 837–842.</w:t>
      </w:r>
    </w:p>
    <w:p w14:paraId="2619D619" w14:textId="77777777" w:rsidR="00DF2861" w:rsidRDefault="00DF2861" w:rsidP="00FA345F">
      <w:pPr>
        <w:ind w:left="360" w:hanging="360"/>
      </w:pPr>
      <w:r>
        <w:t xml:space="preserve">Dane, J.H., and G.C. Topp (Eds). 2002. </w:t>
      </w:r>
      <w:r w:rsidRPr="006C0FBB">
        <w:rPr>
          <w:i/>
        </w:rPr>
        <w:t>Methods of Soil Analysis, Part 4: Physical Methods</w:t>
      </w:r>
      <w:r>
        <w:t xml:space="preserve">. Soil Science Society of America, Madison, WI. 1692 pp. </w:t>
      </w:r>
    </w:p>
    <w:p w14:paraId="48373AAC" w14:textId="77777777" w:rsidR="00DF2861" w:rsidRDefault="00DF2861" w:rsidP="00FA345F">
      <w:pPr>
        <w:ind w:left="360" w:hanging="360"/>
      </w:pPr>
      <w:r>
        <w:t xml:space="preserve">Sparks, D.L., A.L. Page, P.A. Helmke, R.H. Loeppert, P.N. Soltanpour, M.A. Tabatabai, C.T. Johnston, and M.E. Sumner (Eds). 1996. </w:t>
      </w:r>
      <w:r w:rsidRPr="006C0FBB">
        <w:rPr>
          <w:i/>
        </w:rPr>
        <w:t>Methods of Soil Analysis, Part 3: Chemical Methods</w:t>
      </w:r>
      <w:r>
        <w:t>. Soil Science Society of America, Madison, WI. 1390 pp.</w:t>
      </w:r>
    </w:p>
    <w:p w14:paraId="335CCC8C" w14:textId="77777777" w:rsidR="00A651BA" w:rsidRDefault="00A651BA" w:rsidP="00FA345F">
      <w:pPr>
        <w:spacing w:after="0" w:line="240" w:lineRule="auto"/>
        <w:ind w:left="360" w:hanging="360"/>
        <w:rPr>
          <w:rFonts w:ascii="Calibri" w:eastAsia="Times New Roman" w:hAnsi="Calibri" w:cs="Times New Roman"/>
          <w:iCs/>
          <w:color w:val="000000"/>
        </w:rPr>
      </w:pPr>
      <w:r w:rsidRPr="00C62A0C">
        <w:rPr>
          <w:rFonts w:ascii="Calibri" w:eastAsia="Times New Roman" w:hAnsi="Calibri" w:cs="Times New Roman"/>
          <w:iCs/>
          <w:color w:val="000000"/>
        </w:rPr>
        <w:t xml:space="preserve">Vance, E.D., P.C. Brookes, and D.S. Jenkinson. (1987). An extraction method for measuring soil microbial biomass C. </w:t>
      </w:r>
      <w:r w:rsidRPr="00D24249">
        <w:rPr>
          <w:rFonts w:ascii="Calibri" w:eastAsia="Times New Roman" w:hAnsi="Calibri" w:cs="Times New Roman"/>
          <w:i/>
          <w:iCs/>
          <w:color w:val="000000"/>
        </w:rPr>
        <w:t>Soil Biology &amp; Biochemistry</w:t>
      </w:r>
      <w:r w:rsidRPr="00C62A0C">
        <w:rPr>
          <w:rFonts w:ascii="Calibri" w:eastAsia="Times New Roman" w:hAnsi="Calibri" w:cs="Times New Roman"/>
          <w:iCs/>
          <w:color w:val="000000"/>
        </w:rPr>
        <w:t xml:space="preserve"> 19, 703–707.</w:t>
      </w:r>
    </w:p>
    <w:p w14:paraId="09D2BE2A" w14:textId="77777777" w:rsidR="00BF6173" w:rsidRDefault="00BF6173" w:rsidP="0002447E">
      <w:pPr>
        <w:ind w:left="360" w:hanging="360"/>
        <w:rPr>
          <w:lang w:eastAsia="ja-JP"/>
        </w:rPr>
      </w:pPr>
      <w:r>
        <w:rPr>
          <w:lang w:eastAsia="ja-JP"/>
        </w:rPr>
        <w:br w:type="page"/>
      </w:r>
    </w:p>
    <w:p w14:paraId="74D61763" w14:textId="77777777" w:rsidR="00BF6173" w:rsidRDefault="00BF6173" w:rsidP="00ED6D52">
      <w:pPr>
        <w:pStyle w:val="Heading8"/>
        <w:rPr>
          <w:lang w:eastAsia="ja-JP"/>
        </w:rPr>
      </w:pPr>
      <w:bookmarkStart w:id="94" w:name="_Toc307663912"/>
      <w:r>
        <w:rPr>
          <w:lang w:eastAsia="ja-JP"/>
        </w:rPr>
        <w:lastRenderedPageBreak/>
        <w:t>Datasheets</w:t>
      </w:r>
      <w:bookmarkEnd w:id="94"/>
    </w:p>
    <w:p w14:paraId="544C31C4" w14:textId="77777777" w:rsidR="00BF6173" w:rsidRDefault="00BF6173" w:rsidP="00BF6173">
      <w:pPr>
        <w:rPr>
          <w:lang w:eastAsia="ja-JP"/>
        </w:rPr>
      </w:pPr>
      <w:r>
        <w:rPr>
          <w:lang w:eastAsia="ja-JP"/>
        </w:rPr>
        <w:t>The following datasheets are associated with this protocol:</w:t>
      </w:r>
    </w:p>
    <w:p w14:paraId="6A606034" w14:textId="2AD340BF" w:rsidR="008674FA" w:rsidRDefault="008674FA">
      <w:pPr>
        <w:pStyle w:val="Caption"/>
      </w:pPr>
      <w:bookmarkStart w:id="95" w:name="_Toc307845590"/>
      <w:r w:rsidRPr="4227594D">
        <w:t xml:space="preserve">Table </w:t>
      </w:r>
      <w:r w:rsidR="00FF6241">
        <w:t>1</w:t>
      </w:r>
      <w:r w:rsidR="00060B1A">
        <w:t>8</w:t>
      </w:r>
      <w:r w:rsidRPr="33B58398">
        <w:t>.</w:t>
      </w:r>
      <w:r>
        <w:t xml:space="preserve"> Datasheets associated with this protocol.</w:t>
      </w:r>
      <w:bookmarkEnd w:id="95"/>
    </w:p>
    <w:tbl>
      <w:tblPr>
        <w:tblStyle w:val="TableGrid"/>
        <w:tblW w:w="0" w:type="auto"/>
        <w:tblLook w:val="04A0" w:firstRow="1" w:lastRow="0" w:firstColumn="1" w:lastColumn="0" w:noHBand="0" w:noVBand="1"/>
      </w:tblPr>
      <w:tblGrid>
        <w:gridCol w:w="1998"/>
        <w:gridCol w:w="5760"/>
      </w:tblGrid>
      <w:tr w:rsidR="00BF6173" w:rsidRPr="00DF74D9" w14:paraId="1583CAF6" w14:textId="77777777" w:rsidTr="0090322F">
        <w:tc>
          <w:tcPr>
            <w:tcW w:w="1998" w:type="dxa"/>
            <w:shd w:val="clear" w:color="auto" w:fill="92D050"/>
          </w:tcPr>
          <w:p w14:paraId="3E3F15A2" w14:textId="77777777" w:rsidR="00BF6173" w:rsidRPr="00DF74D9" w:rsidRDefault="00BF6173" w:rsidP="004B71A2">
            <w:pPr>
              <w:rPr>
                <w:b/>
              </w:rPr>
            </w:pPr>
            <w:r w:rsidRPr="00DF74D9">
              <w:rPr>
                <w:b/>
              </w:rPr>
              <w:t>NEON Doc</w:t>
            </w:r>
            <w:r w:rsidR="0090322F">
              <w:rPr>
                <w:b/>
              </w:rPr>
              <w:t>.</w:t>
            </w:r>
            <w:r w:rsidRPr="00DF74D9">
              <w:rPr>
                <w:b/>
              </w:rPr>
              <w:t xml:space="preserve"> #</w:t>
            </w:r>
          </w:p>
        </w:tc>
        <w:tc>
          <w:tcPr>
            <w:tcW w:w="5760" w:type="dxa"/>
            <w:shd w:val="clear" w:color="auto" w:fill="92D050"/>
          </w:tcPr>
          <w:p w14:paraId="152DB4F5" w14:textId="77777777" w:rsidR="00BF6173" w:rsidRPr="00DF74D9" w:rsidRDefault="0090322F" w:rsidP="004B71A2">
            <w:pPr>
              <w:rPr>
                <w:b/>
              </w:rPr>
            </w:pPr>
            <w:r>
              <w:rPr>
                <w:b/>
              </w:rPr>
              <w:t>Title</w:t>
            </w:r>
          </w:p>
        </w:tc>
      </w:tr>
      <w:tr w:rsidR="0097166F" w:rsidRPr="00DF74D9" w14:paraId="136EA2A0" w14:textId="77777777" w:rsidTr="0090322F">
        <w:tc>
          <w:tcPr>
            <w:tcW w:w="1998" w:type="dxa"/>
          </w:tcPr>
          <w:p w14:paraId="7C0DFC6E" w14:textId="77777777" w:rsidR="0097166F" w:rsidRDefault="0097166F" w:rsidP="0097166F">
            <w:r>
              <w:t>NEON.DOC.001577</w:t>
            </w:r>
          </w:p>
        </w:tc>
        <w:tc>
          <w:tcPr>
            <w:tcW w:w="5760" w:type="dxa"/>
          </w:tcPr>
          <w:p w14:paraId="3F9A0996" w14:textId="09BFD435" w:rsidR="0097166F" w:rsidRDefault="0097166F" w:rsidP="00B53EDC">
            <w:r>
              <w:t xml:space="preserve">Datasheets for TOS Protocol and Procedure: Soil </w:t>
            </w:r>
            <w:r w:rsidR="00B53EDC">
              <w:t>Biogeochemical and Microbial Sampling</w:t>
            </w:r>
          </w:p>
        </w:tc>
      </w:tr>
      <w:tr w:rsidR="00BF6173" w:rsidRPr="00DF74D9" w14:paraId="15267B68" w14:textId="77777777" w:rsidTr="0090322F">
        <w:tc>
          <w:tcPr>
            <w:tcW w:w="1998" w:type="dxa"/>
          </w:tcPr>
          <w:p w14:paraId="16619384" w14:textId="77777777" w:rsidR="00BF6173" w:rsidRPr="00DF74D9" w:rsidRDefault="00BF6173" w:rsidP="004B71A2"/>
        </w:tc>
        <w:tc>
          <w:tcPr>
            <w:tcW w:w="5760" w:type="dxa"/>
          </w:tcPr>
          <w:p w14:paraId="3864FC0E" w14:textId="77777777" w:rsidR="00BF6173" w:rsidRPr="00DF74D9" w:rsidRDefault="00BF6173" w:rsidP="004B71A2"/>
        </w:tc>
      </w:tr>
    </w:tbl>
    <w:p w14:paraId="005901DA" w14:textId="77777777" w:rsidR="00BF6173" w:rsidRDefault="00BF6173" w:rsidP="00BF6173">
      <w:pPr>
        <w:spacing w:before="240"/>
      </w:pPr>
      <w:r>
        <w:t>These datasheets can be found in Agile or the NEON Document Warehouse.</w:t>
      </w:r>
    </w:p>
    <w:p w14:paraId="71A8BD18" w14:textId="77777777" w:rsidR="00BF6173" w:rsidRDefault="00BF6173">
      <w:r>
        <w:br w:type="page"/>
      </w:r>
    </w:p>
    <w:p w14:paraId="6FD1ADD9" w14:textId="77777777" w:rsidR="000D3D82" w:rsidRPr="00DF74D9" w:rsidRDefault="000D3D82" w:rsidP="00ED6D52">
      <w:pPr>
        <w:pStyle w:val="Heading8"/>
      </w:pPr>
      <w:bookmarkStart w:id="96" w:name="_Toc307663913"/>
      <w:r>
        <w:lastRenderedPageBreak/>
        <w:t>Quick References</w:t>
      </w:r>
      <w:bookmarkEnd w:id="96"/>
    </w:p>
    <w:p w14:paraId="0451367F" w14:textId="1F3C9CF8" w:rsidR="000D3D82" w:rsidRDefault="000D3D82" w:rsidP="000D3D82">
      <w:pPr>
        <w:pStyle w:val="Callout"/>
      </w:pPr>
      <w:r>
        <w:t xml:space="preserve">WHAT ANALYSES DO I DO?  SOIL </w:t>
      </w:r>
      <w:r w:rsidRPr="001929D9">
        <w:t xml:space="preserve">BIOGEOCHEMICAL </w:t>
      </w:r>
      <w:r>
        <w:t>AND STABLE ISOTOPE BOUT VS. MICROB</w:t>
      </w:r>
      <w:r w:rsidR="003543E3">
        <w:t>ES</w:t>
      </w:r>
      <w:r>
        <w:t xml:space="preserve"> SAMPLING ONLY</w:t>
      </w:r>
    </w:p>
    <w:p w14:paraId="74CCA9BC" w14:textId="732086F1" w:rsidR="008674FA" w:rsidRDefault="008674FA" w:rsidP="00881790">
      <w:pPr>
        <w:pStyle w:val="Caption"/>
      </w:pPr>
      <w:bookmarkStart w:id="97" w:name="_Toc307845591"/>
      <w:r w:rsidRPr="006E4B69">
        <w:t xml:space="preserve">Table </w:t>
      </w:r>
      <w:r w:rsidR="00FF6241">
        <w:t>1</w:t>
      </w:r>
      <w:r w:rsidR="00060B1A">
        <w:t>9</w:t>
      </w:r>
      <w:r w:rsidRPr="33B58398">
        <w:t xml:space="preserve">. </w:t>
      </w:r>
      <w:r>
        <w:t xml:space="preserve">Soil </w:t>
      </w:r>
      <w:r w:rsidR="00363217">
        <w:t>b</w:t>
      </w:r>
      <w:r>
        <w:t xml:space="preserve">iogeochemical and </w:t>
      </w:r>
      <w:r w:rsidR="00363217">
        <w:t>s</w:t>
      </w:r>
      <w:r>
        <w:t xml:space="preserve">table </w:t>
      </w:r>
      <w:r w:rsidR="00363217">
        <w:t>i</w:t>
      </w:r>
      <w:r>
        <w:t xml:space="preserve">sotope </w:t>
      </w:r>
      <w:r w:rsidR="00363217">
        <w:t>s</w:t>
      </w:r>
      <w:r>
        <w:t xml:space="preserve">ampling </w:t>
      </w:r>
      <w:r w:rsidR="00363217">
        <w:t>b</w:t>
      </w:r>
      <w:r>
        <w:t xml:space="preserve">out vs. </w:t>
      </w:r>
      <w:r w:rsidR="00363217">
        <w:t>m</w:t>
      </w:r>
      <w:r>
        <w:t xml:space="preserve">icrobial </w:t>
      </w:r>
      <w:r w:rsidR="00363217">
        <w:t>s</w:t>
      </w:r>
      <w:r>
        <w:t xml:space="preserve">ampling </w:t>
      </w:r>
      <w:r w:rsidR="00363217">
        <w:t>o</w:t>
      </w:r>
      <w:r>
        <w:t>nly</w:t>
      </w:r>
      <w:r w:rsidRPr="33B58398">
        <w:t>.</w:t>
      </w:r>
      <w:bookmarkEnd w:id="97"/>
    </w:p>
    <w:tbl>
      <w:tblPr>
        <w:tblW w:w="46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4A0" w:firstRow="1" w:lastRow="0" w:firstColumn="1" w:lastColumn="0" w:noHBand="0" w:noVBand="1"/>
      </w:tblPr>
      <w:tblGrid>
        <w:gridCol w:w="3779"/>
        <w:gridCol w:w="1170"/>
        <w:gridCol w:w="1440"/>
        <w:gridCol w:w="990"/>
        <w:gridCol w:w="1620"/>
      </w:tblGrid>
      <w:tr w:rsidR="00684450" w:rsidRPr="00030834" w14:paraId="5802E210" w14:textId="77777777" w:rsidTr="00FA345F">
        <w:trPr>
          <w:cantSplit/>
          <w:trHeight w:val="1153"/>
          <w:tblHeader/>
        </w:trPr>
        <w:tc>
          <w:tcPr>
            <w:tcW w:w="3779" w:type="dxa"/>
            <w:shd w:val="clear" w:color="auto" w:fill="92D050"/>
            <w:vAlign w:val="center"/>
          </w:tcPr>
          <w:p w14:paraId="4AADA4EB" w14:textId="279DD7A2" w:rsidR="00684450" w:rsidRPr="000552F9" w:rsidRDefault="00684450" w:rsidP="000D3D82">
            <w:pPr>
              <w:spacing w:after="0" w:line="240" w:lineRule="auto"/>
              <w:jc w:val="center"/>
              <w:rPr>
                <w:b/>
                <w:bCs/>
              </w:rPr>
            </w:pPr>
            <w:r w:rsidRPr="00FA345F">
              <w:rPr>
                <w:b/>
                <w:bCs/>
              </w:rPr>
              <w:t>Bout Type</w:t>
            </w:r>
          </w:p>
        </w:tc>
        <w:tc>
          <w:tcPr>
            <w:tcW w:w="1170" w:type="dxa"/>
            <w:shd w:val="clear" w:color="auto" w:fill="92D050"/>
            <w:vAlign w:val="center"/>
          </w:tcPr>
          <w:p w14:paraId="222D18BD" w14:textId="77777777" w:rsidR="00684450" w:rsidRDefault="00684450" w:rsidP="000D3D82">
            <w:pPr>
              <w:spacing w:after="0" w:line="240" w:lineRule="auto"/>
              <w:jc w:val="center"/>
              <w:rPr>
                <w:b/>
                <w:bCs/>
              </w:rPr>
            </w:pPr>
            <w:r>
              <w:rPr>
                <w:b/>
                <w:bCs/>
              </w:rPr>
              <w:t>Soil Temp</w:t>
            </w:r>
          </w:p>
          <w:p w14:paraId="029C9A33" w14:textId="7418BB8F" w:rsidR="00E52E05" w:rsidRPr="00030834" w:rsidRDefault="00E52E05" w:rsidP="000D3D82">
            <w:pPr>
              <w:spacing w:after="0" w:line="240" w:lineRule="auto"/>
              <w:jc w:val="center"/>
              <w:rPr>
                <w:b/>
                <w:bCs/>
              </w:rPr>
            </w:pPr>
            <w:r>
              <w:rPr>
                <w:b/>
                <w:bCs/>
              </w:rPr>
              <w:t>(field)</w:t>
            </w:r>
          </w:p>
        </w:tc>
        <w:tc>
          <w:tcPr>
            <w:tcW w:w="1440" w:type="dxa"/>
            <w:shd w:val="clear" w:color="auto" w:fill="92D050"/>
            <w:vAlign w:val="center"/>
          </w:tcPr>
          <w:p w14:paraId="5FB0BC08" w14:textId="77777777" w:rsidR="00684450" w:rsidRDefault="00684450" w:rsidP="000D3D82">
            <w:pPr>
              <w:spacing w:after="0" w:line="240" w:lineRule="auto"/>
              <w:jc w:val="center"/>
              <w:rPr>
                <w:b/>
                <w:bCs/>
              </w:rPr>
            </w:pPr>
            <w:r>
              <w:rPr>
                <w:b/>
                <w:bCs/>
              </w:rPr>
              <w:t>Soil moisture</w:t>
            </w:r>
          </w:p>
          <w:p w14:paraId="4CD44D4D" w14:textId="702FDFD3" w:rsidR="00E52E05" w:rsidRPr="00030834" w:rsidRDefault="00E52E05" w:rsidP="000D3D82">
            <w:pPr>
              <w:spacing w:after="0" w:line="240" w:lineRule="auto"/>
              <w:jc w:val="center"/>
              <w:rPr>
                <w:b/>
                <w:bCs/>
              </w:rPr>
            </w:pPr>
            <w:r>
              <w:rPr>
                <w:b/>
                <w:bCs/>
              </w:rPr>
              <w:t>(lab)</w:t>
            </w:r>
          </w:p>
        </w:tc>
        <w:tc>
          <w:tcPr>
            <w:tcW w:w="990" w:type="dxa"/>
            <w:shd w:val="clear" w:color="auto" w:fill="92D050"/>
            <w:vAlign w:val="center"/>
          </w:tcPr>
          <w:p w14:paraId="77AA86F4" w14:textId="77777777" w:rsidR="00684450" w:rsidRDefault="00684450" w:rsidP="000D3D82">
            <w:pPr>
              <w:spacing w:after="0" w:line="240" w:lineRule="auto"/>
              <w:jc w:val="center"/>
              <w:rPr>
                <w:b/>
                <w:bCs/>
              </w:rPr>
            </w:pPr>
            <w:r>
              <w:rPr>
                <w:b/>
                <w:bCs/>
              </w:rPr>
              <w:t>Soil pH</w:t>
            </w:r>
          </w:p>
          <w:p w14:paraId="07A6545A" w14:textId="6A7FB143" w:rsidR="00E52E05" w:rsidRPr="00030834" w:rsidRDefault="00E52E05" w:rsidP="000D3D82">
            <w:pPr>
              <w:spacing w:after="0" w:line="240" w:lineRule="auto"/>
              <w:jc w:val="center"/>
              <w:rPr>
                <w:b/>
                <w:bCs/>
              </w:rPr>
            </w:pPr>
            <w:r>
              <w:rPr>
                <w:b/>
                <w:bCs/>
              </w:rPr>
              <w:t>(lab)</w:t>
            </w:r>
          </w:p>
        </w:tc>
        <w:tc>
          <w:tcPr>
            <w:tcW w:w="1620" w:type="dxa"/>
            <w:shd w:val="clear" w:color="auto" w:fill="92D050"/>
            <w:vAlign w:val="center"/>
          </w:tcPr>
          <w:p w14:paraId="298AD2E7" w14:textId="735E93E8" w:rsidR="00684450" w:rsidRDefault="00684450" w:rsidP="000D3D82">
            <w:pPr>
              <w:spacing w:after="0" w:line="240" w:lineRule="auto"/>
              <w:jc w:val="center"/>
              <w:rPr>
                <w:b/>
                <w:bCs/>
              </w:rPr>
            </w:pPr>
            <w:r>
              <w:rPr>
                <w:b/>
                <w:bCs/>
              </w:rPr>
              <w:t>Archiving</w:t>
            </w:r>
          </w:p>
          <w:p w14:paraId="12FEAEDB" w14:textId="4DC9A0CA" w:rsidR="00E52E05" w:rsidRPr="00030834" w:rsidRDefault="00E52E05" w:rsidP="000D3D82">
            <w:pPr>
              <w:spacing w:after="0" w:line="240" w:lineRule="auto"/>
              <w:jc w:val="center"/>
              <w:rPr>
                <w:b/>
                <w:bCs/>
              </w:rPr>
            </w:pPr>
            <w:r>
              <w:rPr>
                <w:b/>
                <w:bCs/>
              </w:rPr>
              <w:t>(field/lab)</w:t>
            </w:r>
          </w:p>
        </w:tc>
      </w:tr>
      <w:tr w:rsidR="00684450" w:rsidRPr="00030834" w14:paraId="7E99E976" w14:textId="77777777" w:rsidTr="00FA345F">
        <w:trPr>
          <w:cantSplit/>
        </w:trPr>
        <w:tc>
          <w:tcPr>
            <w:tcW w:w="3779" w:type="dxa"/>
            <w:vAlign w:val="center"/>
          </w:tcPr>
          <w:p w14:paraId="6F777F77" w14:textId="0E5D25DE" w:rsidR="00684450" w:rsidRPr="00030834" w:rsidRDefault="00684450" w:rsidP="000D3D82">
            <w:pPr>
              <w:spacing w:after="0" w:line="240" w:lineRule="auto"/>
              <w:jc w:val="center"/>
              <w:rPr>
                <w:rFonts w:ascii="Calibri" w:eastAsia="Times New Roman" w:hAnsi="Calibri" w:cs="Times New Roman"/>
              </w:rPr>
            </w:pPr>
            <w:r>
              <w:rPr>
                <w:rFonts w:ascii="Calibri" w:eastAsia="Times New Roman" w:hAnsi="Calibri" w:cs="Times New Roman"/>
              </w:rPr>
              <w:t>Microbial Sampling Only</w:t>
            </w:r>
          </w:p>
        </w:tc>
        <w:tc>
          <w:tcPr>
            <w:tcW w:w="1170" w:type="dxa"/>
            <w:vAlign w:val="center"/>
          </w:tcPr>
          <w:p w14:paraId="5661EF2E" w14:textId="26826F6C" w:rsidR="00684450" w:rsidRPr="00030834" w:rsidRDefault="00684450" w:rsidP="00684450">
            <w:pPr>
              <w:spacing w:after="0" w:line="240" w:lineRule="auto"/>
              <w:jc w:val="center"/>
            </w:pPr>
            <w:r w:rsidRPr="00C72062">
              <w:rPr>
                <w:rFonts w:ascii="Zapf Dingbats" w:hAnsi="Zapf Dingbats"/>
                <w:color w:val="000000"/>
              </w:rPr>
              <w:t>✓</w:t>
            </w:r>
          </w:p>
        </w:tc>
        <w:tc>
          <w:tcPr>
            <w:tcW w:w="1440" w:type="dxa"/>
            <w:vAlign w:val="center"/>
          </w:tcPr>
          <w:p w14:paraId="06218C02" w14:textId="74F9376E" w:rsidR="00684450" w:rsidRPr="00030834" w:rsidRDefault="00684450" w:rsidP="00FA345F">
            <w:pPr>
              <w:pStyle w:val="NoSpacing"/>
              <w:jc w:val="center"/>
            </w:pPr>
            <w:r w:rsidRPr="00C72062">
              <w:rPr>
                <w:rFonts w:ascii="Zapf Dingbats" w:hAnsi="Zapf Dingbats"/>
                <w:color w:val="000000"/>
              </w:rPr>
              <w:t>✓</w:t>
            </w:r>
          </w:p>
        </w:tc>
        <w:tc>
          <w:tcPr>
            <w:tcW w:w="990" w:type="dxa"/>
            <w:vAlign w:val="center"/>
          </w:tcPr>
          <w:p w14:paraId="5004E977" w14:textId="17D075D1" w:rsidR="00684450" w:rsidRPr="00030834" w:rsidRDefault="00684450" w:rsidP="00FA345F">
            <w:pPr>
              <w:spacing w:after="0" w:line="240" w:lineRule="auto"/>
              <w:jc w:val="center"/>
            </w:pPr>
            <w:r w:rsidRPr="00C72062">
              <w:rPr>
                <w:rFonts w:ascii="Zapf Dingbats" w:hAnsi="Zapf Dingbats"/>
                <w:color w:val="000000"/>
              </w:rPr>
              <w:t>✓</w:t>
            </w:r>
          </w:p>
        </w:tc>
        <w:tc>
          <w:tcPr>
            <w:tcW w:w="1620" w:type="dxa"/>
            <w:vAlign w:val="center"/>
          </w:tcPr>
          <w:p w14:paraId="1C89EAD5" w14:textId="77777777" w:rsidR="00684450" w:rsidRDefault="00684450" w:rsidP="00684450">
            <w:pPr>
              <w:spacing w:after="0" w:line="240" w:lineRule="auto"/>
              <w:jc w:val="center"/>
              <w:rPr>
                <w:rFonts w:ascii="Zapf Dingbats" w:hAnsi="Zapf Dingbats"/>
                <w:color w:val="000000"/>
              </w:rPr>
            </w:pPr>
            <w:r w:rsidRPr="00C72062">
              <w:rPr>
                <w:rFonts w:ascii="Zapf Dingbats" w:hAnsi="Zapf Dingbats"/>
                <w:color w:val="000000"/>
              </w:rPr>
              <w:t>✓</w:t>
            </w:r>
          </w:p>
          <w:p w14:paraId="677D51AB" w14:textId="33449A55" w:rsidR="00684450" w:rsidRPr="00030834" w:rsidRDefault="00684450" w:rsidP="00FA345F">
            <w:pPr>
              <w:jc w:val="center"/>
            </w:pPr>
            <w:r>
              <w:t>In field: whirlpacks; no archiving of dried soil</w:t>
            </w:r>
            <w:r w:rsidR="004A1D93">
              <w:t xml:space="preserve"> in lab</w:t>
            </w:r>
          </w:p>
        </w:tc>
      </w:tr>
      <w:tr w:rsidR="00684450" w:rsidRPr="00030834" w14:paraId="6FCAA2D5" w14:textId="77777777" w:rsidTr="00FA345F">
        <w:trPr>
          <w:cantSplit/>
        </w:trPr>
        <w:tc>
          <w:tcPr>
            <w:tcW w:w="3779" w:type="dxa"/>
            <w:vAlign w:val="center"/>
          </w:tcPr>
          <w:p w14:paraId="3E23B902" w14:textId="0CDF25AA" w:rsidR="00684450" w:rsidRPr="00030834" w:rsidRDefault="00684450" w:rsidP="00684450">
            <w:pPr>
              <w:spacing w:after="0" w:line="240" w:lineRule="auto"/>
              <w:jc w:val="center"/>
              <w:rPr>
                <w:rFonts w:ascii="Calibri" w:eastAsia="Times New Roman" w:hAnsi="Calibri" w:cs="Times New Roman"/>
              </w:rPr>
            </w:pPr>
            <w:r>
              <w:rPr>
                <w:rFonts w:ascii="Calibri" w:eastAsia="Times New Roman" w:hAnsi="Calibri" w:cs="Times New Roman"/>
              </w:rPr>
              <w:t>Soil Biogeochemistry, stable isotopes (includes microbes)</w:t>
            </w:r>
          </w:p>
        </w:tc>
        <w:tc>
          <w:tcPr>
            <w:tcW w:w="1170" w:type="dxa"/>
            <w:vAlign w:val="center"/>
          </w:tcPr>
          <w:p w14:paraId="7B7D4D1A" w14:textId="61C38B79" w:rsidR="00684450" w:rsidRPr="00030834" w:rsidRDefault="00684450" w:rsidP="00684450">
            <w:pPr>
              <w:spacing w:after="0" w:line="240" w:lineRule="auto"/>
              <w:jc w:val="center"/>
            </w:pPr>
            <w:r w:rsidRPr="00C72062">
              <w:rPr>
                <w:rFonts w:ascii="Zapf Dingbats" w:hAnsi="Zapf Dingbats"/>
                <w:color w:val="000000"/>
              </w:rPr>
              <w:t>✓</w:t>
            </w:r>
          </w:p>
        </w:tc>
        <w:tc>
          <w:tcPr>
            <w:tcW w:w="1440" w:type="dxa"/>
            <w:vAlign w:val="center"/>
          </w:tcPr>
          <w:p w14:paraId="1103D450" w14:textId="18D941F1" w:rsidR="00684450" w:rsidRPr="00030834" w:rsidRDefault="00684450" w:rsidP="00FA345F">
            <w:pPr>
              <w:pStyle w:val="Removefromfinaldocument"/>
              <w:spacing w:after="0" w:line="240" w:lineRule="auto"/>
              <w:jc w:val="center"/>
              <w:rPr>
                <w:i w:val="0"/>
                <w:color w:val="auto"/>
              </w:rPr>
            </w:pPr>
            <w:r w:rsidRPr="00C72062">
              <w:rPr>
                <w:rFonts w:ascii="Zapf Dingbats" w:hAnsi="Zapf Dingbats"/>
                <w:color w:val="000000"/>
              </w:rPr>
              <w:t>✓</w:t>
            </w:r>
          </w:p>
        </w:tc>
        <w:tc>
          <w:tcPr>
            <w:tcW w:w="990" w:type="dxa"/>
            <w:vAlign w:val="center"/>
          </w:tcPr>
          <w:p w14:paraId="5AF4A9E6" w14:textId="69E18CB0" w:rsidR="00684450" w:rsidRPr="00030834" w:rsidRDefault="00684450" w:rsidP="00FA345F">
            <w:pPr>
              <w:spacing w:after="0" w:line="240" w:lineRule="auto"/>
              <w:jc w:val="center"/>
            </w:pPr>
            <w:r w:rsidRPr="00C72062">
              <w:rPr>
                <w:rFonts w:ascii="Zapf Dingbats" w:hAnsi="Zapf Dingbats"/>
                <w:color w:val="000000"/>
              </w:rPr>
              <w:t>✓</w:t>
            </w:r>
          </w:p>
        </w:tc>
        <w:tc>
          <w:tcPr>
            <w:tcW w:w="1620" w:type="dxa"/>
            <w:vAlign w:val="center"/>
          </w:tcPr>
          <w:p w14:paraId="328D05B3" w14:textId="77777777" w:rsidR="00684450" w:rsidRDefault="00684450" w:rsidP="00684450">
            <w:pPr>
              <w:spacing w:after="0" w:line="240" w:lineRule="auto"/>
              <w:jc w:val="center"/>
              <w:rPr>
                <w:rFonts w:ascii="Zapf Dingbats" w:hAnsi="Zapf Dingbats"/>
                <w:color w:val="000000"/>
              </w:rPr>
            </w:pPr>
            <w:r w:rsidRPr="00C72062">
              <w:rPr>
                <w:rFonts w:ascii="Zapf Dingbats" w:hAnsi="Zapf Dingbats"/>
                <w:color w:val="000000"/>
              </w:rPr>
              <w:t>✓</w:t>
            </w:r>
          </w:p>
          <w:p w14:paraId="7726B62A" w14:textId="67B4A98C" w:rsidR="00684450" w:rsidRPr="00030834" w:rsidRDefault="00684450" w:rsidP="00684450">
            <w:pPr>
              <w:spacing w:after="0" w:line="240" w:lineRule="auto"/>
              <w:jc w:val="center"/>
            </w:pPr>
            <w:r>
              <w:t xml:space="preserve">In field: </w:t>
            </w:r>
            <w:commentRangeStart w:id="98"/>
            <w:r>
              <w:t>whirlpacks</w:t>
            </w:r>
            <w:commentRangeEnd w:id="98"/>
            <w:r w:rsidR="009B70D4">
              <w:rPr>
                <w:rStyle w:val="CommentReference"/>
                <w:rFonts w:ascii="Times New Roman" w:eastAsia="Times New Roman" w:hAnsi="Times New Roman" w:cs="Times New Roman"/>
              </w:rPr>
              <w:commentReference w:id="98"/>
            </w:r>
            <w:r>
              <w:t>; archive air-dried soil in lab</w:t>
            </w:r>
            <w:r w:rsidRPr="00030834" w:rsidDel="000D3D82">
              <w:t xml:space="preserve"> </w:t>
            </w:r>
          </w:p>
        </w:tc>
      </w:tr>
    </w:tbl>
    <w:p w14:paraId="6D2016E7" w14:textId="42643EE9" w:rsidR="00FA345F" w:rsidRDefault="00FA345F" w:rsidP="00FA345F"/>
    <w:p w14:paraId="1ACE5593" w14:textId="77777777" w:rsidR="00FA345F" w:rsidRDefault="00FA345F">
      <w:r>
        <w:br w:type="page"/>
      </w:r>
    </w:p>
    <w:p w14:paraId="716B24B3" w14:textId="226E0BF8" w:rsidR="00BF6173" w:rsidRPr="00DF74D9" w:rsidRDefault="00BF6173" w:rsidP="00ED6D52">
      <w:pPr>
        <w:pStyle w:val="Heading8"/>
      </w:pPr>
      <w:bookmarkStart w:id="99" w:name="_Toc307663914"/>
      <w:r>
        <w:lastRenderedPageBreak/>
        <w:t>Quick References</w:t>
      </w:r>
      <w:bookmarkEnd w:id="99"/>
    </w:p>
    <w:p w14:paraId="366BCD4E" w14:textId="77777777" w:rsidR="00AA16AB" w:rsidRPr="001929D9" w:rsidRDefault="00AA16AB" w:rsidP="00AA16AB">
      <w:pPr>
        <w:pStyle w:val="Callout"/>
      </w:pPr>
      <w:bookmarkStart w:id="100" w:name="_Toc356217769"/>
      <w:bookmarkStart w:id="101" w:name="_Toc356636947"/>
      <w:bookmarkStart w:id="102" w:name="_Toc248484363"/>
      <w:bookmarkStart w:id="103" w:name="_Toc252656519"/>
      <w:r w:rsidRPr="001929D9">
        <w:t>COLLECTING QUALITY SOIL SAMPLES FOR BIOGEOCHEMICAL ANALYSIS</w:t>
      </w:r>
      <w:bookmarkEnd w:id="100"/>
      <w:bookmarkEnd w:id="101"/>
      <w:bookmarkEnd w:id="102"/>
      <w:bookmarkEnd w:id="103"/>
    </w:p>
    <w:p w14:paraId="60B000ED" w14:textId="77777777" w:rsidR="00AA16AB" w:rsidRPr="004D6028" w:rsidRDefault="00AA16AB" w:rsidP="00AA16AB">
      <w:pPr>
        <w:rPr>
          <w:rFonts w:ascii="Calibri" w:hAnsi="Calibri"/>
        </w:rPr>
      </w:pPr>
      <w:r w:rsidRPr="004D6028">
        <w:rPr>
          <w:rFonts w:ascii="Calibri" w:hAnsi="Calibri"/>
          <w:b/>
        </w:rPr>
        <w:t>STEP 1</w:t>
      </w:r>
      <w:r w:rsidRPr="004D6028">
        <w:rPr>
          <w:rFonts w:ascii="Calibri" w:hAnsi="Calibri"/>
        </w:rPr>
        <w:t xml:space="preserve"> - Cold soak coolers for microbial samples before going into field.</w:t>
      </w:r>
    </w:p>
    <w:p w14:paraId="5B206AE6" w14:textId="0D360FE9" w:rsidR="00AA16AB" w:rsidRDefault="00AA16AB" w:rsidP="00AA16AB">
      <w:pPr>
        <w:rPr>
          <w:rFonts w:ascii="Calibri" w:hAnsi="Calibri"/>
        </w:rPr>
      </w:pPr>
      <w:r w:rsidRPr="004D6028">
        <w:rPr>
          <w:rFonts w:ascii="Calibri" w:hAnsi="Calibri"/>
          <w:b/>
        </w:rPr>
        <w:t>STEP 2</w:t>
      </w:r>
      <w:r w:rsidRPr="004D6028">
        <w:rPr>
          <w:rFonts w:ascii="Calibri" w:hAnsi="Calibri"/>
        </w:rPr>
        <w:t xml:space="preserve"> - Use plot ID and relative (</w:t>
      </w:r>
      <w:r w:rsidR="007F7C64">
        <w:rPr>
          <w:rFonts w:ascii="Calibri" w:hAnsi="Calibri"/>
        </w:rPr>
        <w:t>x, y</w:t>
      </w:r>
      <w:r w:rsidRPr="004D6028">
        <w:rPr>
          <w:rFonts w:ascii="Calibri" w:hAnsi="Calibri"/>
        </w:rPr>
        <w:t>) coordinates to locate pre-determined sample locations.</w:t>
      </w:r>
    </w:p>
    <w:p w14:paraId="1F712117" w14:textId="74128CE4" w:rsidR="00B12D25" w:rsidRPr="004D6028" w:rsidRDefault="00B12D25" w:rsidP="00AA16AB">
      <w:pPr>
        <w:rPr>
          <w:rFonts w:ascii="Calibri" w:hAnsi="Calibri"/>
        </w:rPr>
      </w:pPr>
      <w:r w:rsidRPr="004B2285">
        <w:rPr>
          <w:rFonts w:ascii="Calibri" w:eastAsia="Calibri" w:hAnsi="Calibri" w:cs="Calibri"/>
          <w:b/>
          <w:bCs/>
        </w:rPr>
        <w:t xml:space="preserve">STEP 3 – </w:t>
      </w:r>
      <w:r w:rsidRPr="00881790">
        <w:rPr>
          <w:rFonts w:ascii="Calibri" w:eastAsia="Calibri" w:hAnsi="Calibri" w:cs="Calibri"/>
          <w:bCs/>
        </w:rPr>
        <w:t>Sterilize</w:t>
      </w:r>
      <w:r>
        <w:rPr>
          <w:rFonts w:ascii="Calibri" w:eastAsia="Calibri" w:hAnsi="Calibri" w:cs="Calibri"/>
          <w:b/>
          <w:bCs/>
        </w:rPr>
        <w:t xml:space="preserve"> </w:t>
      </w:r>
      <w:r w:rsidRPr="004B2285">
        <w:rPr>
          <w:rFonts w:ascii="Calibri" w:eastAsia="Calibri" w:hAnsi="Calibri" w:cs="Calibri"/>
        </w:rPr>
        <w:t xml:space="preserve">any equipment or consumables that will contact the sample </w:t>
      </w:r>
      <w:r>
        <w:rPr>
          <w:rFonts w:ascii="Calibri" w:eastAsia="Calibri" w:hAnsi="Calibri" w:cs="Calibri"/>
        </w:rPr>
        <w:t xml:space="preserve">by wiping </w:t>
      </w:r>
      <w:r w:rsidRPr="004B2285">
        <w:rPr>
          <w:rFonts w:ascii="Calibri" w:eastAsia="Calibri" w:hAnsi="Calibri" w:cs="Calibri"/>
        </w:rPr>
        <w:t>with ethanol.</w:t>
      </w:r>
    </w:p>
    <w:p w14:paraId="05B1DB7D" w14:textId="58154214" w:rsidR="00AA16AB" w:rsidRPr="004D6028" w:rsidRDefault="00AA16AB" w:rsidP="00AA16AB">
      <w:pPr>
        <w:rPr>
          <w:rFonts w:ascii="Calibri" w:hAnsi="Calibri"/>
        </w:rPr>
      </w:pPr>
      <w:r w:rsidRPr="004D6028">
        <w:rPr>
          <w:rFonts w:ascii="Calibri" w:hAnsi="Calibri"/>
          <w:b/>
        </w:rPr>
        <w:t xml:space="preserve">STEP </w:t>
      </w:r>
      <w:r w:rsidR="00B12D25">
        <w:rPr>
          <w:rFonts w:ascii="Calibri" w:hAnsi="Calibri"/>
          <w:b/>
        </w:rPr>
        <w:t>4</w:t>
      </w:r>
      <w:r w:rsidRPr="004D6028">
        <w:rPr>
          <w:rFonts w:ascii="Calibri" w:hAnsi="Calibri"/>
        </w:rPr>
        <w:t xml:space="preserve"> - Measure litter </w:t>
      </w:r>
      <w:r>
        <w:rPr>
          <w:rFonts w:ascii="Calibri" w:hAnsi="Calibri"/>
        </w:rPr>
        <w:t>layer</w:t>
      </w:r>
      <w:r w:rsidRPr="004D6028">
        <w:rPr>
          <w:rFonts w:ascii="Calibri" w:hAnsi="Calibri"/>
        </w:rPr>
        <w:t>.</w:t>
      </w:r>
    </w:p>
    <w:p w14:paraId="133E0D66" w14:textId="4294D0A2" w:rsidR="00AA16AB" w:rsidRPr="004D6028" w:rsidRDefault="00AA16AB" w:rsidP="00AA16AB">
      <w:pPr>
        <w:rPr>
          <w:rFonts w:ascii="Calibri" w:hAnsi="Calibri"/>
        </w:rPr>
      </w:pPr>
      <w:r w:rsidRPr="004D6028">
        <w:rPr>
          <w:rFonts w:ascii="Calibri" w:hAnsi="Calibri"/>
          <w:b/>
        </w:rPr>
        <w:t xml:space="preserve">STEP </w:t>
      </w:r>
      <w:r w:rsidR="00B12D25">
        <w:rPr>
          <w:rFonts w:ascii="Calibri" w:hAnsi="Calibri"/>
          <w:b/>
        </w:rPr>
        <w:t>5</w:t>
      </w:r>
      <w:r w:rsidRPr="004D6028">
        <w:rPr>
          <w:rFonts w:ascii="Calibri" w:hAnsi="Calibri"/>
        </w:rPr>
        <w:t xml:space="preserve"> - Collect </w:t>
      </w:r>
      <w:r w:rsidR="007F7C64">
        <w:rPr>
          <w:rFonts w:ascii="Calibri" w:hAnsi="Calibri"/>
        </w:rPr>
        <w:t>2</w:t>
      </w:r>
      <w:r>
        <w:rPr>
          <w:rFonts w:ascii="Calibri" w:hAnsi="Calibri"/>
        </w:rPr>
        <w:t xml:space="preserve"> </w:t>
      </w:r>
      <w:r w:rsidRPr="004D6028">
        <w:rPr>
          <w:rFonts w:ascii="Calibri" w:hAnsi="Calibri"/>
        </w:rPr>
        <w:t xml:space="preserve">organic </w:t>
      </w:r>
      <w:r>
        <w:rPr>
          <w:rFonts w:ascii="Calibri" w:hAnsi="Calibri"/>
        </w:rPr>
        <w:t>horizon</w:t>
      </w:r>
      <w:r w:rsidRPr="004D6028">
        <w:rPr>
          <w:rFonts w:ascii="Calibri" w:hAnsi="Calibri"/>
        </w:rPr>
        <w:t xml:space="preserve"> </w:t>
      </w:r>
      <w:r w:rsidR="007F7C64">
        <w:rPr>
          <w:rFonts w:ascii="Calibri" w:hAnsi="Calibri"/>
        </w:rPr>
        <w:t>areas per sample</w:t>
      </w:r>
      <w:r w:rsidRPr="004D6028">
        <w:rPr>
          <w:rFonts w:ascii="Calibri" w:hAnsi="Calibri"/>
        </w:rPr>
        <w:t xml:space="preserve"> with “brownie cutter”</w:t>
      </w:r>
    </w:p>
    <w:p w14:paraId="4E94C45E" w14:textId="4FA5BE25" w:rsidR="00AA16AB" w:rsidRPr="004D6028" w:rsidRDefault="00AA16AB" w:rsidP="00AA16AB">
      <w:pPr>
        <w:rPr>
          <w:rFonts w:ascii="Calibri" w:hAnsi="Calibri"/>
        </w:rPr>
      </w:pPr>
      <w:r w:rsidRPr="004D6028">
        <w:rPr>
          <w:rFonts w:ascii="Calibri" w:hAnsi="Calibri"/>
          <w:b/>
        </w:rPr>
        <w:t xml:space="preserve">STEP </w:t>
      </w:r>
      <w:r w:rsidR="00B12D25">
        <w:rPr>
          <w:rFonts w:ascii="Calibri" w:hAnsi="Calibri"/>
          <w:b/>
        </w:rPr>
        <w:t>6</w:t>
      </w:r>
      <w:r w:rsidRPr="004D6028">
        <w:rPr>
          <w:rFonts w:ascii="Calibri" w:hAnsi="Calibri"/>
        </w:rPr>
        <w:t xml:space="preserve"> </w:t>
      </w:r>
      <w:r>
        <w:rPr>
          <w:rFonts w:ascii="Calibri" w:hAnsi="Calibri"/>
        </w:rPr>
        <w:t>–</w:t>
      </w:r>
      <w:r w:rsidRPr="004D6028">
        <w:rPr>
          <w:rFonts w:ascii="Calibri" w:hAnsi="Calibri"/>
        </w:rPr>
        <w:t xml:space="preserve"> </w:t>
      </w:r>
      <w:r>
        <w:rPr>
          <w:rFonts w:ascii="Calibri" w:hAnsi="Calibri"/>
        </w:rPr>
        <w:t xml:space="preserve">Put </w:t>
      </w:r>
      <w:r w:rsidRPr="004D6028">
        <w:rPr>
          <w:rFonts w:ascii="Calibri" w:hAnsi="Calibri"/>
        </w:rPr>
        <w:t>organic sample</w:t>
      </w:r>
      <w:r>
        <w:rPr>
          <w:rFonts w:ascii="Calibri" w:hAnsi="Calibri"/>
        </w:rPr>
        <w:t>s</w:t>
      </w:r>
      <w:r w:rsidRPr="004D6028">
        <w:rPr>
          <w:rFonts w:ascii="Calibri" w:hAnsi="Calibri"/>
        </w:rPr>
        <w:t xml:space="preserve"> into </w:t>
      </w:r>
      <w:r>
        <w:rPr>
          <w:rFonts w:ascii="Calibri" w:hAnsi="Calibri"/>
        </w:rPr>
        <w:t>1 bag, homogenize</w:t>
      </w:r>
      <w:r w:rsidR="00837DB8">
        <w:rPr>
          <w:rFonts w:ascii="Calibri" w:hAnsi="Calibri"/>
        </w:rPr>
        <w:t>, and label.</w:t>
      </w:r>
      <w:r>
        <w:rPr>
          <w:rFonts w:ascii="Calibri" w:hAnsi="Calibri"/>
        </w:rPr>
        <w:t xml:space="preserve"> </w:t>
      </w:r>
      <w:r w:rsidR="00837DB8">
        <w:rPr>
          <w:rFonts w:ascii="Calibri" w:hAnsi="Calibri"/>
        </w:rPr>
        <w:t>F</w:t>
      </w:r>
      <w:r>
        <w:rPr>
          <w:rFonts w:ascii="Calibri" w:hAnsi="Calibri"/>
        </w:rPr>
        <w:t xml:space="preserve">ill </w:t>
      </w:r>
      <w:r w:rsidR="00B12D25">
        <w:rPr>
          <w:rFonts w:ascii="Calibri" w:hAnsi="Calibri"/>
        </w:rPr>
        <w:t>6</w:t>
      </w:r>
      <w:r w:rsidR="00837DB8">
        <w:rPr>
          <w:rFonts w:ascii="Calibri" w:hAnsi="Calibri"/>
        </w:rPr>
        <w:t xml:space="preserve"> x 2 oz. whirlpaks</w:t>
      </w:r>
      <w:r w:rsidR="00A54C46">
        <w:rPr>
          <w:rFonts w:ascii="Calibri" w:hAnsi="Calibri"/>
        </w:rPr>
        <w:t xml:space="preserve"> ~1/2-way</w:t>
      </w:r>
      <w:r w:rsidR="00837DB8">
        <w:rPr>
          <w:rFonts w:ascii="Calibri" w:hAnsi="Calibri"/>
        </w:rPr>
        <w:t>, label,</w:t>
      </w:r>
      <w:r>
        <w:rPr>
          <w:rFonts w:ascii="Calibri" w:hAnsi="Calibri"/>
        </w:rPr>
        <w:t xml:space="preserve"> </w:t>
      </w:r>
      <w:r w:rsidR="00837DB8">
        <w:rPr>
          <w:rFonts w:ascii="Calibri" w:hAnsi="Calibri"/>
        </w:rPr>
        <w:t xml:space="preserve">and </w:t>
      </w:r>
      <w:r w:rsidRPr="004D6028">
        <w:rPr>
          <w:rFonts w:ascii="Calibri" w:hAnsi="Calibri"/>
        </w:rPr>
        <w:t>store on dry ice</w:t>
      </w:r>
      <w:r w:rsidR="003642D8">
        <w:rPr>
          <w:rFonts w:ascii="Calibri" w:hAnsi="Calibri"/>
        </w:rPr>
        <w:t xml:space="preserve">. </w:t>
      </w:r>
      <w:r w:rsidR="00A54C46">
        <w:rPr>
          <w:rFonts w:ascii="Calibri" w:hAnsi="Calibri"/>
        </w:rPr>
        <w:t xml:space="preserve">Fill 1-pint bag ~1/2 way and label. Store both </w:t>
      </w:r>
      <w:r>
        <w:rPr>
          <w:rFonts w:ascii="Calibri" w:hAnsi="Calibri"/>
        </w:rPr>
        <w:t>bagged sample</w:t>
      </w:r>
      <w:r w:rsidR="00A54C46">
        <w:rPr>
          <w:rFonts w:ascii="Calibri" w:hAnsi="Calibri"/>
        </w:rPr>
        <w:t>s</w:t>
      </w:r>
      <w:r w:rsidRPr="004D6028">
        <w:rPr>
          <w:rFonts w:ascii="Calibri" w:hAnsi="Calibri"/>
        </w:rPr>
        <w:t xml:space="preserve"> on ice packs.</w:t>
      </w:r>
    </w:p>
    <w:p w14:paraId="3C3E1A79" w14:textId="5329C677" w:rsidR="00AA16AB" w:rsidRPr="004D6028" w:rsidRDefault="00AA16AB" w:rsidP="00AA16AB">
      <w:pPr>
        <w:rPr>
          <w:rFonts w:ascii="Calibri" w:hAnsi="Calibri"/>
        </w:rPr>
      </w:pPr>
      <w:r w:rsidRPr="004D6028">
        <w:rPr>
          <w:rFonts w:ascii="Calibri" w:hAnsi="Calibri"/>
          <w:b/>
        </w:rPr>
        <w:t xml:space="preserve">STEP </w:t>
      </w:r>
      <w:r w:rsidR="00B12D25">
        <w:rPr>
          <w:rFonts w:ascii="Calibri" w:hAnsi="Calibri"/>
          <w:b/>
        </w:rPr>
        <w:t>7</w:t>
      </w:r>
      <w:r w:rsidRPr="004D6028">
        <w:rPr>
          <w:rFonts w:ascii="Calibri" w:hAnsi="Calibri"/>
        </w:rPr>
        <w:t xml:space="preserve"> - Collect mineral </w:t>
      </w:r>
      <w:r>
        <w:rPr>
          <w:rFonts w:ascii="Calibri" w:hAnsi="Calibri"/>
        </w:rPr>
        <w:t>horizon</w:t>
      </w:r>
      <w:r w:rsidRPr="004D6028">
        <w:rPr>
          <w:rFonts w:ascii="Calibri" w:hAnsi="Calibri"/>
        </w:rPr>
        <w:t xml:space="preserve"> </w:t>
      </w:r>
      <w:r w:rsidR="007F7C64">
        <w:rPr>
          <w:rFonts w:ascii="Calibri" w:hAnsi="Calibri"/>
        </w:rPr>
        <w:t>core(s)</w:t>
      </w:r>
      <w:r w:rsidR="007F7C64" w:rsidRPr="004D6028">
        <w:rPr>
          <w:rFonts w:ascii="Calibri" w:hAnsi="Calibri"/>
        </w:rPr>
        <w:t xml:space="preserve"> </w:t>
      </w:r>
      <w:r w:rsidRPr="004D6028">
        <w:rPr>
          <w:rFonts w:ascii="Calibri" w:hAnsi="Calibri"/>
        </w:rPr>
        <w:t xml:space="preserve">with </w:t>
      </w:r>
      <w:r w:rsidR="007F7C64">
        <w:rPr>
          <w:rFonts w:ascii="Calibri" w:hAnsi="Calibri"/>
        </w:rPr>
        <w:t>approved coring device for your domain</w:t>
      </w:r>
      <w:r w:rsidRPr="004D6028">
        <w:rPr>
          <w:rFonts w:ascii="Calibri" w:hAnsi="Calibri"/>
        </w:rPr>
        <w:t xml:space="preserve">, place </w:t>
      </w:r>
      <w:r>
        <w:rPr>
          <w:rFonts w:ascii="Calibri" w:hAnsi="Calibri"/>
        </w:rPr>
        <w:t xml:space="preserve">in </w:t>
      </w:r>
      <w:r w:rsidRPr="004D6028">
        <w:rPr>
          <w:rFonts w:ascii="Calibri" w:hAnsi="Calibri"/>
        </w:rPr>
        <w:t>bag and homogenize</w:t>
      </w:r>
      <w:r w:rsidR="003543E3">
        <w:rPr>
          <w:rFonts w:ascii="Calibri" w:hAnsi="Calibri"/>
        </w:rPr>
        <w:t>.</w:t>
      </w:r>
      <w:r>
        <w:rPr>
          <w:rFonts w:ascii="Calibri" w:hAnsi="Calibri"/>
        </w:rPr>
        <w:t xml:space="preserve"> </w:t>
      </w:r>
      <w:r w:rsidR="003543E3">
        <w:rPr>
          <w:rFonts w:ascii="Calibri" w:hAnsi="Calibri"/>
        </w:rPr>
        <w:t>F</w:t>
      </w:r>
      <w:r>
        <w:rPr>
          <w:rFonts w:ascii="Calibri" w:hAnsi="Calibri"/>
        </w:rPr>
        <w:t xml:space="preserve">ill </w:t>
      </w:r>
      <w:r w:rsidR="00B12D25">
        <w:rPr>
          <w:rFonts w:ascii="Calibri" w:hAnsi="Calibri"/>
        </w:rPr>
        <w:t>6</w:t>
      </w:r>
      <w:r w:rsidR="00A54C46">
        <w:rPr>
          <w:rFonts w:ascii="Calibri" w:hAnsi="Calibri"/>
        </w:rPr>
        <w:t xml:space="preserve"> x 2 oz. whirlpacks ~1/2-way</w:t>
      </w:r>
      <w:r w:rsidRPr="004D6028">
        <w:rPr>
          <w:rFonts w:ascii="Calibri" w:hAnsi="Calibri"/>
        </w:rPr>
        <w:t>.</w:t>
      </w:r>
      <w:r w:rsidR="003A687D">
        <w:rPr>
          <w:rFonts w:ascii="Calibri" w:hAnsi="Calibri"/>
        </w:rPr>
        <w:t xml:space="preserve"> Fill 1-pint freezer bag ~ ½ way.</w:t>
      </w:r>
    </w:p>
    <w:p w14:paraId="358A6302" w14:textId="04AFB640" w:rsidR="00AA16AB" w:rsidRPr="004D6028" w:rsidRDefault="00AA16AB" w:rsidP="00AA16AB">
      <w:pPr>
        <w:rPr>
          <w:rFonts w:ascii="Calibri" w:hAnsi="Calibri"/>
        </w:rPr>
      </w:pPr>
      <w:r w:rsidRPr="004D6028">
        <w:rPr>
          <w:rFonts w:ascii="Calibri" w:hAnsi="Calibri"/>
          <w:b/>
        </w:rPr>
        <w:t xml:space="preserve">STEP </w:t>
      </w:r>
      <w:r w:rsidR="00B12D25">
        <w:rPr>
          <w:rFonts w:ascii="Calibri" w:hAnsi="Calibri"/>
          <w:b/>
        </w:rPr>
        <w:t>8</w:t>
      </w:r>
      <w:r w:rsidRPr="004D6028">
        <w:rPr>
          <w:rFonts w:ascii="Calibri" w:hAnsi="Calibri"/>
        </w:rPr>
        <w:t xml:space="preserve"> </w:t>
      </w:r>
      <w:r>
        <w:rPr>
          <w:rFonts w:ascii="Calibri" w:hAnsi="Calibri"/>
        </w:rPr>
        <w:t>–</w:t>
      </w:r>
      <w:r w:rsidRPr="004D6028">
        <w:rPr>
          <w:rFonts w:ascii="Calibri" w:hAnsi="Calibri"/>
        </w:rPr>
        <w:t xml:space="preserve"> </w:t>
      </w:r>
      <w:r>
        <w:rPr>
          <w:rFonts w:ascii="Calibri" w:hAnsi="Calibri"/>
        </w:rPr>
        <w:t>L</w:t>
      </w:r>
      <w:r w:rsidRPr="004D6028">
        <w:rPr>
          <w:rFonts w:ascii="Calibri" w:hAnsi="Calibri"/>
        </w:rPr>
        <w:t>abel</w:t>
      </w:r>
      <w:r>
        <w:rPr>
          <w:rFonts w:ascii="Calibri" w:hAnsi="Calibri"/>
        </w:rPr>
        <w:t xml:space="preserve"> bag and </w:t>
      </w:r>
      <w:r w:rsidR="00A54C46">
        <w:rPr>
          <w:rFonts w:ascii="Calibri" w:hAnsi="Calibri"/>
        </w:rPr>
        <w:t>whirlpaks</w:t>
      </w:r>
      <w:r w:rsidRPr="004D6028">
        <w:rPr>
          <w:rFonts w:ascii="Calibri" w:hAnsi="Calibri"/>
        </w:rPr>
        <w:t xml:space="preserve">: store </w:t>
      </w:r>
      <w:r w:rsidR="00A54C46">
        <w:rPr>
          <w:rFonts w:ascii="Calibri" w:hAnsi="Calibri"/>
        </w:rPr>
        <w:t>whirlpaks</w:t>
      </w:r>
      <w:r w:rsidR="00A54C46" w:rsidRPr="004D6028">
        <w:rPr>
          <w:rFonts w:ascii="Calibri" w:hAnsi="Calibri"/>
        </w:rPr>
        <w:t xml:space="preserve"> </w:t>
      </w:r>
      <w:r w:rsidRPr="004D6028">
        <w:rPr>
          <w:rFonts w:ascii="Calibri" w:hAnsi="Calibri"/>
        </w:rPr>
        <w:t xml:space="preserve">on dry ice, </w:t>
      </w:r>
      <w:r>
        <w:rPr>
          <w:rFonts w:ascii="Calibri" w:hAnsi="Calibri"/>
        </w:rPr>
        <w:t>bag</w:t>
      </w:r>
      <w:r w:rsidRPr="004D6028">
        <w:rPr>
          <w:rFonts w:ascii="Calibri" w:hAnsi="Calibri"/>
        </w:rPr>
        <w:t xml:space="preserve"> on ice packs.</w:t>
      </w:r>
    </w:p>
    <w:p w14:paraId="3BDFA363" w14:textId="63EF61C1" w:rsidR="00AA16AB" w:rsidRPr="004D6028" w:rsidRDefault="00AA16AB" w:rsidP="00AA16AB">
      <w:pPr>
        <w:rPr>
          <w:rFonts w:ascii="Calibri" w:hAnsi="Calibri"/>
        </w:rPr>
      </w:pPr>
      <w:r w:rsidRPr="004D6028">
        <w:rPr>
          <w:rFonts w:ascii="Calibri" w:hAnsi="Calibri"/>
          <w:b/>
        </w:rPr>
        <w:t xml:space="preserve">STEP </w:t>
      </w:r>
      <w:r w:rsidR="00B12D25">
        <w:rPr>
          <w:rFonts w:ascii="Calibri" w:hAnsi="Calibri"/>
          <w:b/>
        </w:rPr>
        <w:t>9</w:t>
      </w:r>
      <w:r w:rsidRPr="004D6028">
        <w:rPr>
          <w:rFonts w:ascii="Calibri" w:hAnsi="Calibri"/>
        </w:rPr>
        <w:t xml:space="preserve"> - Backfill boreholes in accordance with permit.</w:t>
      </w:r>
    </w:p>
    <w:p w14:paraId="3FB04D39" w14:textId="2A407461" w:rsidR="008E4DC7" w:rsidRDefault="00AA16AB" w:rsidP="00AA16AB">
      <w:pPr>
        <w:rPr>
          <w:ins w:id="104" w:author="NEON Default" w:date="2016-04-21T14:02:00Z"/>
          <w:rFonts w:ascii="Calibri" w:hAnsi="Calibri"/>
        </w:rPr>
      </w:pPr>
      <w:r w:rsidRPr="004D6028">
        <w:rPr>
          <w:rFonts w:ascii="Calibri" w:hAnsi="Calibri"/>
          <w:b/>
        </w:rPr>
        <w:t xml:space="preserve">STEP </w:t>
      </w:r>
      <w:r w:rsidR="00B12D25">
        <w:rPr>
          <w:rFonts w:ascii="Calibri" w:hAnsi="Calibri"/>
          <w:b/>
        </w:rPr>
        <w:t>10</w:t>
      </w:r>
      <w:r w:rsidRPr="004D6028">
        <w:rPr>
          <w:rFonts w:ascii="Calibri" w:hAnsi="Calibri"/>
        </w:rPr>
        <w:t xml:space="preserve"> </w:t>
      </w:r>
      <w:r>
        <w:rPr>
          <w:rFonts w:ascii="Calibri" w:hAnsi="Calibri"/>
        </w:rPr>
        <w:t>–</w:t>
      </w:r>
      <w:r w:rsidRPr="004D6028">
        <w:rPr>
          <w:rFonts w:ascii="Calibri" w:hAnsi="Calibri"/>
        </w:rPr>
        <w:t xml:space="preserve"> </w:t>
      </w:r>
      <w:r w:rsidR="00B12D25">
        <w:rPr>
          <w:rFonts w:ascii="Calibri" w:hAnsi="Calibri"/>
        </w:rPr>
        <w:t>Rinse</w:t>
      </w:r>
      <w:r w:rsidRPr="004D6028">
        <w:rPr>
          <w:rFonts w:ascii="Calibri" w:hAnsi="Calibri"/>
        </w:rPr>
        <w:t xml:space="preserve"> equipment</w:t>
      </w:r>
      <w:r>
        <w:rPr>
          <w:rFonts w:ascii="Calibri" w:hAnsi="Calibri"/>
        </w:rPr>
        <w:t xml:space="preserve"> using deionized water</w:t>
      </w:r>
      <w:r w:rsidR="007F7C64">
        <w:rPr>
          <w:rFonts w:ascii="Calibri" w:hAnsi="Calibri"/>
        </w:rPr>
        <w:t xml:space="preserve"> and clean </w:t>
      </w:r>
      <w:commentRangeStart w:id="105"/>
      <w:r w:rsidR="007F7C64">
        <w:rPr>
          <w:rFonts w:ascii="Calibri" w:hAnsi="Calibri"/>
        </w:rPr>
        <w:t>rag</w:t>
      </w:r>
      <w:commentRangeEnd w:id="105"/>
      <w:r w:rsidR="009B70D4">
        <w:rPr>
          <w:rStyle w:val="CommentReference"/>
          <w:rFonts w:ascii="Times New Roman" w:eastAsia="Times New Roman" w:hAnsi="Times New Roman" w:cs="Times New Roman"/>
        </w:rPr>
        <w:commentReference w:id="105"/>
      </w:r>
      <w:r w:rsidRPr="004D6028">
        <w:rPr>
          <w:rFonts w:ascii="Calibri" w:hAnsi="Calibri"/>
        </w:rPr>
        <w:t>.</w:t>
      </w:r>
    </w:p>
    <w:p w14:paraId="3D1E98D4" w14:textId="77777777" w:rsidR="009B70D4" w:rsidRDefault="009B70D4" w:rsidP="00AA16AB">
      <w:pPr>
        <w:rPr>
          <w:ins w:id="106" w:author="NEON Default" w:date="2016-04-21T14:02:00Z"/>
          <w:rFonts w:ascii="Calibri" w:hAnsi="Calibri"/>
        </w:rPr>
      </w:pPr>
    </w:p>
    <w:p w14:paraId="131D57DE" w14:textId="77777777" w:rsidR="009B70D4" w:rsidRDefault="009B70D4" w:rsidP="00AA16AB">
      <w:pPr>
        <w:rPr>
          <w:rFonts w:ascii="Calibri" w:hAnsi="Calibri"/>
        </w:rPr>
        <w:sectPr w:rsidR="009B70D4" w:rsidSect="00C8588E">
          <w:pgSz w:w="12240" w:h="15840"/>
          <w:pgMar w:top="1440" w:right="1440" w:bottom="1440" w:left="1440" w:header="720" w:footer="432" w:gutter="0"/>
          <w:cols w:space="720"/>
          <w:docGrid w:linePitch="360"/>
        </w:sectPr>
      </w:pPr>
    </w:p>
    <w:p w14:paraId="3AF95844" w14:textId="7EDE9EF1" w:rsidR="008E4DC7" w:rsidRPr="001929D9" w:rsidRDefault="008E4DC7" w:rsidP="008E4DC7">
      <w:pPr>
        <w:pStyle w:val="Callout"/>
      </w:pPr>
      <w:r w:rsidRPr="001929D9">
        <w:lastRenderedPageBreak/>
        <w:t xml:space="preserve">COLLECTING QUALITY SOIL SAMPLES FOR </w:t>
      </w:r>
      <w:r>
        <w:t xml:space="preserve">MICROBIAL </w:t>
      </w:r>
      <w:r w:rsidRPr="001929D9">
        <w:t>ANALYSIS</w:t>
      </w:r>
    </w:p>
    <w:p w14:paraId="0E4396FF" w14:textId="0DF593E4" w:rsidR="003A687D" w:rsidRDefault="003A687D" w:rsidP="008E4DC7">
      <w:pPr>
        <w:rPr>
          <w:rFonts w:ascii="Calibri" w:hAnsi="Calibri"/>
          <w:b/>
        </w:rPr>
      </w:pPr>
      <w:r>
        <w:rPr>
          <w:rFonts w:ascii="Calibri" w:hAnsi="Calibri"/>
          <w:b/>
        </w:rPr>
        <w:t xml:space="preserve">REMINDER:  </w:t>
      </w:r>
      <w:r w:rsidRPr="000552F9">
        <w:rPr>
          <w:rFonts w:ascii="Calibri" w:hAnsi="Calibri"/>
        </w:rPr>
        <w:t>Use sterile technique as much as reasonably possible.</w:t>
      </w:r>
    </w:p>
    <w:p w14:paraId="0ABC0CF6" w14:textId="54F4A4A1" w:rsidR="008E4DC7" w:rsidRPr="004D6028" w:rsidRDefault="008E4DC7" w:rsidP="008E4DC7">
      <w:pPr>
        <w:rPr>
          <w:rFonts w:ascii="Calibri" w:hAnsi="Calibri"/>
        </w:rPr>
      </w:pPr>
      <w:r w:rsidRPr="004D6028">
        <w:rPr>
          <w:rFonts w:ascii="Calibri" w:hAnsi="Calibri"/>
          <w:b/>
        </w:rPr>
        <w:t>STEP 1</w:t>
      </w:r>
      <w:r w:rsidRPr="004D6028">
        <w:rPr>
          <w:rFonts w:ascii="Calibri" w:hAnsi="Calibri"/>
        </w:rPr>
        <w:t xml:space="preserve"> - Cold soak coolers for </w:t>
      </w:r>
      <w:r w:rsidR="00A54C46">
        <w:rPr>
          <w:rFonts w:ascii="Calibri" w:hAnsi="Calibri"/>
        </w:rPr>
        <w:t>molecular</w:t>
      </w:r>
      <w:r w:rsidRPr="004D6028">
        <w:rPr>
          <w:rFonts w:ascii="Calibri" w:hAnsi="Calibri"/>
        </w:rPr>
        <w:t xml:space="preserve"> samples before going into field.</w:t>
      </w:r>
    </w:p>
    <w:p w14:paraId="6B49EE30" w14:textId="77777777" w:rsidR="008E4DC7" w:rsidRPr="004D6028" w:rsidRDefault="008E4DC7" w:rsidP="008E4DC7">
      <w:pPr>
        <w:rPr>
          <w:rFonts w:ascii="Calibri" w:hAnsi="Calibri"/>
        </w:rPr>
      </w:pPr>
      <w:r w:rsidRPr="004D6028">
        <w:rPr>
          <w:rFonts w:ascii="Calibri" w:hAnsi="Calibri"/>
          <w:b/>
        </w:rPr>
        <w:t>STEP 2</w:t>
      </w:r>
      <w:r w:rsidRPr="004D6028">
        <w:rPr>
          <w:rFonts w:ascii="Calibri" w:hAnsi="Calibri"/>
        </w:rPr>
        <w:t xml:space="preserve"> - Use plot ID and relative (</w:t>
      </w:r>
      <w:r>
        <w:rPr>
          <w:rFonts w:ascii="Calibri" w:hAnsi="Calibri"/>
        </w:rPr>
        <w:t>x, y</w:t>
      </w:r>
      <w:r w:rsidRPr="004D6028">
        <w:rPr>
          <w:rFonts w:ascii="Calibri" w:hAnsi="Calibri"/>
        </w:rPr>
        <w:t>) coordinates to locate pre-determined sample locations.</w:t>
      </w:r>
    </w:p>
    <w:p w14:paraId="5F2E525E" w14:textId="635FAFA8" w:rsidR="004E5079" w:rsidRPr="00C4474F" w:rsidRDefault="004E5079" w:rsidP="008E4DC7">
      <w:pPr>
        <w:rPr>
          <w:rFonts w:ascii="Calibri" w:hAnsi="Calibri"/>
        </w:rPr>
      </w:pPr>
      <w:r w:rsidRPr="00881790">
        <w:rPr>
          <w:rFonts w:ascii="Calibri" w:eastAsia="Calibri" w:hAnsi="Calibri" w:cs="Calibri"/>
          <w:b/>
          <w:bCs/>
        </w:rPr>
        <w:t xml:space="preserve">STEP 3 – </w:t>
      </w:r>
      <w:r w:rsidR="00B12D25" w:rsidRPr="00881790">
        <w:rPr>
          <w:rFonts w:ascii="Calibri" w:eastAsia="Calibri" w:hAnsi="Calibri" w:cs="Calibri"/>
          <w:bCs/>
        </w:rPr>
        <w:t>Sterilize</w:t>
      </w:r>
      <w:r w:rsidRPr="00881790">
        <w:rPr>
          <w:rFonts w:ascii="Calibri" w:eastAsia="Calibri" w:hAnsi="Calibri" w:cs="Calibri"/>
        </w:rPr>
        <w:t xml:space="preserve"> any equipment or consumables that will contact the sample </w:t>
      </w:r>
      <w:r w:rsidR="00B12D25">
        <w:rPr>
          <w:rFonts w:ascii="Calibri" w:eastAsia="Calibri" w:hAnsi="Calibri" w:cs="Calibri"/>
        </w:rPr>
        <w:t xml:space="preserve">by wiping </w:t>
      </w:r>
      <w:r w:rsidRPr="00881790">
        <w:rPr>
          <w:rFonts w:ascii="Calibri" w:eastAsia="Calibri" w:hAnsi="Calibri" w:cs="Calibri"/>
        </w:rPr>
        <w:t>with ethanol.</w:t>
      </w:r>
    </w:p>
    <w:p w14:paraId="0E43A9D1" w14:textId="05BD673D" w:rsidR="008E4DC7" w:rsidRPr="004D6028" w:rsidRDefault="008E4DC7" w:rsidP="008E4DC7">
      <w:pPr>
        <w:rPr>
          <w:rFonts w:ascii="Calibri" w:hAnsi="Calibri"/>
        </w:rPr>
      </w:pPr>
      <w:r w:rsidRPr="00881790">
        <w:rPr>
          <w:rFonts w:ascii="Calibri" w:eastAsia="Calibri" w:hAnsi="Calibri" w:cs="Calibri"/>
          <w:b/>
          <w:bCs/>
        </w:rPr>
        <w:t xml:space="preserve">STEP </w:t>
      </w:r>
      <w:r w:rsidR="004E5079" w:rsidRPr="00881790">
        <w:rPr>
          <w:rFonts w:ascii="Calibri" w:eastAsia="Calibri" w:hAnsi="Calibri" w:cs="Calibri"/>
          <w:b/>
          <w:bCs/>
        </w:rPr>
        <w:t>4</w:t>
      </w:r>
      <w:r w:rsidRPr="00881790">
        <w:rPr>
          <w:rFonts w:ascii="Calibri" w:eastAsia="Calibri" w:hAnsi="Calibri" w:cs="Calibri"/>
        </w:rPr>
        <w:t xml:space="preserve"> - Measure litter layer.</w:t>
      </w:r>
    </w:p>
    <w:p w14:paraId="54D66C80" w14:textId="4E2E32E7" w:rsidR="008E4DC7" w:rsidRPr="004D6028" w:rsidRDefault="008E4DC7" w:rsidP="008E4DC7">
      <w:pPr>
        <w:rPr>
          <w:rFonts w:ascii="Calibri" w:hAnsi="Calibri"/>
        </w:rPr>
      </w:pPr>
      <w:r w:rsidRPr="00881790">
        <w:rPr>
          <w:rFonts w:ascii="Calibri" w:eastAsia="Calibri" w:hAnsi="Calibri" w:cs="Calibri"/>
          <w:b/>
          <w:bCs/>
        </w:rPr>
        <w:t xml:space="preserve">STEP </w:t>
      </w:r>
      <w:r w:rsidR="004E5079" w:rsidRPr="00881790">
        <w:rPr>
          <w:rFonts w:ascii="Calibri" w:eastAsia="Calibri" w:hAnsi="Calibri" w:cs="Calibri"/>
          <w:b/>
          <w:bCs/>
        </w:rPr>
        <w:t>5</w:t>
      </w:r>
      <w:r w:rsidRPr="00881790">
        <w:rPr>
          <w:rFonts w:ascii="Calibri" w:eastAsia="Calibri" w:hAnsi="Calibri" w:cs="Calibri"/>
        </w:rPr>
        <w:t xml:space="preserve"> </w:t>
      </w:r>
      <w:r w:rsidR="00DA6762" w:rsidRPr="00881790">
        <w:rPr>
          <w:rFonts w:ascii="Calibri" w:eastAsia="Calibri" w:hAnsi="Calibri" w:cs="Calibri"/>
        </w:rPr>
        <w:t>–</w:t>
      </w:r>
      <w:r w:rsidRPr="00881790">
        <w:rPr>
          <w:rFonts w:ascii="Calibri" w:eastAsia="Calibri" w:hAnsi="Calibri" w:cs="Calibri"/>
        </w:rPr>
        <w:t xml:space="preserve"> </w:t>
      </w:r>
      <w:r w:rsidR="00DA6762" w:rsidRPr="00881790">
        <w:rPr>
          <w:rFonts w:ascii="Calibri" w:eastAsia="Calibri" w:hAnsi="Calibri" w:cs="Calibri"/>
        </w:rPr>
        <w:t>If present, c</w:t>
      </w:r>
      <w:r w:rsidRPr="00881790">
        <w:rPr>
          <w:rFonts w:ascii="Calibri" w:eastAsia="Calibri" w:hAnsi="Calibri" w:cs="Calibri"/>
        </w:rPr>
        <w:t>ollect 2 organic horizon areas per sample with “brownie cutter”</w:t>
      </w:r>
    </w:p>
    <w:p w14:paraId="410D3F78" w14:textId="503358D0" w:rsidR="008E4DC7" w:rsidRPr="004D6028" w:rsidRDefault="008E4DC7" w:rsidP="008E4DC7">
      <w:pPr>
        <w:rPr>
          <w:rFonts w:ascii="Calibri" w:hAnsi="Calibri"/>
        </w:rPr>
      </w:pPr>
      <w:r w:rsidRPr="004D6028">
        <w:rPr>
          <w:rFonts w:ascii="Calibri" w:hAnsi="Calibri"/>
          <w:b/>
        </w:rPr>
        <w:t xml:space="preserve">STEP </w:t>
      </w:r>
      <w:r w:rsidR="004E5079">
        <w:rPr>
          <w:rFonts w:ascii="Calibri" w:hAnsi="Calibri"/>
          <w:b/>
        </w:rPr>
        <w:t>6</w:t>
      </w:r>
      <w:r w:rsidRPr="004D6028">
        <w:rPr>
          <w:rFonts w:ascii="Calibri" w:hAnsi="Calibri"/>
        </w:rPr>
        <w:t xml:space="preserve"> </w:t>
      </w:r>
      <w:r>
        <w:rPr>
          <w:rFonts w:ascii="Calibri" w:hAnsi="Calibri"/>
        </w:rPr>
        <w:t>–</w:t>
      </w:r>
      <w:r w:rsidRPr="004D6028">
        <w:rPr>
          <w:rFonts w:ascii="Calibri" w:hAnsi="Calibri"/>
        </w:rPr>
        <w:t xml:space="preserve"> </w:t>
      </w:r>
      <w:r w:rsidR="00DA6762">
        <w:rPr>
          <w:rFonts w:ascii="Calibri" w:hAnsi="Calibri"/>
        </w:rPr>
        <w:t>If present, p</w:t>
      </w:r>
      <w:r>
        <w:rPr>
          <w:rFonts w:ascii="Calibri" w:hAnsi="Calibri"/>
        </w:rPr>
        <w:t xml:space="preserve">ut </w:t>
      </w:r>
      <w:r w:rsidRPr="004D6028">
        <w:rPr>
          <w:rFonts w:ascii="Calibri" w:hAnsi="Calibri"/>
        </w:rPr>
        <w:t>organic sample</w:t>
      </w:r>
      <w:r>
        <w:rPr>
          <w:rFonts w:ascii="Calibri" w:hAnsi="Calibri"/>
        </w:rPr>
        <w:t>s</w:t>
      </w:r>
      <w:r w:rsidRPr="004D6028">
        <w:rPr>
          <w:rFonts w:ascii="Calibri" w:hAnsi="Calibri"/>
        </w:rPr>
        <w:t xml:space="preserve"> into </w:t>
      </w:r>
      <w:r>
        <w:rPr>
          <w:rFonts w:ascii="Calibri" w:hAnsi="Calibri"/>
        </w:rPr>
        <w:t>1 bag</w:t>
      </w:r>
      <w:r w:rsidR="00DA6762">
        <w:rPr>
          <w:rFonts w:ascii="Calibri" w:hAnsi="Calibri"/>
        </w:rPr>
        <w:t xml:space="preserve"> and</w:t>
      </w:r>
      <w:r>
        <w:rPr>
          <w:rFonts w:ascii="Calibri" w:hAnsi="Calibri"/>
        </w:rPr>
        <w:t xml:space="preserve"> homogenize</w:t>
      </w:r>
      <w:r w:rsidR="003642D8">
        <w:rPr>
          <w:rFonts w:ascii="Calibri" w:hAnsi="Calibri"/>
        </w:rPr>
        <w:t xml:space="preserve">. </w:t>
      </w:r>
      <w:r w:rsidR="00DA6762">
        <w:rPr>
          <w:rFonts w:ascii="Calibri" w:hAnsi="Calibri"/>
        </w:rPr>
        <w:t>F</w:t>
      </w:r>
      <w:r>
        <w:rPr>
          <w:rFonts w:ascii="Calibri" w:hAnsi="Calibri"/>
        </w:rPr>
        <w:t xml:space="preserve">ill </w:t>
      </w:r>
      <w:r w:rsidR="00B12D25">
        <w:rPr>
          <w:rFonts w:ascii="Calibri" w:hAnsi="Calibri"/>
        </w:rPr>
        <w:t>6</w:t>
      </w:r>
      <w:r w:rsidR="00DA6762">
        <w:rPr>
          <w:rFonts w:ascii="Calibri" w:hAnsi="Calibri"/>
        </w:rPr>
        <w:t xml:space="preserve"> x 2 oz. whirlpaks ~1/2-way,</w:t>
      </w:r>
      <w:r>
        <w:rPr>
          <w:rFonts w:ascii="Calibri" w:hAnsi="Calibri"/>
        </w:rPr>
        <w:t xml:space="preserve"> </w:t>
      </w:r>
      <w:r w:rsidR="00DA6762">
        <w:rPr>
          <w:rFonts w:ascii="Calibri" w:hAnsi="Calibri"/>
        </w:rPr>
        <w:t>l</w:t>
      </w:r>
      <w:r w:rsidRPr="004D6028">
        <w:rPr>
          <w:rFonts w:ascii="Calibri" w:hAnsi="Calibri"/>
        </w:rPr>
        <w:t>abel</w:t>
      </w:r>
      <w:r w:rsidR="00DA6762">
        <w:rPr>
          <w:rFonts w:ascii="Calibri" w:hAnsi="Calibri"/>
        </w:rPr>
        <w:t>, and</w:t>
      </w:r>
      <w:r>
        <w:rPr>
          <w:rFonts w:ascii="Calibri" w:hAnsi="Calibri"/>
        </w:rPr>
        <w:t xml:space="preserve"> </w:t>
      </w:r>
      <w:r w:rsidRPr="004D6028">
        <w:rPr>
          <w:rFonts w:ascii="Calibri" w:hAnsi="Calibri"/>
        </w:rPr>
        <w:t>store on dry ice</w:t>
      </w:r>
      <w:r w:rsidR="00DA6762">
        <w:rPr>
          <w:rFonts w:ascii="Calibri" w:hAnsi="Calibri"/>
        </w:rPr>
        <w:t>. Fill a 1-pint freezer bag ~1/2 way and label</w:t>
      </w:r>
      <w:r w:rsidR="003642D8">
        <w:rPr>
          <w:rFonts w:ascii="Calibri" w:hAnsi="Calibri"/>
        </w:rPr>
        <w:t xml:space="preserve">. </w:t>
      </w:r>
      <w:r w:rsidR="00DA6762">
        <w:rPr>
          <w:rFonts w:ascii="Calibri" w:hAnsi="Calibri"/>
        </w:rPr>
        <w:t>Store the two</w:t>
      </w:r>
      <w:r w:rsidRPr="004D6028">
        <w:rPr>
          <w:rFonts w:ascii="Calibri" w:hAnsi="Calibri"/>
        </w:rPr>
        <w:t xml:space="preserve"> </w:t>
      </w:r>
      <w:r>
        <w:rPr>
          <w:rFonts w:ascii="Calibri" w:hAnsi="Calibri"/>
        </w:rPr>
        <w:t>bagged sample</w:t>
      </w:r>
      <w:r w:rsidR="00DA6762">
        <w:rPr>
          <w:rFonts w:ascii="Calibri" w:hAnsi="Calibri"/>
        </w:rPr>
        <w:t>s</w:t>
      </w:r>
      <w:r w:rsidRPr="004D6028">
        <w:rPr>
          <w:rFonts w:ascii="Calibri" w:hAnsi="Calibri"/>
        </w:rPr>
        <w:t xml:space="preserve"> on ice packs.</w:t>
      </w:r>
    </w:p>
    <w:p w14:paraId="3448B7AF" w14:textId="0ED79F49" w:rsidR="008E4DC7" w:rsidRPr="004D6028" w:rsidRDefault="008E4DC7" w:rsidP="008E4DC7">
      <w:pPr>
        <w:rPr>
          <w:rFonts w:ascii="Calibri" w:hAnsi="Calibri"/>
        </w:rPr>
      </w:pPr>
      <w:r w:rsidRPr="004D6028">
        <w:rPr>
          <w:rFonts w:ascii="Calibri" w:hAnsi="Calibri"/>
          <w:b/>
        </w:rPr>
        <w:t xml:space="preserve">STEP </w:t>
      </w:r>
      <w:r w:rsidR="004E5079">
        <w:rPr>
          <w:rFonts w:ascii="Calibri" w:hAnsi="Calibri"/>
          <w:b/>
        </w:rPr>
        <w:t>7</w:t>
      </w:r>
      <w:r w:rsidRPr="004D6028">
        <w:rPr>
          <w:rFonts w:ascii="Calibri" w:hAnsi="Calibri"/>
        </w:rPr>
        <w:t xml:space="preserve"> </w:t>
      </w:r>
      <w:r w:rsidR="00DA6762">
        <w:rPr>
          <w:rFonts w:ascii="Calibri" w:hAnsi="Calibri"/>
        </w:rPr>
        <w:t>–</w:t>
      </w:r>
      <w:r w:rsidRPr="004D6028">
        <w:rPr>
          <w:rFonts w:ascii="Calibri" w:hAnsi="Calibri"/>
        </w:rPr>
        <w:t xml:space="preserve"> </w:t>
      </w:r>
      <w:r w:rsidR="00DA6762">
        <w:rPr>
          <w:rFonts w:ascii="Calibri" w:hAnsi="Calibri"/>
        </w:rPr>
        <w:t>If organic horizon is not present, c</w:t>
      </w:r>
      <w:r w:rsidRPr="004D6028">
        <w:rPr>
          <w:rFonts w:ascii="Calibri" w:hAnsi="Calibri"/>
        </w:rPr>
        <w:t xml:space="preserve">ollect mineral </w:t>
      </w:r>
      <w:r>
        <w:rPr>
          <w:rFonts w:ascii="Calibri" w:hAnsi="Calibri"/>
        </w:rPr>
        <w:t>horizon</w:t>
      </w:r>
      <w:r w:rsidRPr="004D6028">
        <w:rPr>
          <w:rFonts w:ascii="Calibri" w:hAnsi="Calibri"/>
        </w:rPr>
        <w:t xml:space="preserve"> </w:t>
      </w:r>
      <w:r>
        <w:rPr>
          <w:rFonts w:ascii="Calibri" w:hAnsi="Calibri"/>
        </w:rPr>
        <w:t>core(s)</w:t>
      </w:r>
      <w:r w:rsidRPr="004D6028">
        <w:rPr>
          <w:rFonts w:ascii="Calibri" w:hAnsi="Calibri"/>
        </w:rPr>
        <w:t xml:space="preserve"> with </w:t>
      </w:r>
      <w:r>
        <w:rPr>
          <w:rFonts w:ascii="Calibri" w:hAnsi="Calibri"/>
        </w:rPr>
        <w:t>approved coring device for your domain</w:t>
      </w:r>
      <w:r w:rsidRPr="004D6028">
        <w:rPr>
          <w:rFonts w:ascii="Calibri" w:hAnsi="Calibri"/>
        </w:rPr>
        <w:t xml:space="preserve">, place </w:t>
      </w:r>
      <w:r>
        <w:rPr>
          <w:rFonts w:ascii="Calibri" w:hAnsi="Calibri"/>
        </w:rPr>
        <w:t xml:space="preserve">in </w:t>
      </w:r>
      <w:r w:rsidRPr="004D6028">
        <w:rPr>
          <w:rFonts w:ascii="Calibri" w:hAnsi="Calibri"/>
        </w:rPr>
        <w:t>bag and homogenize</w:t>
      </w:r>
      <w:r w:rsidR="003642D8">
        <w:rPr>
          <w:rFonts w:ascii="Calibri" w:hAnsi="Calibri"/>
        </w:rPr>
        <w:t xml:space="preserve">. </w:t>
      </w:r>
      <w:r w:rsidR="00DA6762">
        <w:rPr>
          <w:rFonts w:ascii="Calibri" w:hAnsi="Calibri"/>
        </w:rPr>
        <w:t>F</w:t>
      </w:r>
      <w:r>
        <w:rPr>
          <w:rFonts w:ascii="Calibri" w:hAnsi="Calibri"/>
        </w:rPr>
        <w:t xml:space="preserve">ill </w:t>
      </w:r>
      <w:r w:rsidR="00B12D25">
        <w:rPr>
          <w:rFonts w:ascii="Calibri" w:hAnsi="Calibri"/>
        </w:rPr>
        <w:t>6</w:t>
      </w:r>
      <w:r w:rsidR="00DA6762">
        <w:rPr>
          <w:rFonts w:ascii="Calibri" w:hAnsi="Calibri"/>
        </w:rPr>
        <w:t xml:space="preserve"> x 2oz. whirlpaks ~1/2-way, label, and store on dry ice</w:t>
      </w:r>
      <w:r w:rsidR="003642D8">
        <w:rPr>
          <w:rFonts w:ascii="Calibri" w:hAnsi="Calibri"/>
        </w:rPr>
        <w:t xml:space="preserve">. </w:t>
      </w:r>
      <w:r w:rsidR="00DA6762">
        <w:rPr>
          <w:rFonts w:ascii="Calibri" w:hAnsi="Calibri"/>
        </w:rPr>
        <w:t>Fill a 1-pint freezer bag ~1/2 way and label</w:t>
      </w:r>
      <w:r w:rsidR="003642D8">
        <w:rPr>
          <w:rFonts w:ascii="Calibri" w:hAnsi="Calibri"/>
        </w:rPr>
        <w:t xml:space="preserve">. </w:t>
      </w:r>
      <w:r w:rsidR="00DA6762">
        <w:rPr>
          <w:rFonts w:ascii="Calibri" w:hAnsi="Calibri"/>
        </w:rPr>
        <w:t xml:space="preserve">Store the two bagged samples on ice packs. </w:t>
      </w:r>
    </w:p>
    <w:p w14:paraId="0A282C20" w14:textId="77777777" w:rsidR="008E4DC7" w:rsidRPr="004D6028" w:rsidRDefault="008E4DC7" w:rsidP="008E4DC7">
      <w:pPr>
        <w:rPr>
          <w:rFonts w:ascii="Calibri" w:hAnsi="Calibri"/>
        </w:rPr>
      </w:pPr>
      <w:r w:rsidRPr="004D6028">
        <w:rPr>
          <w:rFonts w:ascii="Calibri" w:hAnsi="Calibri"/>
          <w:b/>
        </w:rPr>
        <w:t xml:space="preserve">STEP </w:t>
      </w:r>
      <w:r>
        <w:rPr>
          <w:rFonts w:ascii="Calibri" w:hAnsi="Calibri"/>
          <w:b/>
        </w:rPr>
        <w:t>8</w:t>
      </w:r>
      <w:r w:rsidRPr="004D6028">
        <w:rPr>
          <w:rFonts w:ascii="Calibri" w:hAnsi="Calibri"/>
        </w:rPr>
        <w:t xml:space="preserve"> - Backfill boreholes in accordance with permit.</w:t>
      </w:r>
    </w:p>
    <w:p w14:paraId="42316BBE" w14:textId="63F017ED" w:rsidR="008E4DC7" w:rsidRDefault="008E4DC7" w:rsidP="008E4DC7">
      <w:pPr>
        <w:rPr>
          <w:rFonts w:ascii="Calibri" w:hAnsi="Calibri"/>
        </w:rPr>
      </w:pPr>
      <w:r w:rsidRPr="004D6028">
        <w:rPr>
          <w:rFonts w:ascii="Calibri" w:hAnsi="Calibri"/>
          <w:b/>
        </w:rPr>
        <w:t xml:space="preserve">STEP </w:t>
      </w:r>
      <w:r>
        <w:rPr>
          <w:rFonts w:ascii="Calibri" w:hAnsi="Calibri"/>
          <w:b/>
        </w:rPr>
        <w:t>9</w:t>
      </w:r>
      <w:r w:rsidRPr="004D6028">
        <w:rPr>
          <w:rFonts w:ascii="Calibri" w:hAnsi="Calibri"/>
        </w:rPr>
        <w:t xml:space="preserve"> </w:t>
      </w:r>
      <w:r>
        <w:rPr>
          <w:rFonts w:ascii="Calibri" w:hAnsi="Calibri"/>
        </w:rPr>
        <w:t>–</w:t>
      </w:r>
      <w:r w:rsidRPr="004D6028">
        <w:rPr>
          <w:rFonts w:ascii="Calibri" w:hAnsi="Calibri"/>
        </w:rPr>
        <w:t xml:space="preserve"> </w:t>
      </w:r>
      <w:r w:rsidR="00B12D25">
        <w:rPr>
          <w:rFonts w:ascii="Calibri" w:hAnsi="Calibri"/>
        </w:rPr>
        <w:t xml:space="preserve">Rinse </w:t>
      </w:r>
      <w:r w:rsidRPr="004D6028">
        <w:rPr>
          <w:rFonts w:ascii="Calibri" w:hAnsi="Calibri"/>
        </w:rPr>
        <w:t>equipment</w:t>
      </w:r>
      <w:r>
        <w:rPr>
          <w:rFonts w:ascii="Calibri" w:hAnsi="Calibri"/>
        </w:rPr>
        <w:t xml:space="preserve"> using deionized water and clean rag</w:t>
      </w:r>
      <w:r w:rsidRPr="004D6028">
        <w:rPr>
          <w:rFonts w:ascii="Calibri" w:hAnsi="Calibri"/>
        </w:rPr>
        <w:t>.</w:t>
      </w:r>
    </w:p>
    <w:p w14:paraId="0D8BE11D" w14:textId="57179B5E" w:rsidR="00AA16AB" w:rsidRDefault="00AA16AB" w:rsidP="00AA16AB">
      <w:pPr>
        <w:rPr>
          <w:rFonts w:ascii="Calibri" w:hAnsi="Calibri"/>
        </w:rPr>
      </w:pPr>
    </w:p>
    <w:p w14:paraId="4A47C856" w14:textId="77777777" w:rsidR="00BF6173" w:rsidRDefault="00BF6173">
      <w:pPr>
        <w:rPr>
          <w:lang w:eastAsia="ja-JP"/>
        </w:rPr>
      </w:pPr>
      <w:r>
        <w:rPr>
          <w:lang w:eastAsia="ja-JP"/>
        </w:rPr>
        <w:br w:type="page"/>
      </w:r>
    </w:p>
    <w:p w14:paraId="3EDD6AED" w14:textId="77777777" w:rsidR="00BF6173" w:rsidRDefault="00BF6173" w:rsidP="004F72C4">
      <w:pPr>
        <w:pStyle w:val="Heading8"/>
        <w:rPr>
          <w:lang w:eastAsia="ja-JP"/>
        </w:rPr>
      </w:pPr>
      <w:bookmarkStart w:id="107" w:name="_Toc307663915"/>
      <w:r>
        <w:rPr>
          <w:lang w:eastAsia="ja-JP"/>
        </w:rPr>
        <w:lastRenderedPageBreak/>
        <w:t>Reminders</w:t>
      </w:r>
      <w:bookmarkEnd w:id="107"/>
    </w:p>
    <w:p w14:paraId="4F5BDE36" w14:textId="485C8722" w:rsidR="00AA16AB" w:rsidRPr="007F40C4" w:rsidRDefault="00AA16AB" w:rsidP="00AA16AB">
      <w:pPr>
        <w:pStyle w:val="Callout"/>
      </w:pPr>
      <w:r>
        <w:t>COLLECTING</w:t>
      </w:r>
      <w:r w:rsidRPr="007F40C4">
        <w:t xml:space="preserve"> QUALITY S</w:t>
      </w:r>
      <w:r>
        <w:t>OIL SAMPLES FOR BIOGEOCHEMICAL</w:t>
      </w:r>
      <w:r w:rsidR="008E4DC7">
        <w:t xml:space="preserve"> AND MICROBIAL</w:t>
      </w:r>
      <w:r>
        <w:t xml:space="preserve"> </w:t>
      </w:r>
      <w:r w:rsidRPr="007F40C4">
        <w:t>ANALYS</w:t>
      </w:r>
      <w:r w:rsidR="008E4DC7">
        <w:t>E</w:t>
      </w:r>
      <w:r w:rsidRPr="007F40C4">
        <w:t>S</w:t>
      </w:r>
    </w:p>
    <w:p w14:paraId="1268AED6" w14:textId="77777777" w:rsidR="00AA16AB" w:rsidRPr="0097166F" w:rsidRDefault="00AA16AB" w:rsidP="00AA16AB">
      <w:pPr>
        <w:spacing w:after="120"/>
        <w:rPr>
          <w:rFonts w:ascii="Calibri" w:hAnsi="Calibri"/>
          <w:b/>
        </w:rPr>
      </w:pPr>
      <w:bookmarkStart w:id="108" w:name="_Toc356217765"/>
      <w:r w:rsidRPr="0097166F">
        <w:rPr>
          <w:rFonts w:ascii="Calibri" w:hAnsi="Calibri"/>
          <w:b/>
        </w:rPr>
        <w:t>Pre-sampling: Be sure to…</w:t>
      </w:r>
      <w:bookmarkEnd w:id="108"/>
    </w:p>
    <w:p w14:paraId="55080CD3" w14:textId="77777777" w:rsidR="00AA16AB" w:rsidRPr="007F40C4" w:rsidRDefault="00AA16AB" w:rsidP="00AA16AB">
      <w:pPr>
        <w:pStyle w:val="Checklist"/>
        <w:spacing w:after="120"/>
        <w:rPr>
          <w:rFonts w:ascii="Calibri" w:hAnsi="Calibri"/>
          <w:sz w:val="22"/>
          <w:szCs w:val="22"/>
        </w:rPr>
      </w:pPr>
      <w:bookmarkStart w:id="109" w:name="_Toc248484367"/>
      <w:bookmarkStart w:id="110" w:name="_Toc251587684"/>
      <w:bookmarkStart w:id="111" w:name="_Toc252656522"/>
      <w:bookmarkStart w:id="112" w:name="_Toc383083071"/>
      <w:r w:rsidRPr="007F40C4">
        <w:rPr>
          <w:rFonts w:ascii="Calibri" w:hAnsi="Calibri"/>
          <w:sz w:val="22"/>
          <w:szCs w:val="22"/>
        </w:rPr>
        <w:t>Cold soak coolers for shipping “field-moist” samples (if required).</w:t>
      </w:r>
      <w:bookmarkEnd w:id="109"/>
      <w:bookmarkEnd w:id="110"/>
      <w:bookmarkEnd w:id="111"/>
      <w:bookmarkEnd w:id="112"/>
    </w:p>
    <w:p w14:paraId="30E0E6A0" w14:textId="77777777" w:rsidR="00AA16AB" w:rsidRPr="007F40C4" w:rsidRDefault="00AA16AB" w:rsidP="00AA16AB">
      <w:pPr>
        <w:pStyle w:val="Checklist"/>
        <w:spacing w:after="120"/>
        <w:rPr>
          <w:rFonts w:ascii="Calibri" w:hAnsi="Calibri"/>
          <w:sz w:val="22"/>
          <w:szCs w:val="22"/>
        </w:rPr>
      </w:pPr>
      <w:bookmarkStart w:id="113" w:name="_Toc248484368"/>
      <w:bookmarkStart w:id="114" w:name="_Toc251587685"/>
      <w:bookmarkStart w:id="115" w:name="_Toc252656523"/>
      <w:bookmarkStart w:id="116" w:name="_Toc383083072"/>
      <w:r w:rsidRPr="007F40C4">
        <w:rPr>
          <w:rFonts w:ascii="Calibri" w:hAnsi="Calibri"/>
          <w:sz w:val="22"/>
          <w:szCs w:val="22"/>
        </w:rPr>
        <w:t>Upload GPS coordinates for sample locations</w:t>
      </w:r>
      <w:r>
        <w:rPr>
          <w:rFonts w:ascii="Calibri" w:hAnsi="Calibri"/>
          <w:sz w:val="22"/>
          <w:szCs w:val="22"/>
        </w:rPr>
        <w:t xml:space="preserve"> and review job ticket</w:t>
      </w:r>
      <w:r w:rsidRPr="007F40C4">
        <w:rPr>
          <w:rFonts w:ascii="Calibri" w:hAnsi="Calibri"/>
          <w:sz w:val="22"/>
          <w:szCs w:val="22"/>
        </w:rPr>
        <w:t>.</w:t>
      </w:r>
      <w:bookmarkEnd w:id="113"/>
      <w:bookmarkEnd w:id="114"/>
      <w:bookmarkEnd w:id="115"/>
      <w:bookmarkEnd w:id="116"/>
    </w:p>
    <w:p w14:paraId="3EFC5826" w14:textId="77777777" w:rsidR="00AA16AB" w:rsidRPr="007F40C4" w:rsidRDefault="00AA16AB" w:rsidP="00AA16AB">
      <w:pPr>
        <w:pStyle w:val="Checklist"/>
        <w:spacing w:after="120"/>
        <w:rPr>
          <w:rFonts w:ascii="Calibri" w:hAnsi="Calibri"/>
          <w:sz w:val="22"/>
          <w:szCs w:val="22"/>
        </w:rPr>
      </w:pPr>
      <w:bookmarkStart w:id="117" w:name="_Toc248484369"/>
      <w:bookmarkStart w:id="118" w:name="_Toc251587686"/>
      <w:bookmarkStart w:id="119" w:name="_Toc252656524"/>
      <w:bookmarkStart w:id="120" w:name="_Toc383083073"/>
      <w:r w:rsidRPr="007F40C4">
        <w:rPr>
          <w:rFonts w:ascii="Calibri" w:hAnsi="Calibri"/>
          <w:sz w:val="22"/>
          <w:szCs w:val="22"/>
        </w:rPr>
        <w:t>Know any special permit requirements for target site.</w:t>
      </w:r>
      <w:bookmarkEnd w:id="117"/>
      <w:bookmarkEnd w:id="118"/>
      <w:bookmarkEnd w:id="119"/>
      <w:bookmarkEnd w:id="120"/>
    </w:p>
    <w:p w14:paraId="71CE8357" w14:textId="77777777" w:rsidR="00AA16AB" w:rsidRPr="0097166F" w:rsidRDefault="00AA16AB" w:rsidP="00AA16AB">
      <w:pPr>
        <w:spacing w:after="120"/>
        <w:rPr>
          <w:rFonts w:ascii="Calibri" w:hAnsi="Calibri"/>
          <w:b/>
        </w:rPr>
      </w:pPr>
      <w:bookmarkStart w:id="121" w:name="_Toc356217766"/>
      <w:r w:rsidRPr="0097166F">
        <w:rPr>
          <w:rFonts w:ascii="Calibri" w:hAnsi="Calibri"/>
          <w:b/>
        </w:rPr>
        <w:t>At soil sample location: Check…</w:t>
      </w:r>
      <w:bookmarkEnd w:id="121"/>
    </w:p>
    <w:p w14:paraId="1A91A322" w14:textId="77777777" w:rsidR="00AA16AB" w:rsidRPr="007F40C4" w:rsidRDefault="00AA16AB" w:rsidP="00AA16AB">
      <w:pPr>
        <w:pStyle w:val="Checklist"/>
        <w:spacing w:after="120"/>
        <w:rPr>
          <w:rFonts w:ascii="Calibri" w:hAnsi="Calibri"/>
          <w:sz w:val="22"/>
          <w:szCs w:val="22"/>
        </w:rPr>
      </w:pPr>
      <w:bookmarkStart w:id="122" w:name="_Toc248484370"/>
      <w:bookmarkStart w:id="123" w:name="_Toc251587687"/>
      <w:bookmarkStart w:id="124" w:name="_Toc252656525"/>
      <w:bookmarkStart w:id="125" w:name="_Toc383083074"/>
      <w:r w:rsidRPr="007F40C4">
        <w:rPr>
          <w:rFonts w:ascii="Calibri" w:hAnsi="Calibri"/>
          <w:sz w:val="22"/>
          <w:szCs w:val="22"/>
        </w:rPr>
        <w:t>Is designated sampling area disturbed?</w:t>
      </w:r>
      <w:bookmarkEnd w:id="122"/>
      <w:bookmarkEnd w:id="123"/>
      <w:bookmarkEnd w:id="124"/>
      <w:bookmarkEnd w:id="125"/>
    </w:p>
    <w:p w14:paraId="602C1303" w14:textId="495789DA" w:rsidR="00AA16AB" w:rsidRPr="007F40C4" w:rsidRDefault="00AA16AB" w:rsidP="00AA16AB">
      <w:pPr>
        <w:pStyle w:val="Checklist"/>
        <w:spacing w:after="120"/>
        <w:rPr>
          <w:rFonts w:ascii="Calibri" w:hAnsi="Calibri"/>
          <w:sz w:val="22"/>
          <w:szCs w:val="22"/>
        </w:rPr>
      </w:pPr>
      <w:bookmarkStart w:id="126" w:name="_Toc248484371"/>
      <w:bookmarkStart w:id="127" w:name="_Toc251587688"/>
      <w:bookmarkStart w:id="128" w:name="_Toc252656526"/>
      <w:bookmarkStart w:id="129" w:name="_Toc383083075"/>
      <w:r w:rsidRPr="007F40C4">
        <w:rPr>
          <w:rFonts w:ascii="Calibri" w:hAnsi="Calibri"/>
          <w:sz w:val="22"/>
          <w:szCs w:val="22"/>
        </w:rPr>
        <w:t>If location moved more than 1 m, did you record reasons and new (</w:t>
      </w:r>
      <w:r w:rsidR="007F7C64">
        <w:rPr>
          <w:rFonts w:ascii="Calibri" w:hAnsi="Calibri"/>
          <w:sz w:val="22"/>
          <w:szCs w:val="22"/>
        </w:rPr>
        <w:t>x, y</w:t>
      </w:r>
      <w:r w:rsidRPr="007F40C4">
        <w:rPr>
          <w:rFonts w:ascii="Calibri" w:hAnsi="Calibri"/>
          <w:sz w:val="22"/>
          <w:szCs w:val="22"/>
        </w:rPr>
        <w:t xml:space="preserve">) coordinates on </w:t>
      </w:r>
      <w:r w:rsidR="007F7C64">
        <w:rPr>
          <w:rFonts w:ascii="Calibri" w:hAnsi="Calibri"/>
          <w:sz w:val="22"/>
          <w:szCs w:val="22"/>
        </w:rPr>
        <w:t>d</w:t>
      </w:r>
      <w:r w:rsidRPr="007F40C4">
        <w:rPr>
          <w:rFonts w:ascii="Calibri" w:hAnsi="Calibri"/>
          <w:sz w:val="22"/>
          <w:szCs w:val="22"/>
        </w:rPr>
        <w:t>ata</w:t>
      </w:r>
      <w:r w:rsidR="007F7C64">
        <w:rPr>
          <w:rFonts w:ascii="Calibri" w:hAnsi="Calibri"/>
          <w:sz w:val="22"/>
          <w:szCs w:val="22"/>
        </w:rPr>
        <w:t>s</w:t>
      </w:r>
      <w:r w:rsidRPr="007F40C4">
        <w:rPr>
          <w:rFonts w:ascii="Calibri" w:hAnsi="Calibri"/>
          <w:sz w:val="22"/>
          <w:szCs w:val="22"/>
        </w:rPr>
        <w:t>heet?</w:t>
      </w:r>
      <w:bookmarkEnd w:id="126"/>
      <w:bookmarkEnd w:id="127"/>
      <w:bookmarkEnd w:id="128"/>
      <w:bookmarkEnd w:id="129"/>
    </w:p>
    <w:p w14:paraId="15E234C2" w14:textId="20B90A9B" w:rsidR="00AA16AB" w:rsidRPr="007F40C4" w:rsidRDefault="00AA16AB" w:rsidP="00AA16AB">
      <w:pPr>
        <w:pStyle w:val="Checklist"/>
        <w:spacing w:after="120"/>
        <w:rPr>
          <w:rFonts w:ascii="Calibri" w:hAnsi="Calibri"/>
          <w:sz w:val="22"/>
          <w:szCs w:val="22"/>
        </w:rPr>
      </w:pPr>
      <w:bookmarkStart w:id="130" w:name="_Toc248484372"/>
      <w:bookmarkStart w:id="131" w:name="_Toc251587689"/>
      <w:bookmarkStart w:id="132" w:name="_Toc252656527"/>
      <w:bookmarkStart w:id="133" w:name="_Toc383083076"/>
      <w:r w:rsidRPr="007F40C4">
        <w:rPr>
          <w:rFonts w:ascii="Calibri" w:hAnsi="Calibri"/>
          <w:sz w:val="22"/>
          <w:szCs w:val="22"/>
        </w:rPr>
        <w:t xml:space="preserve">Did you record metadata on </w:t>
      </w:r>
      <w:r w:rsidR="007F7C64">
        <w:rPr>
          <w:rFonts w:ascii="Calibri" w:hAnsi="Calibri"/>
          <w:sz w:val="22"/>
          <w:szCs w:val="22"/>
        </w:rPr>
        <w:t>datasheet</w:t>
      </w:r>
      <w:r w:rsidRPr="007F40C4">
        <w:rPr>
          <w:rFonts w:ascii="Calibri" w:hAnsi="Calibri"/>
          <w:sz w:val="22"/>
          <w:szCs w:val="22"/>
        </w:rPr>
        <w:t xml:space="preserve"> (i.e., plot ID, date, etc…)?</w:t>
      </w:r>
      <w:bookmarkEnd w:id="130"/>
      <w:bookmarkEnd w:id="131"/>
      <w:bookmarkEnd w:id="132"/>
      <w:bookmarkEnd w:id="133"/>
    </w:p>
    <w:p w14:paraId="220EA1B6" w14:textId="77777777" w:rsidR="00AA16AB" w:rsidRPr="0097166F" w:rsidRDefault="00AA16AB" w:rsidP="00AA16AB">
      <w:pPr>
        <w:spacing w:after="120"/>
        <w:rPr>
          <w:rFonts w:ascii="Calibri" w:hAnsi="Calibri"/>
          <w:b/>
        </w:rPr>
      </w:pPr>
      <w:bookmarkStart w:id="134" w:name="_Toc356217767"/>
      <w:r w:rsidRPr="0097166F">
        <w:rPr>
          <w:rFonts w:ascii="Calibri" w:hAnsi="Calibri"/>
          <w:b/>
        </w:rPr>
        <w:t>Coring: Remember to…</w:t>
      </w:r>
      <w:bookmarkEnd w:id="134"/>
    </w:p>
    <w:p w14:paraId="265E958A" w14:textId="77777777" w:rsidR="00AA16AB" w:rsidRDefault="00AA16AB" w:rsidP="00AA16AB">
      <w:pPr>
        <w:pStyle w:val="Checklist"/>
        <w:spacing w:after="120"/>
        <w:rPr>
          <w:rFonts w:ascii="Calibri" w:hAnsi="Calibri"/>
          <w:sz w:val="22"/>
          <w:szCs w:val="22"/>
        </w:rPr>
      </w:pPr>
      <w:bookmarkStart w:id="135" w:name="_Toc248484373"/>
      <w:bookmarkStart w:id="136" w:name="_Toc251587690"/>
      <w:bookmarkStart w:id="137" w:name="_Toc252656528"/>
      <w:bookmarkStart w:id="138" w:name="_Toc383083077"/>
      <w:r w:rsidRPr="007F40C4">
        <w:rPr>
          <w:rFonts w:ascii="Calibri" w:hAnsi="Calibri"/>
          <w:sz w:val="22"/>
          <w:szCs w:val="22"/>
        </w:rPr>
        <w:t>Change gloves between pre-determined sample locations.</w:t>
      </w:r>
      <w:bookmarkEnd w:id="135"/>
      <w:bookmarkEnd w:id="136"/>
      <w:bookmarkEnd w:id="137"/>
      <w:bookmarkEnd w:id="138"/>
      <w:r w:rsidRPr="007F40C4">
        <w:rPr>
          <w:rFonts w:ascii="Calibri" w:hAnsi="Calibri"/>
          <w:sz w:val="22"/>
          <w:szCs w:val="22"/>
        </w:rPr>
        <w:t xml:space="preserve"> </w:t>
      </w:r>
    </w:p>
    <w:p w14:paraId="159BA17B" w14:textId="77777777" w:rsidR="00AA16AB" w:rsidRPr="007F40C4" w:rsidRDefault="00AA16AB" w:rsidP="00AA16AB">
      <w:pPr>
        <w:pStyle w:val="Checklist"/>
        <w:spacing w:after="120"/>
        <w:rPr>
          <w:rFonts w:ascii="Calibri" w:hAnsi="Calibri"/>
          <w:sz w:val="22"/>
          <w:szCs w:val="22"/>
        </w:rPr>
      </w:pPr>
      <w:bookmarkStart w:id="139" w:name="_Toc252656529"/>
      <w:bookmarkStart w:id="140" w:name="_Toc383083078"/>
      <w:r>
        <w:rPr>
          <w:rFonts w:ascii="Calibri" w:hAnsi="Calibri"/>
          <w:sz w:val="22"/>
          <w:szCs w:val="22"/>
        </w:rPr>
        <w:t>Measure soil temperature at each sample location.</w:t>
      </w:r>
      <w:bookmarkEnd w:id="139"/>
      <w:bookmarkEnd w:id="140"/>
    </w:p>
    <w:p w14:paraId="0E8EB711" w14:textId="77777777" w:rsidR="00AA16AB" w:rsidRPr="007F40C4" w:rsidRDefault="00AA16AB" w:rsidP="00AA16AB">
      <w:pPr>
        <w:pStyle w:val="Checklist"/>
        <w:spacing w:after="120"/>
        <w:rPr>
          <w:rFonts w:ascii="Calibri" w:hAnsi="Calibri"/>
          <w:sz w:val="22"/>
          <w:szCs w:val="22"/>
        </w:rPr>
      </w:pPr>
      <w:bookmarkStart w:id="141" w:name="_Toc248484374"/>
      <w:bookmarkStart w:id="142" w:name="_Toc251587691"/>
      <w:bookmarkStart w:id="143" w:name="_Toc252656530"/>
      <w:bookmarkStart w:id="144" w:name="_Toc383083079"/>
      <w:r w:rsidRPr="007F40C4">
        <w:rPr>
          <w:rFonts w:ascii="Calibri" w:hAnsi="Calibri"/>
          <w:sz w:val="22"/>
          <w:szCs w:val="22"/>
        </w:rPr>
        <w:t>Measure and remove leaf litter before coring.</w:t>
      </w:r>
      <w:bookmarkEnd w:id="141"/>
      <w:bookmarkEnd w:id="142"/>
      <w:bookmarkEnd w:id="143"/>
      <w:bookmarkEnd w:id="144"/>
      <w:r w:rsidRPr="007F40C4">
        <w:rPr>
          <w:rFonts w:ascii="Calibri" w:hAnsi="Calibri"/>
          <w:sz w:val="22"/>
          <w:szCs w:val="22"/>
        </w:rPr>
        <w:t xml:space="preserve"> </w:t>
      </w:r>
    </w:p>
    <w:p w14:paraId="1411B050" w14:textId="77777777" w:rsidR="00AA16AB" w:rsidRPr="007F40C4" w:rsidRDefault="00AA16AB" w:rsidP="00AA16AB">
      <w:pPr>
        <w:pStyle w:val="Checklist"/>
        <w:spacing w:after="120"/>
        <w:rPr>
          <w:rFonts w:ascii="Calibri" w:hAnsi="Calibri"/>
          <w:sz w:val="22"/>
          <w:szCs w:val="22"/>
        </w:rPr>
      </w:pPr>
      <w:bookmarkStart w:id="145" w:name="_Toc248484375"/>
      <w:bookmarkStart w:id="146" w:name="_Toc251587692"/>
      <w:bookmarkStart w:id="147" w:name="_Toc252656531"/>
      <w:bookmarkStart w:id="148" w:name="_Toc383083080"/>
      <w:r w:rsidRPr="007F40C4">
        <w:rPr>
          <w:rFonts w:ascii="Calibri" w:hAnsi="Calibri"/>
          <w:sz w:val="22"/>
          <w:szCs w:val="22"/>
        </w:rPr>
        <w:t>Homogenize samples for microbial and chemical analyses.</w:t>
      </w:r>
      <w:bookmarkEnd w:id="145"/>
      <w:bookmarkEnd w:id="146"/>
      <w:bookmarkEnd w:id="147"/>
      <w:bookmarkEnd w:id="148"/>
    </w:p>
    <w:p w14:paraId="05A5BC31" w14:textId="7AAFECEA" w:rsidR="00AA16AB" w:rsidRPr="007F40C4" w:rsidRDefault="00AA16AB" w:rsidP="00AA16AB">
      <w:pPr>
        <w:pStyle w:val="Checklist"/>
        <w:spacing w:after="120"/>
        <w:rPr>
          <w:rFonts w:ascii="Calibri" w:hAnsi="Calibri"/>
          <w:sz w:val="22"/>
          <w:szCs w:val="22"/>
        </w:rPr>
      </w:pPr>
      <w:bookmarkStart w:id="149" w:name="_Toc248484376"/>
      <w:bookmarkStart w:id="150" w:name="_Toc251587693"/>
      <w:bookmarkStart w:id="151" w:name="_Toc252656532"/>
      <w:bookmarkStart w:id="152" w:name="_Toc383083081"/>
      <w:r w:rsidRPr="007F40C4">
        <w:rPr>
          <w:rFonts w:ascii="Calibri" w:hAnsi="Calibri"/>
          <w:sz w:val="22"/>
          <w:szCs w:val="22"/>
        </w:rPr>
        <w:t xml:space="preserve">Core to 30 </w:t>
      </w:r>
      <w:r w:rsidR="008A1345" w:rsidRPr="00FA345F">
        <w:rPr>
          <w:rFonts w:ascii="Calibri" w:hAnsi="Calibri"/>
          <w:sz w:val="22"/>
          <w:szCs w:val="22"/>
        </w:rPr>
        <w:t>± 1</w:t>
      </w:r>
      <w:r w:rsidR="008A1345">
        <w:rPr>
          <w:rFonts w:ascii="Calibri" w:hAnsi="Calibri"/>
          <w:sz w:val="22"/>
          <w:szCs w:val="22"/>
        </w:rPr>
        <w:t xml:space="preserve"> </w:t>
      </w:r>
      <w:r w:rsidRPr="007F40C4">
        <w:rPr>
          <w:rFonts w:ascii="Calibri" w:hAnsi="Calibri"/>
          <w:sz w:val="22"/>
          <w:szCs w:val="22"/>
        </w:rPr>
        <w:t>cm and measure core depth in borehole (not the corer).</w:t>
      </w:r>
      <w:bookmarkEnd w:id="149"/>
      <w:bookmarkEnd w:id="150"/>
      <w:bookmarkEnd w:id="151"/>
      <w:bookmarkEnd w:id="152"/>
    </w:p>
    <w:p w14:paraId="42315015" w14:textId="77777777" w:rsidR="00AA16AB" w:rsidRPr="007F40C4" w:rsidRDefault="00AA16AB" w:rsidP="00AA16AB">
      <w:pPr>
        <w:pStyle w:val="Checklist"/>
        <w:spacing w:after="120"/>
        <w:rPr>
          <w:rFonts w:ascii="Calibri" w:hAnsi="Calibri"/>
          <w:sz w:val="22"/>
          <w:szCs w:val="22"/>
        </w:rPr>
      </w:pPr>
      <w:bookmarkStart w:id="153" w:name="_Toc248484377"/>
      <w:bookmarkStart w:id="154" w:name="_Toc251587694"/>
      <w:bookmarkStart w:id="155" w:name="_Toc252656533"/>
      <w:bookmarkStart w:id="156" w:name="_Toc383083082"/>
      <w:r w:rsidRPr="007F40C4">
        <w:rPr>
          <w:rFonts w:ascii="Calibri" w:hAnsi="Calibri"/>
          <w:sz w:val="22"/>
          <w:szCs w:val="22"/>
        </w:rPr>
        <w:t>Backfill hole with appropriate material when you are done.</w:t>
      </w:r>
      <w:bookmarkEnd w:id="153"/>
      <w:bookmarkEnd w:id="154"/>
      <w:bookmarkEnd w:id="155"/>
      <w:bookmarkEnd w:id="156"/>
    </w:p>
    <w:p w14:paraId="78DA1CE0" w14:textId="3E5051C1" w:rsidR="00AA16AB" w:rsidRPr="007F40C4" w:rsidRDefault="00AA16AB" w:rsidP="00AA16AB">
      <w:pPr>
        <w:pStyle w:val="Checklist"/>
        <w:spacing w:after="120"/>
        <w:rPr>
          <w:rFonts w:ascii="Calibri" w:hAnsi="Calibri"/>
          <w:sz w:val="22"/>
          <w:szCs w:val="22"/>
        </w:rPr>
      </w:pPr>
      <w:bookmarkStart w:id="157" w:name="_Toc248484378"/>
      <w:bookmarkStart w:id="158" w:name="_Toc251587695"/>
      <w:bookmarkStart w:id="159" w:name="_Toc252656534"/>
      <w:bookmarkStart w:id="160" w:name="_Toc383083083"/>
      <w:r w:rsidRPr="007F40C4">
        <w:rPr>
          <w:rFonts w:ascii="Calibri" w:hAnsi="Calibri"/>
          <w:sz w:val="22"/>
          <w:szCs w:val="22"/>
        </w:rPr>
        <w:t>Decontaminate equipment between sample locations. (e.g., corer, tray, brownie cutter, etc…)</w:t>
      </w:r>
      <w:bookmarkEnd w:id="157"/>
      <w:bookmarkEnd w:id="158"/>
      <w:bookmarkEnd w:id="159"/>
      <w:bookmarkEnd w:id="160"/>
    </w:p>
    <w:p w14:paraId="6292C91D" w14:textId="77777777" w:rsidR="00AA16AB" w:rsidRPr="0097166F" w:rsidRDefault="00AA16AB" w:rsidP="00AA16AB">
      <w:pPr>
        <w:spacing w:after="120"/>
        <w:rPr>
          <w:rFonts w:ascii="Calibri" w:hAnsi="Calibri"/>
          <w:b/>
        </w:rPr>
      </w:pPr>
      <w:bookmarkStart w:id="161" w:name="_Toc356217768"/>
      <w:r w:rsidRPr="0097166F">
        <w:rPr>
          <w:rFonts w:ascii="Calibri" w:hAnsi="Calibri"/>
          <w:b/>
        </w:rPr>
        <w:t>Sample Handling: Be sure to…</w:t>
      </w:r>
      <w:bookmarkEnd w:id="161"/>
    </w:p>
    <w:p w14:paraId="343A5499" w14:textId="77777777" w:rsidR="00AA16AB" w:rsidRPr="007F40C4" w:rsidRDefault="00AA16AB" w:rsidP="00AA16AB">
      <w:pPr>
        <w:pStyle w:val="Checklist"/>
        <w:spacing w:after="120"/>
        <w:rPr>
          <w:rFonts w:ascii="Calibri" w:hAnsi="Calibri"/>
          <w:sz w:val="22"/>
          <w:szCs w:val="22"/>
        </w:rPr>
      </w:pPr>
      <w:bookmarkStart w:id="162" w:name="_Toc248484379"/>
      <w:bookmarkStart w:id="163" w:name="_Toc251587696"/>
      <w:bookmarkStart w:id="164" w:name="_Toc252656535"/>
      <w:bookmarkStart w:id="165" w:name="_Toc383083084"/>
      <w:r w:rsidRPr="007F40C4">
        <w:rPr>
          <w:rFonts w:ascii="Calibri" w:hAnsi="Calibri"/>
          <w:sz w:val="22"/>
          <w:szCs w:val="22"/>
        </w:rPr>
        <w:t>Label sample bags.</w:t>
      </w:r>
      <w:bookmarkEnd w:id="162"/>
      <w:bookmarkEnd w:id="163"/>
      <w:bookmarkEnd w:id="164"/>
      <w:bookmarkEnd w:id="165"/>
    </w:p>
    <w:p w14:paraId="3CCC3D1C" w14:textId="300AD0BF" w:rsidR="00AA16AB" w:rsidRPr="007F40C4" w:rsidRDefault="00AA16AB" w:rsidP="00AA16AB">
      <w:pPr>
        <w:pStyle w:val="Checklist"/>
        <w:spacing w:after="120"/>
        <w:rPr>
          <w:rFonts w:ascii="Calibri" w:hAnsi="Calibri"/>
          <w:sz w:val="22"/>
          <w:szCs w:val="22"/>
        </w:rPr>
      </w:pPr>
      <w:bookmarkStart w:id="166" w:name="_Toc248484380"/>
      <w:bookmarkStart w:id="167" w:name="_Toc251587697"/>
      <w:bookmarkStart w:id="168" w:name="_Toc252656536"/>
      <w:bookmarkStart w:id="169" w:name="_Toc383083085"/>
      <w:r w:rsidRPr="007F40C4">
        <w:rPr>
          <w:rFonts w:ascii="Calibri" w:hAnsi="Calibri"/>
          <w:sz w:val="22"/>
          <w:szCs w:val="22"/>
        </w:rPr>
        <w:t xml:space="preserve">Store microbial </w:t>
      </w:r>
      <w:r w:rsidR="00411DDD">
        <w:rPr>
          <w:rFonts w:ascii="Calibri" w:hAnsi="Calibri"/>
          <w:sz w:val="22"/>
          <w:szCs w:val="22"/>
        </w:rPr>
        <w:t xml:space="preserve">molecular </w:t>
      </w:r>
      <w:r w:rsidRPr="007F40C4">
        <w:rPr>
          <w:rFonts w:ascii="Calibri" w:hAnsi="Calibri"/>
          <w:sz w:val="22"/>
          <w:szCs w:val="22"/>
        </w:rPr>
        <w:t>samples in cooler with dry ice.</w:t>
      </w:r>
      <w:bookmarkEnd w:id="166"/>
      <w:bookmarkEnd w:id="167"/>
      <w:bookmarkEnd w:id="168"/>
      <w:bookmarkEnd w:id="169"/>
    </w:p>
    <w:p w14:paraId="0251389D" w14:textId="405206B3" w:rsidR="00AA16AB" w:rsidRDefault="00AA16AB" w:rsidP="00AA16AB">
      <w:pPr>
        <w:pStyle w:val="Checklist"/>
        <w:spacing w:after="120"/>
        <w:rPr>
          <w:rFonts w:ascii="Calibri" w:hAnsi="Calibri"/>
          <w:sz w:val="22"/>
          <w:szCs w:val="22"/>
        </w:rPr>
      </w:pPr>
      <w:bookmarkStart w:id="170" w:name="_Toc248484381"/>
      <w:bookmarkStart w:id="171" w:name="_Toc251587698"/>
      <w:bookmarkStart w:id="172" w:name="_Toc252656537"/>
      <w:bookmarkStart w:id="173" w:name="_Toc383083086"/>
      <w:r w:rsidRPr="007F40C4">
        <w:rPr>
          <w:rFonts w:ascii="Calibri" w:hAnsi="Calibri"/>
          <w:sz w:val="22"/>
          <w:szCs w:val="22"/>
        </w:rPr>
        <w:t xml:space="preserve">Store </w:t>
      </w:r>
      <w:r w:rsidR="00356602">
        <w:rPr>
          <w:rFonts w:ascii="Calibri" w:hAnsi="Calibri"/>
          <w:sz w:val="22"/>
          <w:szCs w:val="22"/>
        </w:rPr>
        <w:t xml:space="preserve">subsamples for </w:t>
      </w:r>
      <w:r w:rsidR="003A0B5E">
        <w:rPr>
          <w:rFonts w:ascii="Calibri" w:hAnsi="Calibri"/>
          <w:sz w:val="22"/>
          <w:szCs w:val="22"/>
        </w:rPr>
        <w:t>soil biogeochemistry/stable isotopes/soil pH/soil moisture</w:t>
      </w:r>
      <w:r w:rsidR="00411DDD">
        <w:rPr>
          <w:rFonts w:ascii="Calibri" w:hAnsi="Calibri"/>
          <w:sz w:val="22"/>
          <w:szCs w:val="22"/>
        </w:rPr>
        <w:t xml:space="preserve"> and microbial biomass </w:t>
      </w:r>
      <w:r w:rsidRPr="007F40C4">
        <w:rPr>
          <w:rFonts w:ascii="Calibri" w:hAnsi="Calibri"/>
          <w:sz w:val="22"/>
          <w:szCs w:val="22"/>
        </w:rPr>
        <w:t>in cooler with ice packs.</w:t>
      </w:r>
      <w:bookmarkEnd w:id="170"/>
      <w:bookmarkEnd w:id="171"/>
      <w:bookmarkEnd w:id="172"/>
      <w:bookmarkEnd w:id="173"/>
    </w:p>
    <w:p w14:paraId="00F57F8F" w14:textId="0CD2BEEF" w:rsidR="00AA16AB" w:rsidRPr="0097166F" w:rsidRDefault="00AA16AB" w:rsidP="00AA16AB">
      <w:pPr>
        <w:spacing w:after="120"/>
        <w:rPr>
          <w:rFonts w:ascii="Calibri" w:hAnsi="Calibri"/>
          <w:b/>
        </w:rPr>
      </w:pPr>
      <w:r w:rsidRPr="0097166F">
        <w:rPr>
          <w:rFonts w:ascii="Calibri" w:hAnsi="Calibri"/>
          <w:b/>
        </w:rPr>
        <w:t>Processing: At end of day</w:t>
      </w:r>
    </w:p>
    <w:p w14:paraId="652B3DFB" w14:textId="6489D42B" w:rsidR="00AA16AB" w:rsidRPr="007F40C4" w:rsidRDefault="00AA16AB" w:rsidP="00AA16AB">
      <w:pPr>
        <w:pStyle w:val="Checklist"/>
        <w:spacing w:after="120"/>
        <w:rPr>
          <w:rFonts w:ascii="Calibri" w:hAnsi="Calibri"/>
          <w:sz w:val="22"/>
          <w:szCs w:val="22"/>
        </w:rPr>
      </w:pPr>
      <w:bookmarkStart w:id="174" w:name="_Toc248484382"/>
      <w:bookmarkStart w:id="175" w:name="_Toc251587699"/>
      <w:bookmarkStart w:id="176" w:name="_Toc252656538"/>
      <w:bookmarkStart w:id="177" w:name="_Toc383083087"/>
      <w:r w:rsidRPr="007F40C4">
        <w:rPr>
          <w:rFonts w:ascii="Calibri" w:hAnsi="Calibri"/>
          <w:sz w:val="22"/>
          <w:szCs w:val="22"/>
        </w:rPr>
        <w:t xml:space="preserve">Transfer microbial </w:t>
      </w:r>
      <w:r w:rsidR="00411DDD">
        <w:rPr>
          <w:rFonts w:ascii="Calibri" w:hAnsi="Calibri"/>
          <w:sz w:val="22"/>
          <w:szCs w:val="22"/>
        </w:rPr>
        <w:t xml:space="preserve">molecular </w:t>
      </w:r>
      <w:r w:rsidRPr="007F40C4">
        <w:rPr>
          <w:rFonts w:ascii="Calibri" w:hAnsi="Calibri"/>
          <w:sz w:val="22"/>
          <w:szCs w:val="22"/>
        </w:rPr>
        <w:t>samples to ultralow freezer in lab.</w:t>
      </w:r>
      <w:bookmarkEnd w:id="174"/>
      <w:bookmarkEnd w:id="175"/>
      <w:bookmarkEnd w:id="176"/>
      <w:bookmarkEnd w:id="177"/>
    </w:p>
    <w:p w14:paraId="46F5BD63" w14:textId="0BF39684" w:rsidR="00AA16AB" w:rsidRPr="007F40C4" w:rsidRDefault="00AA16AB" w:rsidP="00AA16AB">
      <w:pPr>
        <w:pStyle w:val="Checklist"/>
        <w:spacing w:after="120"/>
        <w:rPr>
          <w:rFonts w:ascii="Calibri" w:hAnsi="Calibri"/>
          <w:sz w:val="22"/>
          <w:szCs w:val="22"/>
        </w:rPr>
      </w:pPr>
      <w:bookmarkStart w:id="178" w:name="_Toc248484383"/>
      <w:bookmarkStart w:id="179" w:name="_Toc251587700"/>
      <w:bookmarkStart w:id="180" w:name="_Toc252656539"/>
      <w:bookmarkStart w:id="181" w:name="_Toc383083088"/>
      <w:r w:rsidRPr="007F40C4">
        <w:rPr>
          <w:rFonts w:ascii="Calibri" w:hAnsi="Calibri"/>
          <w:sz w:val="22"/>
          <w:szCs w:val="22"/>
        </w:rPr>
        <w:t xml:space="preserve">Transfer </w:t>
      </w:r>
      <w:r w:rsidR="00411DDD">
        <w:rPr>
          <w:rFonts w:ascii="Calibri" w:hAnsi="Calibri"/>
          <w:sz w:val="22"/>
          <w:szCs w:val="22"/>
        </w:rPr>
        <w:t xml:space="preserve">samples for </w:t>
      </w:r>
      <w:r w:rsidR="003A0B5E">
        <w:rPr>
          <w:rFonts w:ascii="Calibri" w:hAnsi="Calibri"/>
          <w:sz w:val="22"/>
          <w:szCs w:val="22"/>
        </w:rPr>
        <w:t>biogeochemistry/stable isotopes/soil pH/soil moisture</w:t>
      </w:r>
      <w:r w:rsidRPr="007F40C4">
        <w:rPr>
          <w:rFonts w:ascii="Calibri" w:hAnsi="Calibri"/>
          <w:sz w:val="22"/>
          <w:szCs w:val="22"/>
        </w:rPr>
        <w:t xml:space="preserve"> </w:t>
      </w:r>
      <w:r w:rsidR="00411DDD">
        <w:rPr>
          <w:rFonts w:ascii="Calibri" w:hAnsi="Calibri"/>
          <w:sz w:val="22"/>
          <w:szCs w:val="22"/>
        </w:rPr>
        <w:t xml:space="preserve">and microbial biomass </w:t>
      </w:r>
      <w:r w:rsidRPr="007F40C4">
        <w:rPr>
          <w:rFonts w:ascii="Calibri" w:hAnsi="Calibri"/>
          <w:sz w:val="22"/>
          <w:szCs w:val="22"/>
        </w:rPr>
        <w:t>to refrigerator.</w:t>
      </w:r>
      <w:bookmarkEnd w:id="178"/>
      <w:bookmarkEnd w:id="179"/>
      <w:bookmarkEnd w:id="180"/>
      <w:bookmarkEnd w:id="181"/>
    </w:p>
    <w:p w14:paraId="5C6F6BAF" w14:textId="1AE20891" w:rsidR="00AA16AB" w:rsidRPr="007F40C4" w:rsidRDefault="00D512DC" w:rsidP="00AA16AB">
      <w:pPr>
        <w:pStyle w:val="Checklist"/>
        <w:spacing w:after="120"/>
        <w:rPr>
          <w:rFonts w:ascii="Calibri" w:eastAsia="Calibri" w:hAnsi="Calibri" w:cs="Calibri"/>
          <w:sz w:val="22"/>
          <w:szCs w:val="22"/>
        </w:rPr>
      </w:pPr>
      <w:bookmarkStart w:id="182" w:name="_Toc248484384"/>
      <w:bookmarkStart w:id="183" w:name="_Toc251587701"/>
      <w:bookmarkStart w:id="184" w:name="_Toc252656540"/>
      <w:bookmarkStart w:id="185" w:name="_Toc383083089"/>
      <w:r w:rsidRPr="00881790">
        <w:rPr>
          <w:rFonts w:ascii="Calibri" w:eastAsia="Calibri" w:hAnsi="Calibri" w:cs="Calibri"/>
          <w:sz w:val="22"/>
          <w:szCs w:val="22"/>
        </w:rPr>
        <w:t>Either clean used gloves with ethanol wipe or u</w:t>
      </w:r>
      <w:r w:rsidR="00AA16AB" w:rsidRPr="00881790">
        <w:rPr>
          <w:rFonts w:ascii="Calibri" w:eastAsia="Calibri" w:hAnsi="Calibri" w:cs="Calibri"/>
          <w:sz w:val="22"/>
          <w:szCs w:val="22"/>
        </w:rPr>
        <w:t>se different</w:t>
      </w:r>
      <w:r w:rsidRPr="00881790">
        <w:rPr>
          <w:rFonts w:ascii="Calibri" w:eastAsia="Calibri" w:hAnsi="Calibri" w:cs="Calibri"/>
          <w:sz w:val="22"/>
          <w:szCs w:val="22"/>
        </w:rPr>
        <w:t>, ethanol-sterilized</w:t>
      </w:r>
      <w:r w:rsidR="00AA16AB" w:rsidRPr="00881790">
        <w:rPr>
          <w:rFonts w:ascii="Calibri" w:eastAsia="Calibri" w:hAnsi="Calibri" w:cs="Calibri"/>
          <w:sz w:val="22"/>
          <w:szCs w:val="22"/>
        </w:rPr>
        <w:t xml:space="preserve"> glove</w:t>
      </w:r>
      <w:r w:rsidRPr="00881790">
        <w:rPr>
          <w:rFonts w:ascii="Calibri" w:eastAsia="Calibri" w:hAnsi="Calibri" w:cs="Calibri"/>
          <w:sz w:val="22"/>
          <w:szCs w:val="22"/>
        </w:rPr>
        <w:t>s</w:t>
      </w:r>
      <w:r w:rsidR="00AA16AB" w:rsidRPr="00881790">
        <w:rPr>
          <w:rFonts w:ascii="Calibri" w:eastAsia="Calibri" w:hAnsi="Calibri" w:cs="Calibri"/>
          <w:sz w:val="22"/>
          <w:szCs w:val="22"/>
        </w:rPr>
        <w:t xml:space="preserve"> for each sample.</w:t>
      </w:r>
      <w:bookmarkEnd w:id="182"/>
      <w:bookmarkEnd w:id="183"/>
      <w:bookmarkEnd w:id="184"/>
      <w:bookmarkEnd w:id="185"/>
      <w:r w:rsidR="00AA16AB" w:rsidRPr="00881790">
        <w:rPr>
          <w:rFonts w:ascii="Calibri" w:eastAsia="Calibri" w:hAnsi="Calibri" w:cs="Calibri"/>
          <w:sz w:val="22"/>
          <w:szCs w:val="22"/>
        </w:rPr>
        <w:t xml:space="preserve"> </w:t>
      </w:r>
    </w:p>
    <w:p w14:paraId="398307EB" w14:textId="77777777" w:rsidR="00AA16AB" w:rsidRDefault="00AA16AB" w:rsidP="00AA16AB">
      <w:pPr>
        <w:pStyle w:val="Checklist"/>
        <w:spacing w:after="120"/>
        <w:rPr>
          <w:rFonts w:ascii="Calibri" w:hAnsi="Calibri"/>
          <w:sz w:val="22"/>
          <w:szCs w:val="22"/>
        </w:rPr>
      </w:pPr>
      <w:bookmarkStart w:id="186" w:name="_Toc248484385"/>
      <w:bookmarkStart w:id="187" w:name="_Toc251587702"/>
      <w:bookmarkStart w:id="188" w:name="_Toc252656541"/>
      <w:bookmarkStart w:id="189" w:name="_Toc383083090"/>
      <w:r w:rsidRPr="007F40C4">
        <w:rPr>
          <w:rFonts w:ascii="Calibri" w:hAnsi="Calibri"/>
          <w:sz w:val="22"/>
          <w:szCs w:val="22"/>
        </w:rPr>
        <w:t>Homogenize, sieve, dry, and store soil as required.</w:t>
      </w:r>
      <w:bookmarkEnd w:id="186"/>
      <w:bookmarkEnd w:id="187"/>
      <w:bookmarkEnd w:id="188"/>
      <w:bookmarkEnd w:id="189"/>
      <w:r w:rsidRPr="007F40C4">
        <w:rPr>
          <w:rFonts w:ascii="Calibri" w:hAnsi="Calibri"/>
          <w:sz w:val="22"/>
          <w:szCs w:val="22"/>
        </w:rPr>
        <w:t xml:space="preserve"> </w:t>
      </w:r>
    </w:p>
    <w:p w14:paraId="3AA3DAB9" w14:textId="77777777" w:rsidR="00AA16AB" w:rsidRPr="007F40C4" w:rsidRDefault="00AA16AB" w:rsidP="00AA16AB">
      <w:pPr>
        <w:pStyle w:val="Callout"/>
      </w:pPr>
      <w:bookmarkStart w:id="190" w:name="_Toc248484386"/>
      <w:bookmarkStart w:id="191" w:name="_Toc252656542"/>
      <w:r>
        <w:t>PROCESSING SOIL SAMPLES IN THE LAB</w:t>
      </w:r>
      <w:bookmarkEnd w:id="190"/>
      <w:bookmarkEnd w:id="191"/>
    </w:p>
    <w:p w14:paraId="3B0AB1DD" w14:textId="612CC76B" w:rsidR="00AA16AB" w:rsidRPr="0097166F" w:rsidRDefault="00AA16AB" w:rsidP="00AA16AB">
      <w:pPr>
        <w:rPr>
          <w:rFonts w:ascii="Calibri" w:hAnsi="Calibri"/>
          <w:b/>
        </w:rPr>
      </w:pPr>
      <w:bookmarkStart w:id="192" w:name="_Toc355866673"/>
      <w:r w:rsidRPr="0097166F">
        <w:rPr>
          <w:rFonts w:ascii="Calibri" w:hAnsi="Calibri"/>
          <w:b/>
        </w:rPr>
        <w:t>Microbial Samples: Be sure to…</w:t>
      </w:r>
      <w:bookmarkEnd w:id="192"/>
    </w:p>
    <w:p w14:paraId="24565024" w14:textId="0DEB446B" w:rsidR="00AA16AB" w:rsidRDefault="00AA16AB" w:rsidP="00AA16AB">
      <w:pPr>
        <w:pStyle w:val="Checklist"/>
        <w:rPr>
          <w:rFonts w:ascii="Calibri" w:hAnsi="Calibri"/>
          <w:sz w:val="22"/>
          <w:szCs w:val="22"/>
        </w:rPr>
      </w:pPr>
      <w:bookmarkStart w:id="193" w:name="_Toc248484387"/>
      <w:bookmarkStart w:id="194" w:name="_Toc251587704"/>
      <w:bookmarkStart w:id="195" w:name="_Toc252656543"/>
      <w:bookmarkStart w:id="196" w:name="_Toc383083091"/>
      <w:r w:rsidRPr="007F40C4">
        <w:rPr>
          <w:rFonts w:ascii="Calibri" w:hAnsi="Calibri"/>
          <w:sz w:val="22"/>
          <w:szCs w:val="22"/>
        </w:rPr>
        <w:lastRenderedPageBreak/>
        <w:t xml:space="preserve">Store </w:t>
      </w:r>
      <w:r w:rsidR="00411DDD">
        <w:rPr>
          <w:rFonts w:ascii="Calibri" w:hAnsi="Calibri"/>
          <w:sz w:val="22"/>
          <w:szCs w:val="22"/>
        </w:rPr>
        <w:t xml:space="preserve">molecular samples </w:t>
      </w:r>
      <w:r w:rsidRPr="007F40C4">
        <w:rPr>
          <w:rFonts w:ascii="Calibri" w:hAnsi="Calibri"/>
          <w:sz w:val="22"/>
          <w:szCs w:val="22"/>
        </w:rPr>
        <w:t>in ultralow freezer (-80° C).</w:t>
      </w:r>
      <w:bookmarkEnd w:id="193"/>
      <w:bookmarkEnd w:id="194"/>
      <w:bookmarkEnd w:id="195"/>
      <w:bookmarkEnd w:id="196"/>
    </w:p>
    <w:p w14:paraId="15AC699B" w14:textId="6E641F4C" w:rsidR="00411DDD" w:rsidRPr="007F40C4" w:rsidRDefault="00411DDD" w:rsidP="00AA16AB">
      <w:pPr>
        <w:pStyle w:val="Checklist"/>
        <w:rPr>
          <w:rFonts w:ascii="Calibri" w:hAnsi="Calibri"/>
          <w:sz w:val="22"/>
          <w:szCs w:val="22"/>
        </w:rPr>
      </w:pPr>
      <w:r>
        <w:rPr>
          <w:rFonts w:ascii="Calibri" w:hAnsi="Calibri"/>
          <w:sz w:val="22"/>
          <w:szCs w:val="22"/>
        </w:rPr>
        <w:t>Store biomass samples refrigerated (4</w:t>
      </w:r>
      <w:r w:rsidRPr="007F40C4">
        <w:rPr>
          <w:rFonts w:ascii="Calibri" w:hAnsi="Calibri"/>
          <w:sz w:val="22"/>
          <w:szCs w:val="22"/>
        </w:rPr>
        <w:t>°</w:t>
      </w:r>
      <w:r>
        <w:rPr>
          <w:rFonts w:ascii="Calibri" w:hAnsi="Calibri"/>
          <w:sz w:val="22"/>
          <w:szCs w:val="22"/>
        </w:rPr>
        <w:t xml:space="preserve"> C).</w:t>
      </w:r>
    </w:p>
    <w:p w14:paraId="1E4D3B4A" w14:textId="6ADA1809" w:rsidR="00AA16AB" w:rsidRDefault="00AA16AB" w:rsidP="00AA16AB">
      <w:pPr>
        <w:pStyle w:val="Checklist"/>
        <w:rPr>
          <w:rFonts w:ascii="Calibri" w:hAnsi="Calibri"/>
          <w:sz w:val="22"/>
          <w:szCs w:val="22"/>
        </w:rPr>
      </w:pPr>
      <w:bookmarkStart w:id="197" w:name="_Toc248484388"/>
      <w:bookmarkStart w:id="198" w:name="_Toc251587705"/>
      <w:bookmarkStart w:id="199" w:name="_Toc252656544"/>
      <w:bookmarkStart w:id="200" w:name="_Toc383083092"/>
      <w:r w:rsidRPr="007F40C4">
        <w:rPr>
          <w:rFonts w:ascii="Calibri" w:hAnsi="Calibri"/>
          <w:sz w:val="22"/>
          <w:szCs w:val="22"/>
        </w:rPr>
        <w:t xml:space="preserve">Ship </w:t>
      </w:r>
      <w:r w:rsidR="00411DDD">
        <w:rPr>
          <w:rFonts w:ascii="Calibri" w:hAnsi="Calibri"/>
          <w:sz w:val="22"/>
          <w:szCs w:val="22"/>
        </w:rPr>
        <w:t xml:space="preserve">molecular </w:t>
      </w:r>
      <w:r>
        <w:rPr>
          <w:rFonts w:ascii="Calibri" w:hAnsi="Calibri"/>
          <w:sz w:val="22"/>
          <w:szCs w:val="22"/>
        </w:rPr>
        <w:t xml:space="preserve">samples </w:t>
      </w:r>
      <w:r w:rsidR="00411DDD">
        <w:rPr>
          <w:rFonts w:ascii="Calibri" w:hAnsi="Calibri"/>
          <w:sz w:val="22"/>
          <w:szCs w:val="22"/>
        </w:rPr>
        <w:t>on dry ice</w:t>
      </w:r>
      <w:r>
        <w:rPr>
          <w:rFonts w:ascii="Calibri" w:hAnsi="Calibri"/>
          <w:sz w:val="22"/>
          <w:szCs w:val="22"/>
        </w:rPr>
        <w:t xml:space="preserve"> to external lab</w:t>
      </w:r>
      <w:r w:rsidRPr="007F40C4">
        <w:rPr>
          <w:rFonts w:ascii="Calibri" w:hAnsi="Calibri"/>
          <w:sz w:val="22"/>
          <w:szCs w:val="22"/>
        </w:rPr>
        <w:t xml:space="preserve"> via FedEx, </w:t>
      </w:r>
      <w:r w:rsidR="00411DDD">
        <w:rPr>
          <w:rFonts w:ascii="Calibri" w:hAnsi="Calibri"/>
          <w:sz w:val="22"/>
          <w:szCs w:val="22"/>
        </w:rPr>
        <w:t xml:space="preserve">standard (or </w:t>
      </w:r>
      <w:r w:rsidRPr="007F40C4">
        <w:rPr>
          <w:rFonts w:ascii="Calibri" w:hAnsi="Calibri"/>
          <w:sz w:val="22"/>
          <w:szCs w:val="22"/>
        </w:rPr>
        <w:t>priority</w:t>
      </w:r>
      <w:r w:rsidR="00411DDD">
        <w:rPr>
          <w:rFonts w:ascii="Calibri" w:hAnsi="Calibri"/>
          <w:sz w:val="22"/>
          <w:szCs w:val="22"/>
        </w:rPr>
        <w:t>, in select locations)</w:t>
      </w:r>
      <w:r w:rsidRPr="007F40C4">
        <w:rPr>
          <w:rFonts w:ascii="Calibri" w:hAnsi="Calibri"/>
          <w:sz w:val="22"/>
          <w:szCs w:val="22"/>
        </w:rPr>
        <w:t xml:space="preserve"> overnight.</w:t>
      </w:r>
      <w:bookmarkEnd w:id="197"/>
      <w:bookmarkEnd w:id="198"/>
      <w:bookmarkEnd w:id="199"/>
      <w:bookmarkEnd w:id="200"/>
    </w:p>
    <w:p w14:paraId="467096F8" w14:textId="4998743E" w:rsidR="00411DDD" w:rsidRPr="007F40C4" w:rsidRDefault="00411DDD" w:rsidP="00AA16AB">
      <w:pPr>
        <w:pStyle w:val="Checklist"/>
        <w:rPr>
          <w:rFonts w:ascii="Calibri" w:hAnsi="Calibri"/>
          <w:sz w:val="22"/>
          <w:szCs w:val="22"/>
        </w:rPr>
      </w:pPr>
      <w:r>
        <w:rPr>
          <w:rFonts w:ascii="Calibri" w:hAnsi="Calibri"/>
          <w:sz w:val="22"/>
          <w:szCs w:val="22"/>
        </w:rPr>
        <w:t>Ship biomass samples on ice packs as soon as possible to external lab via FedEx, standard overnight.</w:t>
      </w:r>
    </w:p>
    <w:p w14:paraId="13E840EE" w14:textId="77777777" w:rsidR="00AA16AB" w:rsidRPr="007F40C4" w:rsidRDefault="00AA16AB" w:rsidP="00AA16AB">
      <w:pPr>
        <w:pStyle w:val="Checklist"/>
        <w:rPr>
          <w:rFonts w:ascii="Calibri" w:hAnsi="Calibri"/>
          <w:sz w:val="22"/>
          <w:szCs w:val="22"/>
        </w:rPr>
      </w:pPr>
      <w:bookmarkStart w:id="201" w:name="_Toc248484389"/>
      <w:bookmarkStart w:id="202" w:name="_Toc251587706"/>
      <w:bookmarkStart w:id="203" w:name="_Toc252656545"/>
      <w:bookmarkStart w:id="204" w:name="_Toc383083093"/>
      <w:r w:rsidRPr="007F40C4">
        <w:rPr>
          <w:rFonts w:ascii="Calibri" w:hAnsi="Calibri"/>
          <w:sz w:val="22"/>
          <w:szCs w:val="22"/>
        </w:rPr>
        <w:t>Inform external lab and NEON HQ about Friday shipments/Saturday deliveries.</w:t>
      </w:r>
      <w:bookmarkEnd w:id="201"/>
      <w:bookmarkEnd w:id="202"/>
      <w:bookmarkEnd w:id="203"/>
      <w:bookmarkEnd w:id="204"/>
      <w:r w:rsidRPr="007F40C4">
        <w:rPr>
          <w:rFonts w:ascii="Calibri" w:hAnsi="Calibri"/>
          <w:sz w:val="22"/>
          <w:szCs w:val="22"/>
        </w:rPr>
        <w:t xml:space="preserve"> </w:t>
      </w:r>
      <w:bookmarkStart w:id="205" w:name="_Toc355866674"/>
    </w:p>
    <w:p w14:paraId="02EE4912" w14:textId="4BD9033C" w:rsidR="00AA16AB" w:rsidRPr="007F7C64" w:rsidRDefault="007F7C64" w:rsidP="00AA16AB">
      <w:pPr>
        <w:pStyle w:val="Checklist"/>
        <w:rPr>
          <w:rFonts w:ascii="Calibri" w:hAnsi="Calibri"/>
          <w:sz w:val="22"/>
          <w:szCs w:val="22"/>
        </w:rPr>
      </w:pPr>
      <w:r w:rsidRPr="00FA345F">
        <w:rPr>
          <w:rFonts w:ascii="Calibri" w:hAnsi="Calibri"/>
          <w:sz w:val="22"/>
          <w:szCs w:val="22"/>
        </w:rPr>
        <w:t xml:space="preserve">Measure soil pH and moisture </w:t>
      </w:r>
      <w:r w:rsidR="003A0B5E">
        <w:rPr>
          <w:rFonts w:ascii="Calibri" w:hAnsi="Calibri"/>
          <w:sz w:val="22"/>
          <w:szCs w:val="22"/>
        </w:rPr>
        <w:t>using refrigerated subsample</w:t>
      </w:r>
      <w:r w:rsidRPr="00FA345F">
        <w:rPr>
          <w:rFonts w:ascii="Calibri" w:hAnsi="Calibri"/>
          <w:sz w:val="22"/>
          <w:szCs w:val="22"/>
        </w:rPr>
        <w:t>.</w:t>
      </w:r>
    </w:p>
    <w:p w14:paraId="0A75DEE1" w14:textId="77777777" w:rsidR="00AA16AB" w:rsidRPr="0097166F" w:rsidRDefault="00AA16AB" w:rsidP="00AA16AB">
      <w:pPr>
        <w:rPr>
          <w:rFonts w:ascii="Calibri" w:hAnsi="Calibri"/>
          <w:b/>
        </w:rPr>
      </w:pPr>
      <w:r w:rsidRPr="0097166F">
        <w:rPr>
          <w:rFonts w:ascii="Calibri" w:hAnsi="Calibri"/>
          <w:b/>
        </w:rPr>
        <w:t>Preserve Sample Integrity: Make sure…</w:t>
      </w:r>
    </w:p>
    <w:p w14:paraId="66F41F13" w14:textId="77777777" w:rsidR="00AA16AB" w:rsidRPr="007F40C4" w:rsidRDefault="00AA16AB" w:rsidP="00AA16AB">
      <w:pPr>
        <w:pStyle w:val="Checklist"/>
        <w:rPr>
          <w:rFonts w:ascii="Calibri" w:hAnsi="Calibri"/>
          <w:sz w:val="22"/>
          <w:szCs w:val="22"/>
        </w:rPr>
      </w:pPr>
      <w:bookmarkStart w:id="206" w:name="_Toc248484391"/>
      <w:bookmarkStart w:id="207" w:name="_Toc251587708"/>
      <w:bookmarkStart w:id="208" w:name="_Toc252656547"/>
      <w:bookmarkStart w:id="209" w:name="_Toc383083095"/>
      <w:r w:rsidRPr="007F40C4">
        <w:rPr>
          <w:rFonts w:ascii="Calibri" w:hAnsi="Calibri"/>
          <w:noProof/>
          <w:sz w:val="22"/>
          <w:szCs w:val="22"/>
        </w:rPr>
        <mc:AlternateContent>
          <mc:Choice Requires="wps">
            <w:drawing>
              <wp:anchor distT="0" distB="0" distL="114300" distR="114300" simplePos="0" relativeHeight="251454976" behindDoc="0" locked="0" layoutInCell="1" allowOverlap="1" wp14:anchorId="4985F85A" wp14:editId="33957282">
                <wp:simplePos x="0" y="0"/>
                <wp:positionH relativeFrom="column">
                  <wp:posOffset>3950335</wp:posOffset>
                </wp:positionH>
                <wp:positionV relativeFrom="paragraph">
                  <wp:posOffset>168275</wp:posOffset>
                </wp:positionV>
                <wp:extent cx="1737360" cy="1647190"/>
                <wp:effectExtent l="0" t="0" r="15240" b="101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647190"/>
                        </a:xfrm>
                        <a:prstGeom prst="rect">
                          <a:avLst/>
                        </a:prstGeom>
                        <a:solidFill>
                          <a:srgbClr val="FFFFFF"/>
                        </a:solidFill>
                        <a:ln w="9525">
                          <a:solidFill>
                            <a:schemeClr val="tx1"/>
                          </a:solidFill>
                          <a:miter lim="800000"/>
                          <a:headEnd/>
                          <a:tailEnd/>
                        </a:ln>
                      </wps:spPr>
                      <wps:txbx>
                        <w:txbxContent>
                          <w:p w14:paraId="577D5D65" w14:textId="6A8BD348" w:rsidR="00060CAD" w:rsidRPr="00AA16AB" w:rsidRDefault="00060CAD" w:rsidP="00AA16AB">
                            <w:pPr>
                              <w:rPr>
                                <w:b/>
                                <w:i/>
                                <w:sz w:val="24"/>
                              </w:rPr>
                            </w:pPr>
                            <w:r>
                              <w:rPr>
                                <w:b/>
                                <w:i/>
                                <w:sz w:val="24"/>
                              </w:rPr>
                              <w:t>Avoid cross-</w:t>
                            </w:r>
                            <w:r w:rsidRPr="00AA16AB">
                              <w:rPr>
                                <w:b/>
                                <w:i/>
                                <w:sz w:val="24"/>
                              </w:rPr>
                              <w:t>contamination.</w:t>
                            </w:r>
                            <w:r>
                              <w:rPr>
                                <w:b/>
                                <w:i/>
                                <w:sz w:val="24"/>
                              </w:rPr>
                              <w:br/>
                            </w:r>
                            <w:r w:rsidRPr="00AA16AB">
                              <w:rPr>
                                <w:b/>
                                <w:i/>
                                <w:sz w:val="24"/>
                              </w:rPr>
                              <w:t>Be sure to c</w:t>
                            </w:r>
                            <w:r>
                              <w:rPr>
                                <w:b/>
                                <w:i/>
                                <w:sz w:val="24"/>
                              </w:rPr>
                              <w:t>lean</w:t>
                            </w:r>
                            <w:r w:rsidRPr="00AA16AB">
                              <w:rPr>
                                <w:b/>
                                <w:i/>
                                <w:sz w:val="24"/>
                              </w:rPr>
                              <w:t xml:space="preserve"> gloves between samples!</w:t>
                            </w:r>
                          </w:p>
                        </w:txbxContent>
                      </wps:txbx>
                      <wps:bodyPr rot="0" vert="horz" wrap="square" lIns="228600" tIns="228600" rIns="22860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85F85A" id="_x0000_t202" coordsize="21600,21600" o:spt="202" path="m,l,21600r21600,l21600,xe">
                <v:stroke joinstyle="miter"/>
                <v:path gradientshapeok="t" o:connecttype="rect"/>
              </v:shapetype>
              <v:shape id="Text Box 2" o:spid="_x0000_s1026" type="#_x0000_t202" style="position:absolute;left:0;text-align:left;margin-left:311.05pt;margin-top:13.25pt;width:136.8pt;height:129.7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" strokecolor="black [3213]">
                <v:textbox inset="18pt,18pt,18pt,18pt">
                  <w:txbxContent>
                    <w:p w14:paraId="577D5D65" w14:textId="6A8BD348" w:rsidR="00060CAD" w:rsidRPr="00AA16AB" w:rsidRDefault="00060CAD" w:rsidP="00AA16AB">
                      <w:pPr>
                        <w:rPr>
                          <w:b/>
                          <w:i/>
                          <w:sz w:val="24"/>
                        </w:rPr>
                      </w:pPr>
                      <w:r>
                        <w:rPr>
                          <w:b/>
                          <w:i/>
                          <w:sz w:val="24"/>
                        </w:rPr>
                        <w:t>Avoid cross-</w:t>
                      </w:r>
                      <w:r w:rsidRPr="00AA16AB">
                        <w:rPr>
                          <w:b/>
                          <w:i/>
                          <w:sz w:val="24"/>
                        </w:rPr>
                        <w:t>contamination.</w:t>
                      </w:r>
                      <w:r>
                        <w:rPr>
                          <w:b/>
                          <w:i/>
                          <w:sz w:val="24"/>
                        </w:rPr>
                        <w:br/>
                      </w:r>
                      <w:r w:rsidRPr="00AA16AB">
                        <w:rPr>
                          <w:b/>
                          <w:i/>
                          <w:sz w:val="24"/>
                        </w:rPr>
                        <w:t>Be sure to c</w:t>
                      </w:r>
                      <w:r>
                        <w:rPr>
                          <w:b/>
                          <w:i/>
                          <w:sz w:val="24"/>
                        </w:rPr>
                        <w:t>lean</w:t>
                      </w:r>
                      <w:r w:rsidRPr="00AA16AB">
                        <w:rPr>
                          <w:b/>
                          <w:i/>
                          <w:sz w:val="24"/>
                        </w:rPr>
                        <w:t xml:space="preserve"> gloves between samples!</w:t>
                      </w:r>
                    </w:p>
                  </w:txbxContent>
                </v:textbox>
                <w10:wrap type="square"/>
              </v:shape>
            </w:pict>
          </mc:Fallback>
        </mc:AlternateContent>
      </w:r>
      <w:r w:rsidRPr="007F40C4">
        <w:rPr>
          <w:rFonts w:ascii="Calibri" w:hAnsi="Calibri"/>
          <w:sz w:val="22"/>
          <w:szCs w:val="22"/>
        </w:rPr>
        <w:t>Samples are sieved the same day they are collected.</w:t>
      </w:r>
      <w:bookmarkEnd w:id="206"/>
      <w:bookmarkEnd w:id="207"/>
      <w:bookmarkEnd w:id="208"/>
      <w:bookmarkEnd w:id="209"/>
    </w:p>
    <w:p w14:paraId="3E591BB9" w14:textId="77777777" w:rsidR="00AA16AB" w:rsidRPr="007F40C4" w:rsidRDefault="00AA16AB" w:rsidP="00AA16AB">
      <w:pPr>
        <w:pStyle w:val="Checklist"/>
        <w:rPr>
          <w:rFonts w:ascii="Calibri" w:hAnsi="Calibri"/>
          <w:sz w:val="22"/>
          <w:szCs w:val="22"/>
        </w:rPr>
      </w:pPr>
      <w:bookmarkStart w:id="210" w:name="_Toc248484392"/>
      <w:bookmarkStart w:id="211" w:name="_Toc251587709"/>
      <w:bookmarkStart w:id="212" w:name="_Toc252656548"/>
      <w:bookmarkStart w:id="213" w:name="_Toc383083096"/>
      <w:r w:rsidRPr="007F40C4">
        <w:rPr>
          <w:rFonts w:ascii="Calibri" w:hAnsi="Calibri"/>
          <w:sz w:val="22"/>
          <w:szCs w:val="22"/>
        </w:rPr>
        <w:t>All sample label information is correctly transcribed.</w:t>
      </w:r>
      <w:bookmarkEnd w:id="210"/>
      <w:bookmarkEnd w:id="211"/>
      <w:bookmarkEnd w:id="212"/>
      <w:bookmarkEnd w:id="213"/>
    </w:p>
    <w:p w14:paraId="7B894E1D" w14:textId="2D3C5A92" w:rsidR="00AA16AB" w:rsidRPr="007F40C4" w:rsidRDefault="00AA16AB" w:rsidP="00AA16AB">
      <w:pPr>
        <w:pStyle w:val="Checklist"/>
        <w:rPr>
          <w:rFonts w:ascii="Calibri" w:eastAsia="Calibri" w:hAnsi="Calibri" w:cs="Calibri"/>
          <w:sz w:val="22"/>
          <w:szCs w:val="22"/>
        </w:rPr>
      </w:pPr>
      <w:bookmarkStart w:id="214" w:name="_Toc248484393"/>
      <w:bookmarkStart w:id="215" w:name="_Toc251587710"/>
      <w:bookmarkStart w:id="216" w:name="_Toc252656549"/>
      <w:bookmarkStart w:id="217" w:name="_Toc383083097"/>
      <w:r w:rsidRPr="00881790">
        <w:rPr>
          <w:rFonts w:ascii="Calibri" w:eastAsia="Calibri" w:hAnsi="Calibri" w:cs="Calibri"/>
          <w:sz w:val="22"/>
          <w:szCs w:val="22"/>
        </w:rPr>
        <w:t xml:space="preserve">Gloves are changed </w:t>
      </w:r>
      <w:r w:rsidR="00FE2986" w:rsidRPr="00881790">
        <w:rPr>
          <w:rFonts w:ascii="Calibri" w:eastAsia="Calibri" w:hAnsi="Calibri" w:cs="Calibri"/>
          <w:sz w:val="22"/>
          <w:szCs w:val="22"/>
        </w:rPr>
        <w:t xml:space="preserve">and/or cleaned </w:t>
      </w:r>
      <w:r w:rsidRPr="00881790">
        <w:rPr>
          <w:rFonts w:ascii="Calibri" w:eastAsia="Calibri" w:hAnsi="Calibri" w:cs="Calibri"/>
          <w:sz w:val="22"/>
          <w:szCs w:val="22"/>
        </w:rPr>
        <w:t>and sieves cleaned between samples.</w:t>
      </w:r>
      <w:bookmarkEnd w:id="214"/>
      <w:bookmarkEnd w:id="215"/>
      <w:bookmarkEnd w:id="216"/>
      <w:bookmarkEnd w:id="217"/>
    </w:p>
    <w:p w14:paraId="5D869A6E" w14:textId="77777777" w:rsidR="00AA16AB" w:rsidRPr="007F40C4" w:rsidRDefault="00AA16AB" w:rsidP="00AA16AB">
      <w:pPr>
        <w:pStyle w:val="Checklist"/>
        <w:rPr>
          <w:rFonts w:ascii="Calibri" w:hAnsi="Calibri"/>
          <w:sz w:val="22"/>
          <w:szCs w:val="22"/>
        </w:rPr>
      </w:pPr>
      <w:bookmarkStart w:id="218" w:name="_Toc248484394"/>
      <w:bookmarkStart w:id="219" w:name="_Toc251587711"/>
      <w:bookmarkStart w:id="220" w:name="_Toc252656550"/>
      <w:bookmarkStart w:id="221" w:name="_Toc383083098"/>
      <w:r>
        <w:rPr>
          <w:noProof/>
        </w:rPr>
        <w:drawing>
          <wp:anchor distT="0" distB="0" distL="114300" distR="114300" simplePos="0" relativeHeight="251463168" behindDoc="0" locked="0" layoutInCell="1" allowOverlap="1" wp14:anchorId="0756A897" wp14:editId="4952684C">
            <wp:simplePos x="0" y="0"/>
            <wp:positionH relativeFrom="column">
              <wp:posOffset>5031740</wp:posOffset>
            </wp:positionH>
            <wp:positionV relativeFrom="paragraph">
              <wp:posOffset>56515</wp:posOffset>
            </wp:positionV>
            <wp:extent cx="600075" cy="551815"/>
            <wp:effectExtent l="0" t="0" r="9525"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551815"/>
                    </a:xfrm>
                    <a:prstGeom prst="rect">
                      <a:avLst/>
                    </a:prstGeom>
                  </pic:spPr>
                </pic:pic>
              </a:graphicData>
            </a:graphic>
            <wp14:sizeRelH relativeFrom="page">
              <wp14:pctWidth>0</wp14:pctWidth>
            </wp14:sizeRelH>
            <wp14:sizeRelV relativeFrom="page">
              <wp14:pctHeight>0</wp14:pctHeight>
            </wp14:sizeRelV>
          </wp:anchor>
        </w:drawing>
      </w:r>
      <w:r w:rsidRPr="007F40C4">
        <w:rPr>
          <w:rFonts w:ascii="Calibri" w:hAnsi="Calibri"/>
          <w:sz w:val="22"/>
          <w:szCs w:val="22"/>
        </w:rPr>
        <w:t xml:space="preserve">Air- and oven-drying times are tracked </w:t>
      </w:r>
      <w:r>
        <w:rPr>
          <w:rFonts w:ascii="Calibri" w:hAnsi="Calibri"/>
          <w:sz w:val="22"/>
          <w:szCs w:val="22"/>
        </w:rPr>
        <w:t>appropriate datasheets</w:t>
      </w:r>
      <w:r w:rsidRPr="007F40C4">
        <w:rPr>
          <w:rFonts w:ascii="Calibri" w:hAnsi="Calibri"/>
          <w:sz w:val="22"/>
          <w:szCs w:val="22"/>
        </w:rPr>
        <w:t>.</w:t>
      </w:r>
      <w:bookmarkEnd w:id="218"/>
      <w:bookmarkEnd w:id="219"/>
      <w:bookmarkEnd w:id="220"/>
      <w:bookmarkEnd w:id="221"/>
    </w:p>
    <w:p w14:paraId="0FDF5D62" w14:textId="77777777" w:rsidR="00AA16AB" w:rsidRPr="007F40C4" w:rsidRDefault="00AA16AB" w:rsidP="00AA16AB">
      <w:pPr>
        <w:pStyle w:val="Checklist"/>
        <w:rPr>
          <w:rFonts w:ascii="Calibri" w:hAnsi="Calibri"/>
          <w:sz w:val="22"/>
          <w:szCs w:val="22"/>
        </w:rPr>
      </w:pPr>
      <w:bookmarkStart w:id="222" w:name="_Toc248484395"/>
      <w:bookmarkStart w:id="223" w:name="_Toc251587712"/>
      <w:bookmarkStart w:id="224" w:name="_Toc252656551"/>
      <w:bookmarkStart w:id="225" w:name="_Toc383083099"/>
      <w:r w:rsidRPr="007F40C4">
        <w:rPr>
          <w:rFonts w:ascii="Calibri" w:hAnsi="Calibri"/>
          <w:sz w:val="22"/>
          <w:szCs w:val="22"/>
        </w:rPr>
        <w:t>pH electrodes are cleaned between samples.</w:t>
      </w:r>
      <w:bookmarkEnd w:id="222"/>
      <w:bookmarkEnd w:id="223"/>
      <w:bookmarkEnd w:id="224"/>
      <w:bookmarkEnd w:id="225"/>
    </w:p>
    <w:p w14:paraId="070E2FE7" w14:textId="77777777" w:rsidR="00AA16AB" w:rsidRPr="0097166F" w:rsidRDefault="00AA16AB" w:rsidP="00AA16AB">
      <w:pPr>
        <w:rPr>
          <w:rFonts w:ascii="Calibri" w:hAnsi="Calibri"/>
          <w:b/>
        </w:rPr>
      </w:pPr>
      <w:bookmarkStart w:id="226" w:name="_Toc355866675"/>
      <w:bookmarkEnd w:id="205"/>
      <w:r w:rsidRPr="0097166F">
        <w:rPr>
          <w:rFonts w:ascii="Calibri" w:hAnsi="Calibri"/>
          <w:b/>
        </w:rPr>
        <w:t>Data Entry: Did you…</w:t>
      </w:r>
      <w:bookmarkEnd w:id="226"/>
    </w:p>
    <w:p w14:paraId="46506657" w14:textId="77777777" w:rsidR="00AA16AB" w:rsidRPr="007F40C4" w:rsidRDefault="00AA16AB" w:rsidP="00AA16AB">
      <w:pPr>
        <w:pStyle w:val="Checklist"/>
        <w:rPr>
          <w:rFonts w:ascii="Calibri" w:hAnsi="Calibri"/>
          <w:sz w:val="22"/>
          <w:szCs w:val="22"/>
        </w:rPr>
      </w:pPr>
      <w:bookmarkStart w:id="227" w:name="_Toc248484396"/>
      <w:bookmarkStart w:id="228" w:name="_Toc251587713"/>
      <w:bookmarkStart w:id="229" w:name="_Toc252656552"/>
      <w:bookmarkStart w:id="230" w:name="_Toc383083100"/>
      <w:r w:rsidRPr="007F40C4">
        <w:rPr>
          <w:rFonts w:ascii="Calibri" w:hAnsi="Calibri"/>
          <w:sz w:val="22"/>
          <w:szCs w:val="22"/>
        </w:rPr>
        <w:t>Record the date and time of specimen processing?</w:t>
      </w:r>
      <w:bookmarkEnd w:id="227"/>
      <w:bookmarkEnd w:id="228"/>
      <w:bookmarkEnd w:id="229"/>
      <w:bookmarkEnd w:id="230"/>
    </w:p>
    <w:p w14:paraId="15730501" w14:textId="77777777" w:rsidR="00AA16AB" w:rsidRPr="007F40C4" w:rsidRDefault="00AA16AB" w:rsidP="00AA16AB">
      <w:pPr>
        <w:pStyle w:val="Checklist"/>
        <w:rPr>
          <w:rFonts w:ascii="Calibri" w:hAnsi="Calibri"/>
          <w:sz w:val="22"/>
          <w:szCs w:val="22"/>
        </w:rPr>
      </w:pPr>
      <w:bookmarkStart w:id="231" w:name="_Toc248484397"/>
      <w:bookmarkStart w:id="232" w:name="_Toc251587714"/>
      <w:bookmarkStart w:id="233" w:name="_Toc252656553"/>
      <w:bookmarkStart w:id="234" w:name="_Toc383083101"/>
      <w:r w:rsidRPr="007F40C4">
        <w:rPr>
          <w:rFonts w:ascii="Calibri" w:hAnsi="Calibri"/>
          <w:sz w:val="22"/>
          <w:szCs w:val="22"/>
        </w:rPr>
        <w:t>Describe irregularities or deviations from protocol?</w:t>
      </w:r>
      <w:bookmarkEnd w:id="231"/>
      <w:bookmarkEnd w:id="232"/>
      <w:bookmarkEnd w:id="233"/>
      <w:bookmarkEnd w:id="234"/>
    </w:p>
    <w:p w14:paraId="7893B254" w14:textId="5F5DF946" w:rsidR="00AA16AB" w:rsidRPr="00FA345F" w:rsidRDefault="00AA16AB" w:rsidP="00AA16AB">
      <w:pPr>
        <w:pStyle w:val="Checklist"/>
        <w:rPr>
          <w:sz w:val="22"/>
          <w:szCs w:val="22"/>
        </w:rPr>
      </w:pPr>
      <w:bookmarkStart w:id="235" w:name="_Toc248484398"/>
      <w:bookmarkStart w:id="236" w:name="_Toc251587715"/>
      <w:bookmarkStart w:id="237" w:name="_Toc252656554"/>
      <w:r w:rsidRPr="00FA345F">
        <w:rPr>
          <w:sz w:val="22"/>
          <w:szCs w:val="22"/>
        </w:rPr>
        <w:t>Enter all information from datasheets into computer?</w:t>
      </w:r>
      <w:bookmarkEnd w:id="235"/>
      <w:bookmarkEnd w:id="236"/>
      <w:bookmarkEnd w:id="237"/>
      <w:r w:rsidRPr="00FA345F">
        <w:rPr>
          <w:sz w:val="22"/>
          <w:szCs w:val="22"/>
        </w:rPr>
        <w:t xml:space="preserve"> </w:t>
      </w:r>
    </w:p>
    <w:p w14:paraId="552D3ED8" w14:textId="77777777" w:rsidR="00BF6173" w:rsidRPr="00AA16AB" w:rsidRDefault="00BF6173">
      <w:pPr>
        <w:rPr>
          <w:rFonts w:ascii="Calibri" w:hAnsi="Calibri"/>
        </w:rPr>
      </w:pPr>
      <w:r w:rsidRPr="00AA16AB">
        <w:rPr>
          <w:rFonts w:ascii="Calibri" w:hAnsi="Calibri"/>
        </w:rPr>
        <w:br w:type="page"/>
      </w:r>
    </w:p>
    <w:p w14:paraId="43D0C7E6" w14:textId="77777777" w:rsidR="00BF6173" w:rsidRDefault="00BF6173" w:rsidP="004F72C4">
      <w:pPr>
        <w:pStyle w:val="Heading8"/>
        <w:rPr>
          <w:lang w:eastAsia="ja-JP"/>
        </w:rPr>
      </w:pPr>
      <w:bookmarkStart w:id="238" w:name="_Toc307663916"/>
      <w:r>
        <w:rPr>
          <w:lang w:eastAsia="ja-JP"/>
        </w:rPr>
        <w:lastRenderedPageBreak/>
        <w:t>Estimated Dates for Onset and Cessation of Sampling</w:t>
      </w:r>
      <w:bookmarkEnd w:id="238"/>
    </w:p>
    <w:p w14:paraId="3B919DD1" w14:textId="77777777" w:rsidR="00EF7C19" w:rsidRDefault="00BF6173" w:rsidP="00EF7C19">
      <w:r>
        <w:t xml:space="preserve">The dates in the table below are based on historic records and are estimates for the start and stop dates of sampling. </w:t>
      </w:r>
      <w:r w:rsidR="00EF7C19" w:rsidRPr="00C56AC4">
        <w:t>Sampling occurs monthly when gro</w:t>
      </w:r>
      <w:r w:rsidR="00EF7C19">
        <w:t>und is not frozen/snow-covered. Es</w:t>
      </w:r>
      <w:r w:rsidR="00EF7C19" w:rsidRPr="00C56AC4">
        <w:t>timated dates provide general guidance of when each domain can expect ground to be suitable for sampling. Verify whether ground is frozen or not each month based on local conditions.</w:t>
      </w:r>
    </w:p>
    <w:p w14:paraId="6611735B" w14:textId="2A53F6FC" w:rsidR="00A23E90" w:rsidRPr="00F27FD4" w:rsidRDefault="008674FA">
      <w:pPr>
        <w:pStyle w:val="Caption"/>
        <w:rPr>
          <w:vanish/>
        </w:rPr>
      </w:pPr>
      <w:bookmarkStart w:id="239" w:name="_Toc307845592"/>
      <w:r w:rsidRPr="00F27FD4">
        <w:t>Table</w:t>
      </w:r>
      <w:r w:rsidR="00440CC1" w:rsidRPr="00F27FD4">
        <w:t xml:space="preserve"> </w:t>
      </w:r>
      <w:r w:rsidR="00060B1A" w:rsidRPr="00F27FD4">
        <w:t>20</w:t>
      </w:r>
      <w:r w:rsidRPr="00F27FD4">
        <w:t>. Approximate sampling date</w:t>
      </w:r>
      <w:r w:rsidR="00F27FD4" w:rsidRPr="00F27FD4">
        <w:t xml:space="preserve"> range</w:t>
      </w:r>
      <w:r w:rsidRPr="00F27FD4">
        <w:t>s for soil core sampling at NEON sites.</w:t>
      </w:r>
      <w:bookmarkEnd w:id="239"/>
      <w:r w:rsidRPr="00F27FD4">
        <w:t xml:space="preserve"> </w:t>
      </w:r>
      <w:r w:rsidR="00F27FD4" w:rsidRPr="00881790">
        <w:rPr>
          <w:b w:val="0"/>
        </w:rPr>
        <w:t xml:space="preserve">Logistical constraints may prevent sampling from </w:t>
      </w:r>
      <w:r w:rsidR="00F27FD4" w:rsidRPr="00F27FD4">
        <w:rPr>
          <w:b w:val="0"/>
        </w:rPr>
        <w:t>lasting</w:t>
      </w:r>
      <w:r w:rsidR="00F27FD4" w:rsidRPr="00881790">
        <w:rPr>
          <w:b w:val="0"/>
        </w:rPr>
        <w:t xml:space="preserve"> the entire </w:t>
      </w:r>
      <w:r w:rsidR="00F27FD4" w:rsidRPr="00F27FD4">
        <w:rPr>
          <w:b w:val="0"/>
        </w:rPr>
        <w:t>time period</w:t>
      </w:r>
      <w:r w:rsidR="00F27FD4" w:rsidRPr="00881790">
        <w:rPr>
          <w:b w:val="0"/>
        </w:rPr>
        <w:t xml:space="preserve"> at certain sites.</w:t>
      </w:r>
      <w:r w:rsidR="00F27FD4" w:rsidRPr="00F27FD4">
        <w:t xml:space="preserve"> </w:t>
      </w:r>
    </w:p>
    <w:p w14:paraId="21749ADD" w14:textId="46836025" w:rsidR="008674FA" w:rsidRPr="00881790" w:rsidRDefault="008674FA" w:rsidP="00C4474F">
      <w:pPr>
        <w:pStyle w:val="ListParagraph"/>
        <w:rPr>
          <w:sz w:val="22"/>
        </w:rPr>
      </w:pPr>
      <w:r w:rsidRPr="00881790">
        <w:rPr>
          <w:sz w:val="22"/>
        </w:rPr>
        <w:t>Note: soil biogeochemical and stable isotope analyses will be conducted on the soil cores taken within the July-August window during years when these analyses are scheduled.</w:t>
      </w:r>
    </w:p>
    <w:tbl>
      <w:tblPr>
        <w:tblStyle w:val="TableGrid"/>
        <w:tblW w:w="6948" w:type="dxa"/>
        <w:tblLook w:val="04A0" w:firstRow="1" w:lastRow="0" w:firstColumn="1" w:lastColumn="0" w:noHBand="0" w:noVBand="1"/>
      </w:tblPr>
      <w:tblGrid>
        <w:gridCol w:w="1043"/>
        <w:gridCol w:w="3205"/>
        <w:gridCol w:w="2700"/>
      </w:tblGrid>
      <w:tr w:rsidR="00EF7C19" w14:paraId="4343C19A" w14:textId="77777777" w:rsidTr="00EF7C19">
        <w:tc>
          <w:tcPr>
            <w:tcW w:w="1043" w:type="dxa"/>
            <w:shd w:val="clear" w:color="auto" w:fill="92D050"/>
          </w:tcPr>
          <w:p w14:paraId="7333C518" w14:textId="77777777" w:rsidR="00EF7C19" w:rsidRPr="00796950" w:rsidRDefault="00EF7C19" w:rsidP="0090272D">
            <w:pPr>
              <w:jc w:val="center"/>
              <w:rPr>
                <w:rFonts w:eastAsiaTheme="majorEastAsia" w:cstheme="majorBidi"/>
                <w:b/>
                <w:szCs w:val="26"/>
              </w:rPr>
            </w:pPr>
            <w:r w:rsidRPr="00796950">
              <w:rPr>
                <w:b/>
              </w:rPr>
              <w:t>Domain</w:t>
            </w:r>
          </w:p>
        </w:tc>
        <w:tc>
          <w:tcPr>
            <w:tcW w:w="3205" w:type="dxa"/>
            <w:shd w:val="clear" w:color="auto" w:fill="92D050"/>
          </w:tcPr>
          <w:p w14:paraId="241D256D" w14:textId="77777777" w:rsidR="00EF7C19" w:rsidRPr="00796950" w:rsidRDefault="00EF7C19" w:rsidP="00EF7C19">
            <w:pPr>
              <w:jc w:val="center"/>
              <w:rPr>
                <w:b/>
              </w:rPr>
            </w:pPr>
            <w:r w:rsidRPr="00796950">
              <w:rPr>
                <w:b/>
              </w:rPr>
              <w:t>Approx. Start Date</w:t>
            </w:r>
          </w:p>
        </w:tc>
        <w:tc>
          <w:tcPr>
            <w:tcW w:w="2700" w:type="dxa"/>
            <w:shd w:val="clear" w:color="auto" w:fill="92D050"/>
          </w:tcPr>
          <w:p w14:paraId="0D319C3E" w14:textId="77777777" w:rsidR="00EF7C19" w:rsidRPr="00796950" w:rsidRDefault="00EF7C19" w:rsidP="00EF7C19">
            <w:pPr>
              <w:jc w:val="center"/>
              <w:rPr>
                <w:b/>
              </w:rPr>
            </w:pPr>
            <w:r w:rsidRPr="00796950">
              <w:rPr>
                <w:b/>
              </w:rPr>
              <w:t>Approx</w:t>
            </w:r>
            <w:r>
              <w:rPr>
                <w:b/>
              </w:rPr>
              <w:t>.</w:t>
            </w:r>
            <w:r w:rsidRPr="00796950">
              <w:rPr>
                <w:b/>
              </w:rPr>
              <w:t xml:space="preserve"> End Date</w:t>
            </w:r>
          </w:p>
        </w:tc>
      </w:tr>
      <w:tr w:rsidR="00EF7C19" w14:paraId="2BE119EF" w14:textId="77777777" w:rsidTr="00EF7C19">
        <w:tc>
          <w:tcPr>
            <w:tcW w:w="1043" w:type="dxa"/>
          </w:tcPr>
          <w:p w14:paraId="19670AF0" w14:textId="77777777" w:rsidR="00EF7C19" w:rsidRDefault="00EF7C19" w:rsidP="00EF7C19">
            <w:pPr>
              <w:jc w:val="center"/>
            </w:pPr>
            <w:r>
              <w:t>01</w:t>
            </w:r>
          </w:p>
        </w:tc>
        <w:tc>
          <w:tcPr>
            <w:tcW w:w="3205" w:type="dxa"/>
          </w:tcPr>
          <w:p w14:paraId="211B526F" w14:textId="77777777" w:rsidR="00EF7C19" w:rsidRDefault="00EF7C19" w:rsidP="00EF7C19">
            <w:pPr>
              <w:jc w:val="center"/>
            </w:pPr>
            <w:r>
              <w:t>April 1</w:t>
            </w:r>
          </w:p>
        </w:tc>
        <w:tc>
          <w:tcPr>
            <w:tcW w:w="2700" w:type="dxa"/>
          </w:tcPr>
          <w:p w14:paraId="30363D79" w14:textId="77777777" w:rsidR="00EF7C19" w:rsidRDefault="00EF7C19" w:rsidP="00EF7C19">
            <w:pPr>
              <w:jc w:val="center"/>
            </w:pPr>
            <w:r>
              <w:t>Jan 1</w:t>
            </w:r>
          </w:p>
        </w:tc>
      </w:tr>
      <w:tr w:rsidR="00EF7C19" w14:paraId="675770D0" w14:textId="77777777" w:rsidTr="00EF7C19">
        <w:tc>
          <w:tcPr>
            <w:tcW w:w="1043" w:type="dxa"/>
          </w:tcPr>
          <w:p w14:paraId="75ACAA88" w14:textId="77777777" w:rsidR="00EF7C19" w:rsidRDefault="00EF7C19" w:rsidP="00EF7C19">
            <w:pPr>
              <w:jc w:val="center"/>
            </w:pPr>
            <w:r>
              <w:t>02</w:t>
            </w:r>
          </w:p>
        </w:tc>
        <w:tc>
          <w:tcPr>
            <w:tcW w:w="3205" w:type="dxa"/>
          </w:tcPr>
          <w:p w14:paraId="7C1712E5" w14:textId="77777777" w:rsidR="00EF7C19" w:rsidRDefault="00EF7C19" w:rsidP="00EF7C19">
            <w:pPr>
              <w:jc w:val="center"/>
            </w:pPr>
            <w:r>
              <w:t>March 1</w:t>
            </w:r>
          </w:p>
        </w:tc>
        <w:tc>
          <w:tcPr>
            <w:tcW w:w="2700" w:type="dxa"/>
          </w:tcPr>
          <w:p w14:paraId="1C3CE630" w14:textId="77777777" w:rsidR="00EF7C19" w:rsidRDefault="00EF7C19" w:rsidP="00EF7C19">
            <w:pPr>
              <w:jc w:val="center"/>
            </w:pPr>
            <w:r>
              <w:t>Jan 1</w:t>
            </w:r>
          </w:p>
        </w:tc>
      </w:tr>
      <w:tr w:rsidR="00EF7C19" w14:paraId="369DB768" w14:textId="77777777" w:rsidTr="00EF7C19">
        <w:tc>
          <w:tcPr>
            <w:tcW w:w="1043" w:type="dxa"/>
          </w:tcPr>
          <w:p w14:paraId="208FD04E" w14:textId="77777777" w:rsidR="00EF7C19" w:rsidRDefault="00EF7C19" w:rsidP="00EF7C19">
            <w:pPr>
              <w:jc w:val="center"/>
            </w:pPr>
            <w:r>
              <w:t>03</w:t>
            </w:r>
          </w:p>
        </w:tc>
        <w:tc>
          <w:tcPr>
            <w:tcW w:w="3205" w:type="dxa"/>
          </w:tcPr>
          <w:p w14:paraId="4836F3A9" w14:textId="77777777" w:rsidR="00EF7C19" w:rsidRDefault="00EF7C19" w:rsidP="00EF7C19">
            <w:pPr>
              <w:pStyle w:val="NoSpacing"/>
              <w:jc w:val="center"/>
            </w:pPr>
            <w:r>
              <w:t>Jan 1</w:t>
            </w:r>
          </w:p>
        </w:tc>
        <w:tc>
          <w:tcPr>
            <w:tcW w:w="2700" w:type="dxa"/>
          </w:tcPr>
          <w:p w14:paraId="7F2E847D" w14:textId="77777777" w:rsidR="00EF7C19" w:rsidRDefault="00EF7C19" w:rsidP="00EF7C19">
            <w:pPr>
              <w:jc w:val="center"/>
            </w:pPr>
            <w:r>
              <w:t>Dec 31</w:t>
            </w:r>
          </w:p>
        </w:tc>
      </w:tr>
      <w:tr w:rsidR="00EF7C19" w14:paraId="577CA773" w14:textId="77777777" w:rsidTr="00EF7C19">
        <w:tc>
          <w:tcPr>
            <w:tcW w:w="1043" w:type="dxa"/>
          </w:tcPr>
          <w:p w14:paraId="5B91DE55" w14:textId="77777777" w:rsidR="00EF7C19" w:rsidRDefault="00EF7C19" w:rsidP="00EF7C19">
            <w:pPr>
              <w:jc w:val="center"/>
            </w:pPr>
            <w:r>
              <w:t>04</w:t>
            </w:r>
          </w:p>
        </w:tc>
        <w:tc>
          <w:tcPr>
            <w:tcW w:w="3205" w:type="dxa"/>
          </w:tcPr>
          <w:p w14:paraId="060B3CA6" w14:textId="77777777" w:rsidR="00EF7C19" w:rsidRDefault="00EF7C19" w:rsidP="00EF7C19">
            <w:pPr>
              <w:pStyle w:val="NoSpacing"/>
              <w:jc w:val="center"/>
            </w:pPr>
            <w:r>
              <w:t>Jan 1</w:t>
            </w:r>
          </w:p>
        </w:tc>
        <w:tc>
          <w:tcPr>
            <w:tcW w:w="2700" w:type="dxa"/>
          </w:tcPr>
          <w:p w14:paraId="782250A4" w14:textId="77777777" w:rsidR="00EF7C19" w:rsidRDefault="00EF7C19" w:rsidP="00EF7C19">
            <w:pPr>
              <w:jc w:val="center"/>
            </w:pPr>
            <w:r>
              <w:t>Dec 31</w:t>
            </w:r>
          </w:p>
        </w:tc>
      </w:tr>
      <w:tr w:rsidR="00EF7C19" w14:paraId="14C4B610" w14:textId="77777777" w:rsidTr="00EF7C19">
        <w:tc>
          <w:tcPr>
            <w:tcW w:w="1043" w:type="dxa"/>
          </w:tcPr>
          <w:p w14:paraId="6430DAFD" w14:textId="77777777" w:rsidR="00EF7C19" w:rsidRDefault="00EF7C19" w:rsidP="00EF7C19">
            <w:pPr>
              <w:jc w:val="center"/>
            </w:pPr>
            <w:r>
              <w:t>05</w:t>
            </w:r>
          </w:p>
        </w:tc>
        <w:tc>
          <w:tcPr>
            <w:tcW w:w="3205" w:type="dxa"/>
          </w:tcPr>
          <w:p w14:paraId="414E118C" w14:textId="77777777" w:rsidR="00EF7C19" w:rsidRDefault="00EF7C19" w:rsidP="00EF7C19">
            <w:pPr>
              <w:pStyle w:val="NoSpacing"/>
              <w:jc w:val="center"/>
            </w:pPr>
            <w:r>
              <w:t>April 1</w:t>
            </w:r>
          </w:p>
        </w:tc>
        <w:tc>
          <w:tcPr>
            <w:tcW w:w="2700" w:type="dxa"/>
          </w:tcPr>
          <w:p w14:paraId="6B040871" w14:textId="77777777" w:rsidR="00EF7C19" w:rsidRDefault="00EF7C19" w:rsidP="00EF7C19">
            <w:pPr>
              <w:jc w:val="center"/>
            </w:pPr>
            <w:r>
              <w:t>Jan 1</w:t>
            </w:r>
          </w:p>
        </w:tc>
      </w:tr>
      <w:tr w:rsidR="00EF7C19" w14:paraId="6FEE814D" w14:textId="77777777" w:rsidTr="00EF7C19">
        <w:tc>
          <w:tcPr>
            <w:tcW w:w="1043" w:type="dxa"/>
          </w:tcPr>
          <w:p w14:paraId="59894393" w14:textId="77777777" w:rsidR="00EF7C19" w:rsidRDefault="00EF7C19" w:rsidP="00EF7C19">
            <w:pPr>
              <w:jc w:val="center"/>
            </w:pPr>
            <w:r>
              <w:t>06</w:t>
            </w:r>
          </w:p>
        </w:tc>
        <w:tc>
          <w:tcPr>
            <w:tcW w:w="3205" w:type="dxa"/>
          </w:tcPr>
          <w:p w14:paraId="01F24E59" w14:textId="77777777" w:rsidR="00EF7C19" w:rsidRDefault="00EF7C19" w:rsidP="00EF7C19">
            <w:pPr>
              <w:pStyle w:val="NoSpacing"/>
              <w:jc w:val="center"/>
            </w:pPr>
            <w:r>
              <w:t>March 1</w:t>
            </w:r>
          </w:p>
        </w:tc>
        <w:tc>
          <w:tcPr>
            <w:tcW w:w="2700" w:type="dxa"/>
          </w:tcPr>
          <w:p w14:paraId="47B46E0B" w14:textId="77777777" w:rsidR="00EF7C19" w:rsidRDefault="00EF7C19" w:rsidP="00EF7C19">
            <w:pPr>
              <w:jc w:val="center"/>
            </w:pPr>
            <w:r>
              <w:t>Jan 1</w:t>
            </w:r>
          </w:p>
        </w:tc>
      </w:tr>
      <w:tr w:rsidR="00EF7C19" w14:paraId="705D55E5" w14:textId="77777777" w:rsidTr="00EF7C19">
        <w:tc>
          <w:tcPr>
            <w:tcW w:w="1043" w:type="dxa"/>
          </w:tcPr>
          <w:p w14:paraId="2BE347A2" w14:textId="77777777" w:rsidR="00EF7C19" w:rsidRDefault="00EF7C19" w:rsidP="00EF7C19">
            <w:pPr>
              <w:jc w:val="center"/>
            </w:pPr>
            <w:r>
              <w:t>07</w:t>
            </w:r>
          </w:p>
        </w:tc>
        <w:tc>
          <w:tcPr>
            <w:tcW w:w="3205" w:type="dxa"/>
          </w:tcPr>
          <w:p w14:paraId="493FD19E" w14:textId="77777777" w:rsidR="00EF7C19" w:rsidRDefault="00EF7C19" w:rsidP="00EF7C19">
            <w:pPr>
              <w:pStyle w:val="NoSpacing"/>
              <w:jc w:val="center"/>
            </w:pPr>
            <w:r>
              <w:t>March 1</w:t>
            </w:r>
          </w:p>
        </w:tc>
        <w:tc>
          <w:tcPr>
            <w:tcW w:w="2700" w:type="dxa"/>
          </w:tcPr>
          <w:p w14:paraId="305963FB" w14:textId="77777777" w:rsidR="00EF7C19" w:rsidRDefault="00EF7C19" w:rsidP="00EF7C19">
            <w:pPr>
              <w:jc w:val="center"/>
            </w:pPr>
            <w:r>
              <w:t>Jan 1</w:t>
            </w:r>
          </w:p>
        </w:tc>
      </w:tr>
      <w:tr w:rsidR="00EF7C19" w14:paraId="7150A6C7" w14:textId="77777777" w:rsidTr="00EF7C19">
        <w:tc>
          <w:tcPr>
            <w:tcW w:w="1043" w:type="dxa"/>
          </w:tcPr>
          <w:p w14:paraId="47B5177F" w14:textId="77777777" w:rsidR="00EF7C19" w:rsidRDefault="00EF7C19" w:rsidP="00EF7C19">
            <w:pPr>
              <w:jc w:val="center"/>
            </w:pPr>
            <w:r>
              <w:t>08</w:t>
            </w:r>
          </w:p>
        </w:tc>
        <w:tc>
          <w:tcPr>
            <w:tcW w:w="3205" w:type="dxa"/>
          </w:tcPr>
          <w:p w14:paraId="09532CCB" w14:textId="77777777" w:rsidR="00EF7C19" w:rsidRDefault="00EF7C19" w:rsidP="00EF7C19">
            <w:pPr>
              <w:pStyle w:val="NoSpacing"/>
              <w:jc w:val="center"/>
            </w:pPr>
            <w:r>
              <w:t>Jan 1</w:t>
            </w:r>
          </w:p>
        </w:tc>
        <w:tc>
          <w:tcPr>
            <w:tcW w:w="2700" w:type="dxa"/>
          </w:tcPr>
          <w:p w14:paraId="56EA306D" w14:textId="77777777" w:rsidR="00EF7C19" w:rsidRDefault="00EF7C19" w:rsidP="00EF7C19">
            <w:pPr>
              <w:jc w:val="center"/>
            </w:pPr>
            <w:r>
              <w:t>Dec 31</w:t>
            </w:r>
          </w:p>
        </w:tc>
      </w:tr>
      <w:tr w:rsidR="00EF7C19" w14:paraId="42DEFB4C" w14:textId="77777777" w:rsidTr="00EF7C19">
        <w:tc>
          <w:tcPr>
            <w:tcW w:w="1043" w:type="dxa"/>
          </w:tcPr>
          <w:p w14:paraId="3E1B10B0" w14:textId="77777777" w:rsidR="00EF7C19" w:rsidRDefault="00EF7C19" w:rsidP="00EF7C19">
            <w:pPr>
              <w:jc w:val="center"/>
            </w:pPr>
            <w:r>
              <w:t>09</w:t>
            </w:r>
          </w:p>
        </w:tc>
        <w:tc>
          <w:tcPr>
            <w:tcW w:w="3205" w:type="dxa"/>
          </w:tcPr>
          <w:p w14:paraId="2F5BF519" w14:textId="77777777" w:rsidR="00EF7C19" w:rsidRDefault="00EF7C19" w:rsidP="00EF7C19">
            <w:pPr>
              <w:pStyle w:val="NoSpacing"/>
              <w:jc w:val="center"/>
            </w:pPr>
            <w:r>
              <w:t>April 1</w:t>
            </w:r>
          </w:p>
        </w:tc>
        <w:tc>
          <w:tcPr>
            <w:tcW w:w="2700" w:type="dxa"/>
          </w:tcPr>
          <w:p w14:paraId="75D68CA8" w14:textId="77777777" w:rsidR="00EF7C19" w:rsidRDefault="00EF7C19" w:rsidP="00EF7C19">
            <w:pPr>
              <w:jc w:val="center"/>
            </w:pPr>
            <w:r>
              <w:t>Jan 1</w:t>
            </w:r>
          </w:p>
        </w:tc>
      </w:tr>
      <w:tr w:rsidR="00EF7C19" w14:paraId="0D11D255" w14:textId="77777777" w:rsidTr="00EF7C19">
        <w:tc>
          <w:tcPr>
            <w:tcW w:w="1043" w:type="dxa"/>
          </w:tcPr>
          <w:p w14:paraId="7F5B6C98" w14:textId="77777777" w:rsidR="00EF7C19" w:rsidRDefault="00EF7C19" w:rsidP="00EF7C19">
            <w:pPr>
              <w:jc w:val="center"/>
            </w:pPr>
            <w:r>
              <w:t>10</w:t>
            </w:r>
          </w:p>
        </w:tc>
        <w:tc>
          <w:tcPr>
            <w:tcW w:w="3205" w:type="dxa"/>
          </w:tcPr>
          <w:p w14:paraId="71620930" w14:textId="77777777" w:rsidR="00EF7C19" w:rsidRDefault="00EF7C19" w:rsidP="00EF7C19">
            <w:pPr>
              <w:pStyle w:val="NoSpacing"/>
              <w:jc w:val="center"/>
            </w:pPr>
            <w:r>
              <w:t>March 1</w:t>
            </w:r>
          </w:p>
        </w:tc>
        <w:tc>
          <w:tcPr>
            <w:tcW w:w="2700" w:type="dxa"/>
          </w:tcPr>
          <w:p w14:paraId="59076DF2" w14:textId="77777777" w:rsidR="00EF7C19" w:rsidRDefault="00EF7C19" w:rsidP="00EF7C19">
            <w:pPr>
              <w:jc w:val="center"/>
            </w:pPr>
            <w:r>
              <w:t>Jan 1</w:t>
            </w:r>
          </w:p>
        </w:tc>
      </w:tr>
      <w:tr w:rsidR="00EF7C19" w14:paraId="442AA0ED" w14:textId="77777777" w:rsidTr="00EF7C19">
        <w:tc>
          <w:tcPr>
            <w:tcW w:w="1043" w:type="dxa"/>
          </w:tcPr>
          <w:p w14:paraId="7FBEAC31" w14:textId="77777777" w:rsidR="00EF7C19" w:rsidRDefault="00EF7C19" w:rsidP="00EF7C19">
            <w:pPr>
              <w:jc w:val="center"/>
            </w:pPr>
            <w:r>
              <w:t>11</w:t>
            </w:r>
          </w:p>
        </w:tc>
        <w:tc>
          <w:tcPr>
            <w:tcW w:w="3205" w:type="dxa"/>
          </w:tcPr>
          <w:p w14:paraId="50E0BF2C" w14:textId="77777777" w:rsidR="00EF7C19" w:rsidRDefault="00EF7C19" w:rsidP="00EF7C19">
            <w:pPr>
              <w:pStyle w:val="NoSpacing"/>
              <w:jc w:val="center"/>
            </w:pPr>
            <w:r>
              <w:t>Jan 1</w:t>
            </w:r>
          </w:p>
        </w:tc>
        <w:tc>
          <w:tcPr>
            <w:tcW w:w="2700" w:type="dxa"/>
          </w:tcPr>
          <w:p w14:paraId="5912E010" w14:textId="77777777" w:rsidR="00EF7C19" w:rsidRDefault="00EF7C19" w:rsidP="00EF7C19">
            <w:pPr>
              <w:jc w:val="center"/>
            </w:pPr>
            <w:r>
              <w:t>Dec 31</w:t>
            </w:r>
          </w:p>
        </w:tc>
      </w:tr>
      <w:tr w:rsidR="00EF7C19" w14:paraId="4E6B244F" w14:textId="77777777" w:rsidTr="00EF7C19">
        <w:tc>
          <w:tcPr>
            <w:tcW w:w="1043" w:type="dxa"/>
          </w:tcPr>
          <w:p w14:paraId="326C7924" w14:textId="77777777" w:rsidR="00EF7C19" w:rsidRDefault="00EF7C19" w:rsidP="00EF7C19">
            <w:pPr>
              <w:jc w:val="center"/>
            </w:pPr>
            <w:r>
              <w:t>12</w:t>
            </w:r>
          </w:p>
        </w:tc>
        <w:tc>
          <w:tcPr>
            <w:tcW w:w="3205" w:type="dxa"/>
          </w:tcPr>
          <w:p w14:paraId="06703A24" w14:textId="77777777" w:rsidR="00EF7C19" w:rsidRDefault="00EF7C19" w:rsidP="00EF7C19">
            <w:pPr>
              <w:pStyle w:val="NoSpacing"/>
              <w:jc w:val="center"/>
            </w:pPr>
            <w:r>
              <w:t>April 1</w:t>
            </w:r>
          </w:p>
        </w:tc>
        <w:tc>
          <w:tcPr>
            <w:tcW w:w="2700" w:type="dxa"/>
          </w:tcPr>
          <w:p w14:paraId="1A732550" w14:textId="77777777" w:rsidR="00EF7C19" w:rsidRDefault="00EF7C19" w:rsidP="00EF7C19">
            <w:pPr>
              <w:jc w:val="center"/>
            </w:pPr>
            <w:r>
              <w:t>Jan 1</w:t>
            </w:r>
          </w:p>
        </w:tc>
      </w:tr>
      <w:tr w:rsidR="00EF7C19" w14:paraId="1BCE16C2" w14:textId="77777777" w:rsidTr="00EF7C19">
        <w:tc>
          <w:tcPr>
            <w:tcW w:w="1043" w:type="dxa"/>
          </w:tcPr>
          <w:p w14:paraId="7F5CD804" w14:textId="77777777" w:rsidR="00EF7C19" w:rsidRDefault="00EF7C19" w:rsidP="00EF7C19">
            <w:pPr>
              <w:jc w:val="center"/>
            </w:pPr>
            <w:r>
              <w:t>13</w:t>
            </w:r>
          </w:p>
        </w:tc>
        <w:tc>
          <w:tcPr>
            <w:tcW w:w="3205" w:type="dxa"/>
          </w:tcPr>
          <w:p w14:paraId="27D8122F" w14:textId="77777777" w:rsidR="00EF7C19" w:rsidRDefault="00EF7C19" w:rsidP="00EF7C19">
            <w:pPr>
              <w:pStyle w:val="NoSpacing"/>
              <w:jc w:val="center"/>
            </w:pPr>
            <w:r>
              <w:t>March 1</w:t>
            </w:r>
          </w:p>
        </w:tc>
        <w:tc>
          <w:tcPr>
            <w:tcW w:w="2700" w:type="dxa"/>
          </w:tcPr>
          <w:p w14:paraId="273E4AF3" w14:textId="77777777" w:rsidR="00EF7C19" w:rsidRDefault="00EF7C19" w:rsidP="00EF7C19">
            <w:pPr>
              <w:jc w:val="center"/>
            </w:pPr>
            <w:r>
              <w:t>Jan 1</w:t>
            </w:r>
          </w:p>
        </w:tc>
      </w:tr>
      <w:tr w:rsidR="00EF7C19" w14:paraId="18EB088C" w14:textId="77777777" w:rsidTr="00EF7C19">
        <w:tc>
          <w:tcPr>
            <w:tcW w:w="1043" w:type="dxa"/>
          </w:tcPr>
          <w:p w14:paraId="4C4BD915" w14:textId="77777777" w:rsidR="00EF7C19" w:rsidRDefault="00EF7C19" w:rsidP="00EF7C19">
            <w:pPr>
              <w:jc w:val="center"/>
            </w:pPr>
            <w:r>
              <w:t>14</w:t>
            </w:r>
          </w:p>
        </w:tc>
        <w:tc>
          <w:tcPr>
            <w:tcW w:w="3205" w:type="dxa"/>
          </w:tcPr>
          <w:p w14:paraId="14D3D4D8" w14:textId="77777777" w:rsidR="00EF7C19" w:rsidRDefault="00EF7C19" w:rsidP="00EF7C19">
            <w:pPr>
              <w:pStyle w:val="NoSpacing"/>
              <w:jc w:val="center"/>
            </w:pPr>
            <w:r>
              <w:t>Jan 1</w:t>
            </w:r>
          </w:p>
        </w:tc>
        <w:tc>
          <w:tcPr>
            <w:tcW w:w="2700" w:type="dxa"/>
          </w:tcPr>
          <w:p w14:paraId="1D99309F" w14:textId="77777777" w:rsidR="00EF7C19" w:rsidRDefault="00EF7C19" w:rsidP="00EF7C19">
            <w:pPr>
              <w:jc w:val="center"/>
            </w:pPr>
            <w:r>
              <w:t>Dec 31</w:t>
            </w:r>
          </w:p>
        </w:tc>
      </w:tr>
      <w:tr w:rsidR="00EF7C19" w14:paraId="3AE408BD" w14:textId="77777777" w:rsidTr="00EF7C19">
        <w:tc>
          <w:tcPr>
            <w:tcW w:w="1043" w:type="dxa"/>
          </w:tcPr>
          <w:p w14:paraId="0BB3B2F6" w14:textId="77777777" w:rsidR="00EF7C19" w:rsidRDefault="00EF7C19" w:rsidP="00EF7C19">
            <w:pPr>
              <w:jc w:val="center"/>
            </w:pPr>
            <w:r>
              <w:t>15</w:t>
            </w:r>
          </w:p>
        </w:tc>
        <w:tc>
          <w:tcPr>
            <w:tcW w:w="3205" w:type="dxa"/>
          </w:tcPr>
          <w:p w14:paraId="07E54184" w14:textId="77777777" w:rsidR="00EF7C19" w:rsidRDefault="00EF7C19" w:rsidP="00EF7C19">
            <w:pPr>
              <w:pStyle w:val="NoSpacing"/>
              <w:jc w:val="center"/>
            </w:pPr>
            <w:r>
              <w:t>March 1</w:t>
            </w:r>
          </w:p>
        </w:tc>
        <w:tc>
          <w:tcPr>
            <w:tcW w:w="2700" w:type="dxa"/>
          </w:tcPr>
          <w:p w14:paraId="010F16A2" w14:textId="77777777" w:rsidR="00EF7C19" w:rsidRDefault="00EF7C19" w:rsidP="00EF7C19">
            <w:pPr>
              <w:jc w:val="center"/>
            </w:pPr>
            <w:r>
              <w:t>Jan 1</w:t>
            </w:r>
          </w:p>
        </w:tc>
      </w:tr>
      <w:tr w:rsidR="00EF7C19" w14:paraId="15895E5C" w14:textId="77777777" w:rsidTr="00EF7C19">
        <w:tc>
          <w:tcPr>
            <w:tcW w:w="1043" w:type="dxa"/>
          </w:tcPr>
          <w:p w14:paraId="593003DD" w14:textId="77777777" w:rsidR="00EF7C19" w:rsidRDefault="00EF7C19" w:rsidP="00EF7C19">
            <w:pPr>
              <w:jc w:val="center"/>
            </w:pPr>
            <w:r>
              <w:t>16</w:t>
            </w:r>
          </w:p>
        </w:tc>
        <w:tc>
          <w:tcPr>
            <w:tcW w:w="3205" w:type="dxa"/>
          </w:tcPr>
          <w:p w14:paraId="22112C59" w14:textId="77777777" w:rsidR="00EF7C19" w:rsidRDefault="00EF7C19" w:rsidP="00EF7C19">
            <w:pPr>
              <w:pStyle w:val="NoSpacing"/>
              <w:jc w:val="center"/>
            </w:pPr>
            <w:r>
              <w:t>Jan 1</w:t>
            </w:r>
          </w:p>
        </w:tc>
        <w:tc>
          <w:tcPr>
            <w:tcW w:w="2700" w:type="dxa"/>
          </w:tcPr>
          <w:p w14:paraId="07DF1DDD" w14:textId="77777777" w:rsidR="00EF7C19" w:rsidRDefault="00EF7C19" w:rsidP="00EF7C19">
            <w:pPr>
              <w:jc w:val="center"/>
            </w:pPr>
            <w:r>
              <w:t>Dec 31</w:t>
            </w:r>
          </w:p>
        </w:tc>
      </w:tr>
      <w:tr w:rsidR="00EF7C19" w14:paraId="39043E9C" w14:textId="77777777" w:rsidTr="00EF7C19">
        <w:tc>
          <w:tcPr>
            <w:tcW w:w="1043" w:type="dxa"/>
          </w:tcPr>
          <w:p w14:paraId="51F5B64E" w14:textId="77777777" w:rsidR="00EF7C19" w:rsidRDefault="00EF7C19" w:rsidP="00EF7C19">
            <w:pPr>
              <w:jc w:val="center"/>
            </w:pPr>
            <w:r>
              <w:t>17</w:t>
            </w:r>
          </w:p>
        </w:tc>
        <w:tc>
          <w:tcPr>
            <w:tcW w:w="3205" w:type="dxa"/>
          </w:tcPr>
          <w:p w14:paraId="5A5FA1BB" w14:textId="77777777" w:rsidR="00EF7C19" w:rsidRDefault="00EF7C19" w:rsidP="00EF7C19">
            <w:pPr>
              <w:pStyle w:val="NoSpacing"/>
              <w:jc w:val="center"/>
            </w:pPr>
            <w:r>
              <w:t>Jan 1</w:t>
            </w:r>
          </w:p>
        </w:tc>
        <w:tc>
          <w:tcPr>
            <w:tcW w:w="2700" w:type="dxa"/>
          </w:tcPr>
          <w:p w14:paraId="21CC6325" w14:textId="77777777" w:rsidR="00EF7C19" w:rsidRDefault="00EF7C19" w:rsidP="00EF7C19">
            <w:pPr>
              <w:jc w:val="center"/>
            </w:pPr>
            <w:r>
              <w:t>Dec 31</w:t>
            </w:r>
          </w:p>
        </w:tc>
      </w:tr>
      <w:tr w:rsidR="008A74B8" w14:paraId="4BB7FE67" w14:textId="77777777" w:rsidTr="00EF7C19">
        <w:tc>
          <w:tcPr>
            <w:tcW w:w="1043" w:type="dxa"/>
          </w:tcPr>
          <w:p w14:paraId="0296E258" w14:textId="66077244" w:rsidR="008A74B8" w:rsidRDefault="008A74B8" w:rsidP="00EF7C19">
            <w:pPr>
              <w:jc w:val="center"/>
            </w:pPr>
            <w:r>
              <w:t>18</w:t>
            </w:r>
          </w:p>
        </w:tc>
        <w:tc>
          <w:tcPr>
            <w:tcW w:w="3205" w:type="dxa"/>
          </w:tcPr>
          <w:p w14:paraId="717602E9" w14:textId="266B9B85" w:rsidR="008A74B8" w:rsidRDefault="008A74B8" w:rsidP="00EF7C19">
            <w:pPr>
              <w:pStyle w:val="NoSpacing"/>
              <w:jc w:val="center"/>
            </w:pPr>
            <w:r>
              <w:t>June 1</w:t>
            </w:r>
          </w:p>
        </w:tc>
        <w:tc>
          <w:tcPr>
            <w:tcW w:w="2700" w:type="dxa"/>
          </w:tcPr>
          <w:p w14:paraId="575AA6A5" w14:textId="3578F660" w:rsidR="008A74B8" w:rsidRDefault="008A74B8" w:rsidP="00EF7C19">
            <w:pPr>
              <w:jc w:val="center"/>
            </w:pPr>
            <w:r>
              <w:t>Sept 30</w:t>
            </w:r>
          </w:p>
        </w:tc>
      </w:tr>
      <w:tr w:rsidR="008A74B8" w14:paraId="2EE526B5" w14:textId="77777777" w:rsidTr="00EF7C19">
        <w:tc>
          <w:tcPr>
            <w:tcW w:w="1043" w:type="dxa"/>
          </w:tcPr>
          <w:p w14:paraId="0D101D91" w14:textId="05369D97" w:rsidR="008A74B8" w:rsidRDefault="008A74B8" w:rsidP="00EF7C19">
            <w:pPr>
              <w:jc w:val="center"/>
            </w:pPr>
            <w:r>
              <w:t>19</w:t>
            </w:r>
          </w:p>
        </w:tc>
        <w:tc>
          <w:tcPr>
            <w:tcW w:w="3205" w:type="dxa"/>
          </w:tcPr>
          <w:p w14:paraId="3E4AE89E" w14:textId="1B485039" w:rsidR="008A74B8" w:rsidRDefault="008A74B8" w:rsidP="00EF7C19">
            <w:pPr>
              <w:pStyle w:val="NoSpacing"/>
              <w:jc w:val="center"/>
            </w:pPr>
            <w:r>
              <w:t>June 1</w:t>
            </w:r>
          </w:p>
        </w:tc>
        <w:tc>
          <w:tcPr>
            <w:tcW w:w="2700" w:type="dxa"/>
          </w:tcPr>
          <w:p w14:paraId="5ACABDED" w14:textId="403A4E2F" w:rsidR="008A74B8" w:rsidRDefault="008A74B8" w:rsidP="00EF7C19">
            <w:pPr>
              <w:jc w:val="center"/>
            </w:pPr>
            <w:r>
              <w:t>Sept 30</w:t>
            </w:r>
          </w:p>
        </w:tc>
      </w:tr>
      <w:tr w:rsidR="008A74B8" w14:paraId="3B591843" w14:textId="77777777" w:rsidTr="00EF7C19">
        <w:tc>
          <w:tcPr>
            <w:tcW w:w="1043" w:type="dxa"/>
          </w:tcPr>
          <w:p w14:paraId="4AC30C12" w14:textId="640497FB" w:rsidR="008A74B8" w:rsidRDefault="008A74B8" w:rsidP="00EF7C19">
            <w:pPr>
              <w:jc w:val="center"/>
            </w:pPr>
            <w:r>
              <w:t>20</w:t>
            </w:r>
          </w:p>
        </w:tc>
        <w:tc>
          <w:tcPr>
            <w:tcW w:w="3205" w:type="dxa"/>
          </w:tcPr>
          <w:p w14:paraId="37B2DA84" w14:textId="6465DB7E" w:rsidR="008A74B8" w:rsidRDefault="008A74B8" w:rsidP="00EF7C19">
            <w:pPr>
              <w:pStyle w:val="NoSpacing"/>
              <w:jc w:val="center"/>
            </w:pPr>
            <w:r>
              <w:t>Jan 1</w:t>
            </w:r>
          </w:p>
        </w:tc>
        <w:tc>
          <w:tcPr>
            <w:tcW w:w="2700" w:type="dxa"/>
          </w:tcPr>
          <w:p w14:paraId="6375DAD5" w14:textId="3AC6D30E" w:rsidR="008A74B8" w:rsidRDefault="008A74B8" w:rsidP="00EF7C19">
            <w:pPr>
              <w:jc w:val="center"/>
            </w:pPr>
            <w:r>
              <w:t>Dec 31</w:t>
            </w:r>
          </w:p>
        </w:tc>
      </w:tr>
    </w:tbl>
    <w:p w14:paraId="72E2BB0A" w14:textId="77777777" w:rsidR="00BF6173" w:rsidRDefault="00BF6173" w:rsidP="00BF6173">
      <w:pPr>
        <w:rPr>
          <w:i/>
        </w:rPr>
      </w:pPr>
    </w:p>
    <w:p w14:paraId="7F2E5CB3" w14:textId="77777777" w:rsidR="00BF6173" w:rsidRDefault="00BF6173">
      <w:r>
        <w:br w:type="page"/>
      </w:r>
    </w:p>
    <w:p w14:paraId="30A738C9" w14:textId="77777777" w:rsidR="00BF6173" w:rsidRDefault="00BF6173" w:rsidP="004F72C4">
      <w:pPr>
        <w:pStyle w:val="Heading8"/>
      </w:pPr>
      <w:bookmarkStart w:id="240" w:name="_Toc307663917"/>
      <w:r>
        <w:lastRenderedPageBreak/>
        <w:t>Site-Specific Information</w:t>
      </w:r>
      <w:bookmarkEnd w:id="240"/>
    </w:p>
    <w:p w14:paraId="7D5A4AC1" w14:textId="44C81984" w:rsidR="00A41F71" w:rsidRPr="00A41F71" w:rsidRDefault="00A41F71" w:rsidP="00881790">
      <w:pPr>
        <w:pStyle w:val="Heading9"/>
      </w:pPr>
      <w:r>
        <w:t>Sites with extremely rock</w:t>
      </w:r>
      <w:r w:rsidR="003438F2">
        <w:t>y</w:t>
      </w:r>
      <w:r>
        <w:t xml:space="preserve"> or low volume soils</w:t>
      </w:r>
    </w:p>
    <w:tbl>
      <w:tblPr>
        <w:tblStyle w:val="TableGrid"/>
        <w:tblW w:w="0" w:type="auto"/>
        <w:tblLook w:val="04A0" w:firstRow="1" w:lastRow="0" w:firstColumn="1" w:lastColumn="0" w:noHBand="0" w:noVBand="1"/>
      </w:tblPr>
      <w:tblGrid>
        <w:gridCol w:w="4788"/>
        <w:gridCol w:w="4788"/>
      </w:tblGrid>
      <w:tr w:rsidR="00A41F71" w14:paraId="65FB6E4C" w14:textId="77777777" w:rsidTr="4227594D">
        <w:tc>
          <w:tcPr>
            <w:tcW w:w="4788" w:type="dxa"/>
          </w:tcPr>
          <w:p w14:paraId="60996B05" w14:textId="102F1567" w:rsidR="00A41F71" w:rsidRDefault="00A41F71" w:rsidP="0097166F">
            <w:r>
              <w:t>GUAN</w:t>
            </w:r>
          </w:p>
        </w:tc>
        <w:tc>
          <w:tcPr>
            <w:tcW w:w="4788" w:type="dxa"/>
          </w:tcPr>
          <w:p w14:paraId="78AB7D86" w14:textId="77777777" w:rsidR="00A41F71" w:rsidRDefault="00A41F71" w:rsidP="0097166F"/>
        </w:tc>
      </w:tr>
      <w:tr w:rsidR="00A41F71" w14:paraId="67FA80E1" w14:textId="77777777" w:rsidTr="4227594D">
        <w:tc>
          <w:tcPr>
            <w:tcW w:w="4788" w:type="dxa"/>
          </w:tcPr>
          <w:p w14:paraId="621C5DF3" w14:textId="77777777" w:rsidR="004C32E9" w:rsidRDefault="004C32E9" w:rsidP="00C4474F">
            <w:r>
              <w:t>Issue: Extremely rocky soils (as quantified in SOP K).</w:t>
            </w:r>
          </w:p>
          <w:p w14:paraId="79C333BF" w14:textId="77777777" w:rsidR="00A41F71" w:rsidRDefault="00A41F71" w:rsidP="0097166F"/>
        </w:tc>
        <w:tc>
          <w:tcPr>
            <w:tcW w:w="4788" w:type="dxa"/>
          </w:tcPr>
          <w:p w14:paraId="73E0769F" w14:textId="09815E9A" w:rsidR="00A41F71" w:rsidRDefault="00A41F71" w:rsidP="00C4474F">
            <w:r>
              <w:t>Solution: Current soil plots were evaluated at the subplot level for ability to conduct long-term sampling</w:t>
            </w:r>
            <w:r w:rsidR="003642D8">
              <w:t xml:space="preserve">. </w:t>
            </w:r>
            <w:r>
              <w:t xml:space="preserve">Based on the defined criteria, 4 subplots were rejected: </w:t>
            </w:r>
            <w:r w:rsidR="004C32E9">
              <w:t>23</w:t>
            </w:r>
            <w:r>
              <w:t xml:space="preserve"> in GUAN_</w:t>
            </w:r>
            <w:r w:rsidR="004C32E9">
              <w:t>001</w:t>
            </w:r>
            <w:r>
              <w:t xml:space="preserve">, </w:t>
            </w:r>
            <w:r w:rsidR="004C32E9">
              <w:t>39</w:t>
            </w:r>
            <w:r>
              <w:t xml:space="preserve"> in GUAN_</w:t>
            </w:r>
            <w:r w:rsidR="004C32E9">
              <w:t>004</w:t>
            </w:r>
            <w:r>
              <w:t xml:space="preserve">, and </w:t>
            </w:r>
            <w:r w:rsidR="004C32E9">
              <w:t>21</w:t>
            </w:r>
            <w:r>
              <w:t xml:space="preserve"> and </w:t>
            </w:r>
            <w:r w:rsidR="004C32E9">
              <w:t>41</w:t>
            </w:r>
            <w:r>
              <w:t xml:space="preserve"> in GUAN_</w:t>
            </w:r>
            <w:r w:rsidR="004C32E9">
              <w:t>005</w:t>
            </w:r>
            <w:r>
              <w:t>. It is recommended that:</w:t>
            </w:r>
          </w:p>
          <w:p w14:paraId="0533B471" w14:textId="30220323" w:rsidR="00A41F71" w:rsidRDefault="00A41F71" w:rsidP="00A41F71">
            <w:pPr>
              <w:pStyle w:val="ListParagraph"/>
              <w:numPr>
                <w:ilvl w:val="0"/>
                <w:numId w:val="48"/>
              </w:numPr>
            </w:pPr>
            <w:r>
              <w:t>GUAN_</w:t>
            </w:r>
            <w:r w:rsidR="004C32E9">
              <w:t>005</w:t>
            </w:r>
            <w:r>
              <w:t xml:space="preserve"> be replaced with a plot that has a minimum of 3 subplots that meet the soil volume criteria;</w:t>
            </w:r>
          </w:p>
          <w:p w14:paraId="2B9DFE23" w14:textId="65684147" w:rsidR="00A41F71" w:rsidRDefault="004C32E9" w:rsidP="00A41F71">
            <w:pPr>
              <w:pStyle w:val="ListParagraph"/>
              <w:numPr>
                <w:ilvl w:val="0"/>
                <w:numId w:val="48"/>
              </w:numPr>
            </w:pPr>
            <w:r>
              <w:t>A</w:t>
            </w:r>
            <w:r w:rsidR="00A41F71">
              <w:t>ll sampling in plot GUAN_</w:t>
            </w:r>
            <w:r>
              <w:t>001</w:t>
            </w:r>
            <w:r w:rsidR="00A41F71">
              <w:t xml:space="preserve"> occur within subplots </w:t>
            </w:r>
            <w:r>
              <w:t>21</w:t>
            </w:r>
            <w:r w:rsidR="00A41F71">
              <w:t xml:space="preserve">, </w:t>
            </w:r>
            <w:r>
              <w:t>39</w:t>
            </w:r>
            <w:r w:rsidR="00A41F71">
              <w:t xml:space="preserve">, and </w:t>
            </w:r>
            <w:r>
              <w:t>41</w:t>
            </w:r>
            <w:r w:rsidR="00A41F71">
              <w:t>;</w:t>
            </w:r>
          </w:p>
          <w:p w14:paraId="50A513EE" w14:textId="1EBA0E57" w:rsidR="00A41F71" w:rsidRDefault="004C32E9" w:rsidP="00881790">
            <w:pPr>
              <w:pStyle w:val="ListParagraph"/>
              <w:numPr>
                <w:ilvl w:val="0"/>
                <w:numId w:val="48"/>
              </w:numPr>
            </w:pPr>
            <w:r>
              <w:t>A</w:t>
            </w:r>
            <w:r w:rsidR="00A41F71">
              <w:t>ll sampling in plot GUAN_</w:t>
            </w:r>
            <w:r>
              <w:t>004</w:t>
            </w:r>
            <w:r w:rsidR="00A41F71">
              <w:t xml:space="preserve"> occur within subplots </w:t>
            </w:r>
            <w:r>
              <w:t>21, 23</w:t>
            </w:r>
            <w:r w:rsidR="00A41F71">
              <w:t xml:space="preserve">, and </w:t>
            </w:r>
            <w:r>
              <w:t>41.</w:t>
            </w:r>
          </w:p>
        </w:tc>
      </w:tr>
    </w:tbl>
    <w:p w14:paraId="1A3A574E" w14:textId="2140BE93" w:rsidR="004B71A2" w:rsidRDefault="00767B47" w:rsidP="00881790">
      <w:pPr>
        <w:pStyle w:val="Heading9"/>
        <w:numPr>
          <w:ilvl w:val="0"/>
          <w:numId w:val="0"/>
        </w:numPr>
        <w:rPr>
          <w:ins w:id="241" w:author="NEON Default" w:date="2016-04-05T10:32:00Z"/>
        </w:rPr>
      </w:pPr>
      <w:ins w:id="242" w:author="NEON Default" w:date="2016-04-05T10:32:00Z">
        <w:r>
          <w:t xml:space="preserve">Site-specific </w:t>
        </w:r>
      </w:ins>
      <w:ins w:id="243" w:author="NEON Default" w:date="2016-04-05T10:31:00Z">
        <w:r>
          <w:t xml:space="preserve">Sampling </w:t>
        </w:r>
      </w:ins>
      <w:ins w:id="244" w:author="NEON Default" w:date="2016-04-05T10:32:00Z">
        <w:r>
          <w:t>S</w:t>
        </w:r>
      </w:ins>
      <w:ins w:id="245" w:author="NEON Default" w:date="2016-04-05T10:31:00Z">
        <w:r>
          <w:t xml:space="preserve">eason </w:t>
        </w:r>
      </w:ins>
    </w:p>
    <w:tbl>
      <w:tblPr>
        <w:tblStyle w:val="TableGrid"/>
        <w:tblW w:w="0" w:type="auto"/>
        <w:tblLook w:val="04A0" w:firstRow="1" w:lastRow="0" w:firstColumn="1" w:lastColumn="0" w:noHBand="0" w:noVBand="1"/>
        <w:tblPrChange w:id="246" w:author="NEON Default" w:date="2016-04-05T10:32:00Z">
          <w:tblPr>
            <w:tblStyle w:val="TableGrid"/>
            <w:tblW w:w="0" w:type="auto"/>
            <w:tblLook w:val="04A0" w:firstRow="1" w:lastRow="0" w:firstColumn="1" w:lastColumn="0" w:noHBand="0" w:noVBand="1"/>
          </w:tblPr>
        </w:tblPrChange>
      </w:tblPr>
      <w:tblGrid>
        <w:gridCol w:w="2394"/>
        <w:gridCol w:w="2394"/>
        <w:gridCol w:w="2394"/>
        <w:gridCol w:w="2394"/>
        <w:tblGridChange w:id="247">
          <w:tblGrid>
            <w:gridCol w:w="3192"/>
            <w:gridCol w:w="3192"/>
            <w:gridCol w:w="3192"/>
            <w:gridCol w:w="3192"/>
          </w:tblGrid>
        </w:tblGridChange>
      </w:tblGrid>
      <w:tr w:rsidR="00767B47" w14:paraId="0D397713" w14:textId="77777777" w:rsidTr="00767B47">
        <w:trPr>
          <w:ins w:id="248" w:author="NEON Default" w:date="2016-04-05T10:32:00Z"/>
        </w:trPr>
        <w:tc>
          <w:tcPr>
            <w:tcW w:w="2394" w:type="dxa"/>
            <w:tcPrChange w:id="249" w:author="NEON Default" w:date="2016-04-05T10:32:00Z">
              <w:tcPr>
                <w:tcW w:w="3192" w:type="dxa"/>
              </w:tcPr>
            </w:tcPrChange>
          </w:tcPr>
          <w:p w14:paraId="2A7B5A6C" w14:textId="65440DBE" w:rsidR="00767B47" w:rsidRDefault="00767B47" w:rsidP="00767B47">
            <w:pPr>
              <w:rPr>
                <w:ins w:id="250" w:author="NEON Default" w:date="2016-04-05T10:32:00Z"/>
              </w:rPr>
            </w:pPr>
            <w:ins w:id="251" w:author="NEON Default" w:date="2016-04-05T10:32:00Z">
              <w:r>
                <w:t>Site</w:t>
              </w:r>
            </w:ins>
          </w:p>
        </w:tc>
        <w:tc>
          <w:tcPr>
            <w:tcW w:w="2394" w:type="dxa"/>
            <w:tcPrChange w:id="252" w:author="NEON Default" w:date="2016-04-05T10:32:00Z">
              <w:tcPr>
                <w:tcW w:w="3192" w:type="dxa"/>
              </w:tcPr>
            </w:tcPrChange>
          </w:tcPr>
          <w:p w14:paraId="5945F767" w14:textId="7ED01FB7" w:rsidR="00767B47" w:rsidRDefault="00767B47" w:rsidP="00767B47">
            <w:pPr>
              <w:rPr>
                <w:ins w:id="253" w:author="NEON Default" w:date="2016-04-05T10:32:00Z"/>
              </w:rPr>
            </w:pPr>
            <w:ins w:id="254" w:author="NEON Default" w:date="2016-04-05T10:32:00Z">
              <w:r>
                <w:t>Transition #1</w:t>
              </w:r>
            </w:ins>
          </w:p>
        </w:tc>
        <w:tc>
          <w:tcPr>
            <w:tcW w:w="2394" w:type="dxa"/>
            <w:tcPrChange w:id="255" w:author="NEON Default" w:date="2016-04-05T10:32:00Z">
              <w:tcPr>
                <w:tcW w:w="3192" w:type="dxa"/>
              </w:tcPr>
            </w:tcPrChange>
          </w:tcPr>
          <w:p w14:paraId="594897EE" w14:textId="115DACB0" w:rsidR="00767B47" w:rsidRDefault="00767B47" w:rsidP="00767B47">
            <w:pPr>
              <w:rPr>
                <w:ins w:id="256" w:author="NEON Default" w:date="2016-04-05T10:32:00Z"/>
              </w:rPr>
            </w:pPr>
            <w:ins w:id="257" w:author="NEON Default" w:date="2016-04-05T10:32:00Z">
              <w:r>
                <w:t>Peak greenness</w:t>
              </w:r>
            </w:ins>
          </w:p>
        </w:tc>
        <w:tc>
          <w:tcPr>
            <w:tcW w:w="2394" w:type="dxa"/>
            <w:tcPrChange w:id="258" w:author="NEON Default" w:date="2016-04-05T10:32:00Z">
              <w:tcPr>
                <w:tcW w:w="3192" w:type="dxa"/>
              </w:tcPr>
            </w:tcPrChange>
          </w:tcPr>
          <w:p w14:paraId="50F9763A" w14:textId="51B6A37E" w:rsidR="00767B47" w:rsidRDefault="00767B47" w:rsidP="00767B47">
            <w:pPr>
              <w:rPr>
                <w:ins w:id="259" w:author="NEON Default" w:date="2016-04-05T10:32:00Z"/>
              </w:rPr>
            </w:pPr>
            <w:ins w:id="260" w:author="NEON Default" w:date="2016-04-05T10:33:00Z">
              <w:r>
                <w:t>Transition #2</w:t>
              </w:r>
            </w:ins>
          </w:p>
        </w:tc>
      </w:tr>
      <w:tr w:rsidR="00767B47" w14:paraId="53CD7467" w14:textId="77777777" w:rsidTr="00767B47">
        <w:trPr>
          <w:ins w:id="261" w:author="NEON Default" w:date="2016-04-05T10:32:00Z"/>
        </w:trPr>
        <w:tc>
          <w:tcPr>
            <w:tcW w:w="2394" w:type="dxa"/>
            <w:tcPrChange w:id="262" w:author="NEON Default" w:date="2016-04-05T10:32:00Z">
              <w:tcPr>
                <w:tcW w:w="3192" w:type="dxa"/>
              </w:tcPr>
            </w:tcPrChange>
          </w:tcPr>
          <w:p w14:paraId="7099CBDF" w14:textId="66AB0485" w:rsidR="00767B47" w:rsidRDefault="00767B47" w:rsidP="00767B47">
            <w:pPr>
              <w:rPr>
                <w:ins w:id="263" w:author="NEON Default" w:date="2016-04-05T10:32:00Z"/>
              </w:rPr>
            </w:pPr>
            <w:ins w:id="264" w:author="NEON Default" w:date="2016-04-05T10:33:00Z">
              <w:r>
                <w:t>JORN</w:t>
              </w:r>
            </w:ins>
          </w:p>
        </w:tc>
        <w:tc>
          <w:tcPr>
            <w:tcW w:w="2394" w:type="dxa"/>
            <w:tcPrChange w:id="265" w:author="NEON Default" w:date="2016-04-05T10:32:00Z">
              <w:tcPr>
                <w:tcW w:w="3192" w:type="dxa"/>
              </w:tcPr>
            </w:tcPrChange>
          </w:tcPr>
          <w:p w14:paraId="2FAE0774" w14:textId="77777777" w:rsidR="00767B47" w:rsidRDefault="00767B47" w:rsidP="00767B47">
            <w:pPr>
              <w:rPr>
                <w:ins w:id="266" w:author="NEON Default" w:date="2016-04-05T10:32:00Z"/>
              </w:rPr>
            </w:pPr>
          </w:p>
        </w:tc>
        <w:tc>
          <w:tcPr>
            <w:tcW w:w="2394" w:type="dxa"/>
            <w:tcPrChange w:id="267" w:author="NEON Default" w:date="2016-04-05T10:32:00Z">
              <w:tcPr>
                <w:tcW w:w="3192" w:type="dxa"/>
              </w:tcPr>
            </w:tcPrChange>
          </w:tcPr>
          <w:p w14:paraId="572F1E26" w14:textId="6C310587" w:rsidR="00767B47" w:rsidRDefault="00767B47" w:rsidP="00767B47">
            <w:pPr>
              <w:rPr>
                <w:ins w:id="268" w:author="NEON Default" w:date="2016-04-05T10:32:00Z"/>
              </w:rPr>
            </w:pPr>
          </w:p>
        </w:tc>
        <w:tc>
          <w:tcPr>
            <w:tcW w:w="2394" w:type="dxa"/>
            <w:tcPrChange w:id="269" w:author="NEON Default" w:date="2016-04-05T10:32:00Z">
              <w:tcPr>
                <w:tcW w:w="3192" w:type="dxa"/>
              </w:tcPr>
            </w:tcPrChange>
          </w:tcPr>
          <w:p w14:paraId="45A486A0" w14:textId="77777777" w:rsidR="00767B47" w:rsidRDefault="00767B47" w:rsidP="00767B47">
            <w:pPr>
              <w:rPr>
                <w:ins w:id="270" w:author="NEON Default" w:date="2016-04-05T10:32:00Z"/>
              </w:rPr>
            </w:pPr>
          </w:p>
        </w:tc>
      </w:tr>
      <w:tr w:rsidR="00767B47" w14:paraId="6D0D848F" w14:textId="77777777" w:rsidTr="00767B47">
        <w:trPr>
          <w:ins w:id="271" w:author="NEON Default" w:date="2016-04-05T10:32:00Z"/>
        </w:trPr>
        <w:tc>
          <w:tcPr>
            <w:tcW w:w="2394" w:type="dxa"/>
            <w:tcPrChange w:id="272" w:author="NEON Default" w:date="2016-04-05T10:32:00Z">
              <w:tcPr>
                <w:tcW w:w="3192" w:type="dxa"/>
              </w:tcPr>
            </w:tcPrChange>
          </w:tcPr>
          <w:p w14:paraId="0BF769D0" w14:textId="49D943CC" w:rsidR="00767B47" w:rsidRDefault="00767B47" w:rsidP="00767B47">
            <w:pPr>
              <w:rPr>
                <w:ins w:id="273" w:author="NEON Default" w:date="2016-04-05T10:32:00Z"/>
              </w:rPr>
            </w:pPr>
            <w:ins w:id="274" w:author="NEON Default" w:date="2016-04-05T10:33:00Z">
              <w:r>
                <w:t>SRER</w:t>
              </w:r>
            </w:ins>
          </w:p>
        </w:tc>
        <w:tc>
          <w:tcPr>
            <w:tcW w:w="2394" w:type="dxa"/>
            <w:tcPrChange w:id="275" w:author="NEON Default" w:date="2016-04-05T10:32:00Z">
              <w:tcPr>
                <w:tcW w:w="3192" w:type="dxa"/>
              </w:tcPr>
            </w:tcPrChange>
          </w:tcPr>
          <w:p w14:paraId="10F01436" w14:textId="77777777" w:rsidR="00767B47" w:rsidRDefault="00767B47" w:rsidP="00767B47">
            <w:pPr>
              <w:rPr>
                <w:ins w:id="276" w:author="NEON Default" w:date="2016-04-05T10:32:00Z"/>
              </w:rPr>
            </w:pPr>
          </w:p>
        </w:tc>
        <w:tc>
          <w:tcPr>
            <w:tcW w:w="2394" w:type="dxa"/>
            <w:tcPrChange w:id="277" w:author="NEON Default" w:date="2016-04-05T10:32:00Z">
              <w:tcPr>
                <w:tcW w:w="3192" w:type="dxa"/>
              </w:tcPr>
            </w:tcPrChange>
          </w:tcPr>
          <w:p w14:paraId="2DA31499" w14:textId="4260A6E9" w:rsidR="00767B47" w:rsidRDefault="00767B47" w:rsidP="00767B47">
            <w:pPr>
              <w:rPr>
                <w:ins w:id="278" w:author="NEON Default" w:date="2016-04-05T10:32:00Z"/>
              </w:rPr>
            </w:pPr>
          </w:p>
        </w:tc>
        <w:tc>
          <w:tcPr>
            <w:tcW w:w="2394" w:type="dxa"/>
            <w:tcPrChange w:id="279" w:author="NEON Default" w:date="2016-04-05T10:32:00Z">
              <w:tcPr>
                <w:tcW w:w="3192" w:type="dxa"/>
              </w:tcPr>
            </w:tcPrChange>
          </w:tcPr>
          <w:p w14:paraId="645A08B9" w14:textId="77777777" w:rsidR="00767B47" w:rsidRDefault="00767B47" w:rsidP="00767B47">
            <w:pPr>
              <w:rPr>
                <w:ins w:id="280" w:author="NEON Default" w:date="2016-04-05T10:32:00Z"/>
              </w:rPr>
            </w:pPr>
          </w:p>
        </w:tc>
      </w:tr>
    </w:tbl>
    <w:p w14:paraId="4BDBCF7D" w14:textId="77777777" w:rsidR="00767B47" w:rsidRPr="00767B47" w:rsidRDefault="00767B47">
      <w:pPr>
        <w:pPrChange w:id="281" w:author="NEON Default" w:date="2016-04-05T10:32:00Z">
          <w:pPr>
            <w:pStyle w:val="Heading9"/>
            <w:numPr>
              <w:ilvl w:val="0"/>
              <w:numId w:val="0"/>
            </w:numPr>
            <w:ind w:left="0" w:firstLine="0"/>
          </w:pPr>
        </w:pPrChange>
      </w:pPr>
    </w:p>
    <w:sectPr w:rsidR="00767B47" w:rsidRPr="00767B47" w:rsidSect="006E4B69">
      <w:pgSz w:w="12240" w:h="15840"/>
      <w:pgMar w:top="1440" w:right="1440" w:bottom="1440" w:left="1440" w:header="720" w:footer="43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NEON Default" w:date="2016-03-07T11:59:00Z" w:initials="ND">
    <w:p w14:paraId="6FA04478" w14:textId="2E1FF92A" w:rsidR="00060CAD" w:rsidRDefault="00060CAD">
      <w:pPr>
        <w:pStyle w:val="CommentText"/>
      </w:pPr>
      <w:r>
        <w:rPr>
          <w:rStyle w:val="CommentReference"/>
        </w:rPr>
        <w:annotationRef/>
      </w:r>
      <w:r>
        <w:t>Also, within the timing for N transformation, add recommendation to install spring transition cores while collecting the over-winter cores. This will be time efficient and will ensure that the final thaw event (whenever it is) is captured.</w:t>
      </w:r>
    </w:p>
  </w:comment>
  <w:comment w:id="33" w:author="NEON Default" w:date="2016-03-07T11:58:00Z" w:initials="ND">
    <w:p w14:paraId="15362F44" w14:textId="14828E78" w:rsidR="00060CAD" w:rsidRDefault="00060CAD">
      <w:pPr>
        <w:pStyle w:val="CommentText"/>
      </w:pPr>
      <w:r>
        <w:rPr>
          <w:rStyle w:val="CommentReference"/>
        </w:rPr>
        <w:annotationRef/>
      </w:r>
      <w:r>
        <w:t>Update to include within 1 week of ground thaw</w:t>
      </w:r>
    </w:p>
  </w:comment>
  <w:comment w:id="77" w:author="NEON Default" w:date="2016-03-07T10:53:00Z" w:initials="ND">
    <w:p w14:paraId="132F8056" w14:textId="205B24BB" w:rsidR="00060CAD" w:rsidRDefault="00060CAD">
      <w:pPr>
        <w:pStyle w:val="CommentText"/>
      </w:pPr>
      <w:r>
        <w:rPr>
          <w:rStyle w:val="CommentReference"/>
        </w:rPr>
        <w:annotationRef/>
      </w:r>
    </w:p>
  </w:comment>
  <w:comment w:id="78" w:author="NEON Default" w:date="2016-03-07T12:01:00Z" w:initials="ND">
    <w:p w14:paraId="10B36284" w14:textId="593212FF" w:rsidR="00060CAD" w:rsidRDefault="00060CAD">
      <w:pPr>
        <w:pStyle w:val="CommentText"/>
      </w:pPr>
      <w:r>
        <w:rPr>
          <w:rStyle w:val="CommentReference"/>
        </w:rPr>
        <w:annotationRef/>
      </w:r>
      <w:r>
        <w:t>Fix. Should be plotID-horizon-corecoordX-coreCoordY-date-NT-initial or plotID-horizon-coreCoordX-coreCoordY-date-NY-incubated</w:t>
      </w:r>
    </w:p>
  </w:comment>
  <w:comment w:id="79" w:author="NEON Default" w:date="2016-03-07T10:53:00Z" w:initials="ND">
    <w:p w14:paraId="639CEA54" w14:textId="641B031C" w:rsidR="00060CAD" w:rsidRDefault="00060CAD">
      <w:pPr>
        <w:pStyle w:val="CommentText"/>
      </w:pPr>
      <w:r>
        <w:rPr>
          <w:rStyle w:val="CommentReference"/>
        </w:rPr>
        <w:annotationRef/>
      </w:r>
      <w:r>
        <w:t>This should be Table 3</w:t>
      </w:r>
    </w:p>
  </w:comment>
  <w:comment w:id="80" w:author="NEON Default" w:date="2016-03-07T10:54:00Z" w:initials="ND">
    <w:p w14:paraId="7B5334EA" w14:textId="2CEE1D2D" w:rsidR="00060CAD" w:rsidRDefault="00060CAD">
      <w:pPr>
        <w:pStyle w:val="CommentText"/>
      </w:pPr>
      <w:r>
        <w:rPr>
          <w:rStyle w:val="CommentReference"/>
        </w:rPr>
        <w:annotationRef/>
      </w:r>
      <w:r>
        <w:t>Update</w:t>
      </w:r>
    </w:p>
  </w:comment>
  <w:comment w:id="82" w:author="NEON Default" w:date="2016-04-12T10:58:00Z" w:initials="ND">
    <w:p w14:paraId="43CEBFA1" w14:textId="5784FF78" w:rsidR="00060CAD" w:rsidRDefault="00060CAD">
      <w:pPr>
        <w:pStyle w:val="CommentText"/>
      </w:pPr>
      <w:r>
        <w:rPr>
          <w:rStyle w:val="CommentReference"/>
        </w:rPr>
        <w:annotationRef/>
      </w:r>
      <w:r>
        <w:t>Update for batches of 4</w:t>
      </w:r>
    </w:p>
  </w:comment>
  <w:comment w:id="90" w:author="NEON Default" w:date="2016-03-08T09:42:00Z" w:initials="ND">
    <w:p w14:paraId="1E3ADAE4" w14:textId="76B6CD03" w:rsidR="00060CAD" w:rsidRDefault="00060CAD">
      <w:pPr>
        <w:pStyle w:val="CommentText"/>
      </w:pPr>
      <w:r>
        <w:rPr>
          <w:rStyle w:val="CommentReference"/>
        </w:rPr>
        <w:annotationRef/>
      </w:r>
      <w:r>
        <w:t>Add that field staff should consult with Science prior to carrying out this protocol.</w:t>
      </w:r>
    </w:p>
  </w:comment>
  <w:comment w:id="98" w:author="NEON Default" w:date="2016-04-21T14:02:00Z" w:initials="ND">
    <w:p w14:paraId="2379BAF2" w14:textId="3F691385" w:rsidR="00060CAD" w:rsidRDefault="00060CAD">
      <w:pPr>
        <w:pStyle w:val="CommentText"/>
      </w:pPr>
      <w:r>
        <w:rPr>
          <w:rStyle w:val="CommentReference"/>
        </w:rPr>
        <w:annotationRef/>
      </w:r>
      <w:r>
        <w:t>Add row for N transformations and microbial biomass</w:t>
      </w:r>
    </w:p>
  </w:comment>
  <w:comment w:id="105" w:author="NEON Default" w:date="2016-04-21T14:03:00Z" w:initials="ND">
    <w:p w14:paraId="67C08AF4" w14:textId="22E52CD4" w:rsidR="00060CAD" w:rsidRDefault="00060CAD">
      <w:pPr>
        <w:pStyle w:val="CommentText"/>
      </w:pPr>
      <w:r>
        <w:rPr>
          <w:rStyle w:val="CommentReference"/>
        </w:rPr>
        <w:annotationRef/>
      </w:r>
      <w:r>
        <w:t>Add figure of sample label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A04478" w15:done="0"/>
  <w15:commentEx w15:paraId="15362F44" w15:done="0"/>
  <w15:commentEx w15:paraId="132F8056" w15:done="0"/>
  <w15:commentEx w15:paraId="10B36284" w15:done="0"/>
  <w15:commentEx w15:paraId="639CEA54" w15:done="0"/>
  <w15:commentEx w15:paraId="7B5334EA" w15:done="0"/>
  <w15:commentEx w15:paraId="43CEBFA1" w15:done="0"/>
  <w15:commentEx w15:paraId="1E3ADAE4" w15:done="0"/>
  <w15:commentEx w15:paraId="2379BAF2" w15:done="0"/>
  <w15:commentEx w15:paraId="67C08A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A3D49" w14:textId="77777777" w:rsidR="00566F67" w:rsidRDefault="00566F67" w:rsidP="00280D81">
      <w:r>
        <w:separator/>
      </w:r>
    </w:p>
    <w:p w14:paraId="382DC0B5" w14:textId="77777777" w:rsidR="00566F67" w:rsidRDefault="00566F67"/>
  </w:endnote>
  <w:endnote w:type="continuationSeparator" w:id="0">
    <w:p w14:paraId="0A47F97D" w14:textId="77777777" w:rsidR="00566F67" w:rsidRDefault="00566F67" w:rsidP="00280D81">
      <w:r>
        <w:continuationSeparator/>
      </w:r>
    </w:p>
    <w:p w14:paraId="063ADF8B" w14:textId="77777777" w:rsidR="00566F67" w:rsidRDefault="00566F67"/>
  </w:endnote>
  <w:endnote w:type="continuationNotice" w:id="1">
    <w:p w14:paraId="2DB91373" w14:textId="77777777" w:rsidR="00566F67" w:rsidRDefault="00566F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Zapf Dingbats">
    <w:altName w:val="Wingdings 2"/>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6EBDE" w14:textId="77777777" w:rsidR="00060CAD" w:rsidRDefault="00060C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88F60" w14:textId="77777777" w:rsidR="00060CAD" w:rsidRDefault="00060C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08D37" w14:textId="77777777" w:rsidR="00060CAD" w:rsidRDefault="00060C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09872"/>
      <w:docPartObj>
        <w:docPartGallery w:val="Page Numbers (Bottom of Page)"/>
        <w:docPartUnique/>
      </w:docPartObj>
    </w:sdtPr>
    <w:sdtContent>
      <w:p w14:paraId="4B39A266" w14:textId="77777777" w:rsidR="00060CAD" w:rsidRDefault="00060CAD" w:rsidP="0021081B">
        <w:pPr>
          <w:pStyle w:val="Footer"/>
          <w:jc w:val="center"/>
        </w:pPr>
        <w:r>
          <w:fldChar w:fldCharType="begin"/>
        </w:r>
        <w:r>
          <w:instrText xml:space="preserve"> PAGE   \* MERGEFORMAT </w:instrText>
        </w:r>
        <w:r>
          <w:fldChar w:fldCharType="separate"/>
        </w:r>
        <w:r w:rsidR="00560250">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070864"/>
      <w:docPartObj>
        <w:docPartGallery w:val="Page Numbers (Bottom of Page)"/>
        <w:docPartUnique/>
      </w:docPartObj>
    </w:sdtPr>
    <w:sdtEndPr>
      <w:rPr>
        <w:b/>
        <w:noProof/>
      </w:rPr>
    </w:sdtEndPr>
    <w:sdtContent>
      <w:sdt>
        <w:sdtPr>
          <w:id w:val="-1873153192"/>
          <w:docPartObj>
            <w:docPartGallery w:val="Page Numbers (Top of Page)"/>
            <w:docPartUnique/>
          </w:docPartObj>
        </w:sdtPr>
        <w:sdtEndPr>
          <w:rPr>
            <w:b/>
            <w:noProof/>
          </w:rPr>
        </w:sdtEndPr>
        <w:sdtContent>
          <w:p w14:paraId="1D95601F" w14:textId="25DEAC7C" w:rsidR="00060CAD" w:rsidRDefault="00060CAD" w:rsidP="0021081B">
            <w:pPr>
              <w:pStyle w:val="Footer"/>
              <w:jc w:val="center"/>
              <w:rPr>
                <w:sz w:val="20"/>
              </w:rPr>
            </w:pPr>
            <w:r w:rsidRPr="0041601B">
              <w:rPr>
                <w:sz w:val="20"/>
              </w:rPr>
              <w:sym w:font="Symbol" w:char="F0D3"/>
            </w:r>
            <w:r w:rsidRPr="0041601B">
              <w:rPr>
                <w:sz w:val="20"/>
              </w:rPr>
              <w:t xml:space="preserve"> 201</w:t>
            </w:r>
            <w:r>
              <w:rPr>
                <w:sz w:val="20"/>
              </w:rPr>
              <w:t>6</w:t>
            </w:r>
            <w:r w:rsidRPr="0041601B">
              <w:rPr>
                <w:sz w:val="20"/>
              </w:rPr>
              <w:t xml:space="preserve"> NEON Inc. All rights reserved</w:t>
            </w:r>
            <w:r>
              <w:rPr>
                <w:sz w:val="20"/>
              </w:rPr>
              <w:t>.</w:t>
            </w:r>
          </w:p>
          <w:p w14:paraId="06955537" w14:textId="77777777" w:rsidR="00060CAD" w:rsidRDefault="00060CAD" w:rsidP="0021081B">
            <w:pPr>
              <w:pStyle w:val="Footer"/>
              <w:jc w:val="center"/>
            </w:pPr>
          </w:p>
          <w:p w14:paraId="29F2CB31" w14:textId="50914758" w:rsidR="00060CAD" w:rsidRPr="00C86526" w:rsidRDefault="00060CAD" w:rsidP="006C2093">
            <w:pPr>
              <w:pStyle w:val="Footer"/>
              <w:jc w:val="center"/>
              <w:rPr>
                <w:b/>
                <w:noProof/>
              </w:rPr>
            </w:pPr>
            <w:r>
              <w:t xml:space="preserve">Page </w:t>
            </w:r>
            <w:r>
              <w:rPr>
                <w:b/>
                <w:sz w:val="24"/>
                <w:szCs w:val="24"/>
              </w:rPr>
              <w:fldChar w:fldCharType="begin"/>
            </w:r>
            <w:r>
              <w:rPr>
                <w:b/>
              </w:rPr>
              <w:instrText xml:space="preserve"> PAGE </w:instrText>
            </w:r>
            <w:r>
              <w:rPr>
                <w:b/>
                <w:sz w:val="24"/>
                <w:szCs w:val="24"/>
              </w:rPr>
              <w:fldChar w:fldCharType="separate"/>
            </w:r>
            <w:r w:rsidR="00560250">
              <w:rPr>
                <w:b/>
                <w:noProof/>
              </w:rPr>
              <w:t>56</w:t>
            </w:r>
            <w:r>
              <w:rPr>
                <w:b/>
                <w:sz w:val="24"/>
                <w:szCs w:val="24"/>
              </w:rPr>
              <w:fldChar w:fldCharType="end"/>
            </w:r>
            <w:r>
              <w:t xml:space="preserve"> of </w:t>
            </w:r>
            <w:r>
              <w:rPr>
                <w:b/>
                <w:noProof/>
              </w:rPr>
              <w:t>64</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DBD20" w14:textId="77777777" w:rsidR="00566F67" w:rsidRDefault="00566F67" w:rsidP="00280D81">
      <w:r>
        <w:separator/>
      </w:r>
    </w:p>
    <w:p w14:paraId="2E7D281A" w14:textId="77777777" w:rsidR="00566F67" w:rsidRDefault="00566F67"/>
  </w:footnote>
  <w:footnote w:type="continuationSeparator" w:id="0">
    <w:p w14:paraId="2A1A3B4A" w14:textId="77777777" w:rsidR="00566F67" w:rsidRDefault="00566F67" w:rsidP="00280D81">
      <w:r>
        <w:continuationSeparator/>
      </w:r>
    </w:p>
    <w:p w14:paraId="4B61541C" w14:textId="77777777" w:rsidR="00566F67" w:rsidRDefault="00566F67"/>
  </w:footnote>
  <w:footnote w:type="continuationNotice" w:id="1">
    <w:p w14:paraId="2C592D14" w14:textId="77777777" w:rsidR="00566F67" w:rsidRDefault="00566F6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93EC8" w14:textId="38C3C6F6" w:rsidR="00060CAD" w:rsidRDefault="00060C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1"/>
      <w:gridCol w:w="2439"/>
      <w:gridCol w:w="3870"/>
      <w:gridCol w:w="1548"/>
    </w:tblGrid>
    <w:tr w:rsidR="00060CAD" w14:paraId="0F6C8E1C" w14:textId="77777777" w:rsidTr="00716BD7">
      <w:trPr>
        <w:trHeight w:hRule="exact" w:val="432"/>
      </w:trPr>
      <w:tc>
        <w:tcPr>
          <w:tcW w:w="2601" w:type="dxa"/>
          <w:vMerge w:val="restart"/>
          <w:tcBorders>
            <w:right w:val="single" w:sz="4" w:space="0" w:color="auto"/>
          </w:tcBorders>
        </w:tcPr>
        <w:p w14:paraId="08E40805" w14:textId="396A296B" w:rsidR="00060CAD" w:rsidRDefault="00060CAD" w:rsidP="00106798">
          <w:pPr>
            <w:pStyle w:val="Header"/>
            <w:tabs>
              <w:tab w:val="clear" w:pos="4680"/>
              <w:tab w:val="clear" w:pos="9360"/>
              <w:tab w:val="center" w:pos="2880"/>
            </w:tabs>
          </w:pPr>
          <w:r>
            <w:rPr>
              <w:noProof/>
            </w:rPr>
            <w:drawing>
              <wp:anchor distT="0" distB="0" distL="114300" distR="114300" simplePos="0" relativeHeight="251659264" behindDoc="0" locked="0" layoutInCell="1" allowOverlap="1" wp14:anchorId="0EDB5C38" wp14:editId="106D986E">
                <wp:simplePos x="0" y="0"/>
                <wp:positionH relativeFrom="column">
                  <wp:posOffset>0</wp:posOffset>
                </wp:positionH>
                <wp:positionV relativeFrom="paragraph">
                  <wp:posOffset>-86690</wp:posOffset>
                </wp:positionV>
                <wp:extent cx="1514475" cy="712644"/>
                <wp:effectExtent l="0" t="0" r="0" b="0"/>
                <wp:wrapNone/>
                <wp:docPr id="4" name="Picture 0" descr="NEON_newblu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N_newblue.pd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4475" cy="712644"/>
                        </a:xfrm>
                        <a:prstGeom prst="rect">
                          <a:avLst/>
                        </a:prstGeom>
                      </pic:spPr>
                    </pic:pic>
                  </a:graphicData>
                </a:graphic>
                <wp14:sizeRelH relativeFrom="page">
                  <wp14:pctWidth>0</wp14:pctWidth>
                </wp14:sizeRelH>
                <wp14:sizeRelV relativeFrom="page">
                  <wp14:pctHeight>0</wp14:pctHeight>
                </wp14:sizeRelV>
              </wp:anchor>
            </w:drawing>
          </w:r>
        </w:p>
      </w:tc>
      <w:tc>
        <w:tcPr>
          <w:tcW w:w="6309" w:type="dxa"/>
          <w:gridSpan w:val="2"/>
          <w:tcBorders>
            <w:top w:val="single" w:sz="4" w:space="0" w:color="auto"/>
            <w:left w:val="single" w:sz="4" w:space="0" w:color="auto"/>
            <w:bottom w:val="single" w:sz="4" w:space="0" w:color="auto"/>
            <w:right w:val="single" w:sz="4" w:space="0" w:color="auto"/>
          </w:tcBorders>
          <w:vAlign w:val="center"/>
        </w:tcPr>
        <w:p w14:paraId="2F14608A" w14:textId="49B7021B" w:rsidR="00060CAD" w:rsidRPr="001D7D29" w:rsidRDefault="00060CAD" w:rsidP="006B024C">
          <w:pPr>
            <w:pStyle w:val="Header"/>
            <w:tabs>
              <w:tab w:val="clear" w:pos="4680"/>
              <w:tab w:val="center" w:pos="2880"/>
            </w:tabs>
            <w:rPr>
              <w:sz w:val="16"/>
              <w:szCs w:val="16"/>
            </w:rPr>
          </w:pPr>
          <w:r>
            <w:rPr>
              <w:i/>
              <w:sz w:val="16"/>
              <w:szCs w:val="16"/>
            </w:rPr>
            <w:t>Title</w:t>
          </w:r>
          <w:r>
            <w:rPr>
              <w:sz w:val="16"/>
              <w:szCs w:val="16"/>
            </w:rPr>
            <w:t>: TOS Protocol and Procedure: Soil Biogeochemical and Microbial Sampling</w:t>
          </w:r>
        </w:p>
      </w:tc>
      <w:tc>
        <w:tcPr>
          <w:tcW w:w="1548" w:type="dxa"/>
          <w:tcBorders>
            <w:top w:val="single" w:sz="4" w:space="0" w:color="auto"/>
            <w:left w:val="single" w:sz="4" w:space="0" w:color="auto"/>
            <w:bottom w:val="single" w:sz="4" w:space="0" w:color="auto"/>
            <w:right w:val="single" w:sz="4" w:space="0" w:color="auto"/>
          </w:tcBorders>
          <w:vAlign w:val="center"/>
        </w:tcPr>
        <w:p w14:paraId="3BC854DE" w14:textId="436173DA" w:rsidR="00060CAD" w:rsidRPr="001D7D29" w:rsidRDefault="00060CAD" w:rsidP="00881790">
          <w:pPr>
            <w:pStyle w:val="Header"/>
            <w:tabs>
              <w:tab w:val="clear" w:pos="4680"/>
              <w:tab w:val="center" w:pos="2880"/>
            </w:tabs>
            <w:rPr>
              <w:sz w:val="16"/>
              <w:szCs w:val="16"/>
            </w:rPr>
          </w:pPr>
          <w:r>
            <w:rPr>
              <w:i/>
              <w:sz w:val="16"/>
              <w:szCs w:val="16"/>
            </w:rPr>
            <w:t>Date</w:t>
          </w:r>
          <w:r>
            <w:rPr>
              <w:sz w:val="16"/>
              <w:szCs w:val="16"/>
            </w:rPr>
            <w:t>:  01/21/2016</w:t>
          </w:r>
        </w:p>
      </w:tc>
    </w:tr>
    <w:tr w:rsidR="00060CAD" w14:paraId="2D91182D" w14:textId="77777777" w:rsidTr="00716BD7">
      <w:trPr>
        <w:trHeight w:hRule="exact" w:val="432"/>
      </w:trPr>
      <w:tc>
        <w:tcPr>
          <w:tcW w:w="2601" w:type="dxa"/>
          <w:vMerge/>
          <w:tcBorders>
            <w:right w:val="single" w:sz="4" w:space="0" w:color="auto"/>
          </w:tcBorders>
        </w:tcPr>
        <w:p w14:paraId="52948A42" w14:textId="77777777" w:rsidR="00060CAD" w:rsidRDefault="00060CAD" w:rsidP="004C7B3D">
          <w:pPr>
            <w:pStyle w:val="Header"/>
            <w:tabs>
              <w:tab w:val="clear" w:pos="4680"/>
              <w:tab w:val="center" w:pos="2880"/>
            </w:tabs>
          </w:pPr>
        </w:p>
      </w:tc>
      <w:tc>
        <w:tcPr>
          <w:tcW w:w="2439" w:type="dxa"/>
          <w:tcBorders>
            <w:top w:val="single" w:sz="4" w:space="0" w:color="auto"/>
            <w:left w:val="single" w:sz="4" w:space="0" w:color="auto"/>
            <w:bottom w:val="single" w:sz="4" w:space="0" w:color="auto"/>
            <w:right w:val="single" w:sz="4" w:space="0" w:color="auto"/>
          </w:tcBorders>
          <w:vAlign w:val="center"/>
        </w:tcPr>
        <w:p w14:paraId="2788E7C3" w14:textId="77777777" w:rsidR="00060CAD" w:rsidRPr="001D7D29" w:rsidRDefault="00060CAD" w:rsidP="00770A66">
          <w:pPr>
            <w:pStyle w:val="Header"/>
            <w:tabs>
              <w:tab w:val="clear" w:pos="4680"/>
              <w:tab w:val="center" w:pos="2880"/>
            </w:tabs>
            <w:rPr>
              <w:sz w:val="16"/>
              <w:szCs w:val="16"/>
            </w:rPr>
          </w:pPr>
          <w:r>
            <w:rPr>
              <w:i/>
              <w:sz w:val="16"/>
              <w:szCs w:val="16"/>
            </w:rPr>
            <w:t>NEON Doc. #</w:t>
          </w:r>
          <w:r>
            <w:rPr>
              <w:sz w:val="16"/>
              <w:szCs w:val="16"/>
            </w:rPr>
            <w:t>:  NEON.DOC.014048</w:t>
          </w:r>
        </w:p>
      </w:tc>
      <w:tc>
        <w:tcPr>
          <w:tcW w:w="3870" w:type="dxa"/>
          <w:tcBorders>
            <w:top w:val="single" w:sz="4" w:space="0" w:color="auto"/>
            <w:left w:val="single" w:sz="4" w:space="0" w:color="auto"/>
            <w:bottom w:val="single" w:sz="4" w:space="0" w:color="auto"/>
            <w:right w:val="single" w:sz="4" w:space="0" w:color="auto"/>
          </w:tcBorders>
          <w:vAlign w:val="center"/>
        </w:tcPr>
        <w:p w14:paraId="4A2FD8E4" w14:textId="5C40E438" w:rsidR="00060CAD" w:rsidRPr="001D7D29" w:rsidRDefault="00060CAD" w:rsidP="00881790">
          <w:pPr>
            <w:pStyle w:val="Header"/>
            <w:tabs>
              <w:tab w:val="clear" w:pos="4680"/>
              <w:tab w:val="center" w:pos="2880"/>
            </w:tabs>
            <w:rPr>
              <w:sz w:val="16"/>
              <w:szCs w:val="16"/>
            </w:rPr>
          </w:pPr>
          <w:r>
            <w:rPr>
              <w:i/>
              <w:sz w:val="16"/>
              <w:szCs w:val="16"/>
            </w:rPr>
            <w:t>Author</w:t>
          </w:r>
          <w:r>
            <w:rPr>
              <w:sz w:val="16"/>
              <w:szCs w:val="16"/>
            </w:rPr>
            <w:t>: L. Stanish</w:t>
          </w:r>
        </w:p>
      </w:tc>
      <w:tc>
        <w:tcPr>
          <w:tcW w:w="1548" w:type="dxa"/>
          <w:tcBorders>
            <w:top w:val="single" w:sz="4" w:space="0" w:color="auto"/>
            <w:left w:val="single" w:sz="4" w:space="0" w:color="auto"/>
            <w:bottom w:val="single" w:sz="4" w:space="0" w:color="auto"/>
            <w:right w:val="single" w:sz="4" w:space="0" w:color="auto"/>
          </w:tcBorders>
          <w:vAlign w:val="center"/>
        </w:tcPr>
        <w:p w14:paraId="28A06D62" w14:textId="40800D03" w:rsidR="00060CAD" w:rsidRPr="001D7D29" w:rsidRDefault="00060CAD" w:rsidP="00703E7B">
          <w:pPr>
            <w:pStyle w:val="Header"/>
            <w:tabs>
              <w:tab w:val="clear" w:pos="4680"/>
              <w:tab w:val="center" w:pos="2880"/>
            </w:tabs>
            <w:rPr>
              <w:sz w:val="16"/>
              <w:szCs w:val="16"/>
            </w:rPr>
          </w:pPr>
          <w:r>
            <w:rPr>
              <w:i/>
              <w:sz w:val="16"/>
              <w:szCs w:val="16"/>
            </w:rPr>
            <w:t>Revision:</w:t>
          </w:r>
          <w:r>
            <w:rPr>
              <w:sz w:val="16"/>
              <w:szCs w:val="16"/>
            </w:rPr>
            <w:t xml:space="preserve"> G</w:t>
          </w:r>
        </w:p>
      </w:tc>
    </w:tr>
  </w:tbl>
  <w:p w14:paraId="32594C71" w14:textId="77777777" w:rsidR="00060CAD" w:rsidRDefault="00060CAD" w:rsidP="00280D81">
    <w:pPr>
      <w:pStyle w:val="Header"/>
    </w:pPr>
  </w:p>
  <w:p w14:paraId="26D65994" w14:textId="77777777" w:rsidR="00060CAD" w:rsidRDefault="00060CAD" w:rsidP="00280D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D9060" w14:textId="49B4A415" w:rsidR="00060CAD" w:rsidRDefault="00060C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D9F82" w14:textId="680D3020" w:rsidR="00060CAD" w:rsidRDefault="00060CA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2175B" w14:textId="320795DE" w:rsidR="00060CAD" w:rsidRDefault="00060CA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C500" w14:textId="5CFC2A98" w:rsidR="00060CAD" w:rsidRDefault="00060CA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01B1D" w14:textId="43F3E779" w:rsidR="00060CAD" w:rsidRDefault="00060CA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55B97" w14:textId="50FAE36F" w:rsidR="00060CAD" w:rsidRDefault="00060C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9401F" w14:textId="7F03F81A" w:rsidR="00060CAD" w:rsidRDefault="00060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7E77"/>
    <w:multiLevelType w:val="hybridMultilevel"/>
    <w:tmpl w:val="A07C6152"/>
    <w:lvl w:ilvl="0" w:tplc="0AF8080C">
      <w:start w:val="1"/>
      <w:numFmt w:val="bullet"/>
      <w:pStyle w:val="Bullets"/>
      <w:lvlText w:val=""/>
      <w:lvlJc w:val="left"/>
      <w:pPr>
        <w:ind w:left="72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46282"/>
    <w:multiLevelType w:val="hybridMultilevel"/>
    <w:tmpl w:val="0B484070"/>
    <w:lvl w:ilvl="0" w:tplc="495821B2">
      <w:start w:val="10"/>
      <w:numFmt w:val="bullet"/>
      <w:lvlText w:val="-"/>
      <w:lvlJc w:val="left"/>
      <w:pPr>
        <w:ind w:left="840" w:hanging="84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210C5A"/>
    <w:multiLevelType w:val="multilevel"/>
    <w:tmpl w:val="ED50BBDE"/>
    <w:numStyleLink w:val="NEONNumberedList"/>
  </w:abstractNum>
  <w:abstractNum w:abstractNumId="3" w15:restartNumberingAfterBreak="0">
    <w:nsid w:val="29281A39"/>
    <w:multiLevelType w:val="multilevel"/>
    <w:tmpl w:val="7368DA8A"/>
    <w:numStyleLink w:val="Headings"/>
  </w:abstractNum>
  <w:abstractNum w:abstractNumId="4" w15:restartNumberingAfterBreak="0">
    <w:nsid w:val="2EBA5859"/>
    <w:multiLevelType w:val="hybridMultilevel"/>
    <w:tmpl w:val="08D2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0A4843"/>
    <w:multiLevelType w:val="multilevel"/>
    <w:tmpl w:val="7368DA8A"/>
    <w:numStyleLink w:val="Headings"/>
  </w:abstractNum>
  <w:abstractNum w:abstractNumId="6" w15:restartNumberingAfterBreak="0">
    <w:nsid w:val="39245A60"/>
    <w:multiLevelType w:val="hybridMultilevel"/>
    <w:tmpl w:val="B33C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191CBD"/>
    <w:multiLevelType w:val="multilevel"/>
    <w:tmpl w:val="7368DA8A"/>
    <w:styleLink w:val="Headings"/>
    <w:lvl w:ilvl="0">
      <w:start w:val="1"/>
      <w:numFmt w:val="decimal"/>
      <w:pStyle w:val="Heading1"/>
      <w:lvlText w:val="%1"/>
      <w:lvlJc w:val="left"/>
      <w:pPr>
        <w:ind w:left="1008" w:hanging="1008"/>
      </w:pPr>
      <w:rPr>
        <w:rFonts w:hint="default"/>
      </w:rPr>
    </w:lvl>
    <w:lvl w:ilvl="1">
      <w:start w:val="1"/>
      <w:numFmt w:val="decimal"/>
      <w:pStyle w:val="Heading2"/>
      <w:lvlText w:val="%1.%2"/>
      <w:lvlJc w:val="left"/>
      <w:pPr>
        <w:ind w:left="1008" w:hanging="1008"/>
      </w:pPr>
      <w:rPr>
        <w:rFonts w:hint="default"/>
      </w:rPr>
    </w:lvl>
    <w:lvl w:ilvl="2">
      <w:start w:val="1"/>
      <w:numFmt w:val="decimal"/>
      <w:pStyle w:val="Heading3"/>
      <w:lvlText w:val="%1.%2.%3"/>
      <w:lvlJc w:val="left"/>
      <w:pPr>
        <w:ind w:left="1008" w:hanging="1008"/>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SOP %6"/>
      <w:lvlJc w:val="left"/>
      <w:pPr>
        <w:ind w:left="1008" w:hanging="1008"/>
      </w:pPr>
      <w:rPr>
        <w:rFonts w:hint="default"/>
      </w:rPr>
    </w:lvl>
    <w:lvl w:ilvl="6">
      <w:start w:val="1"/>
      <w:numFmt w:val="decimal"/>
      <w:pStyle w:val="Heading7"/>
      <w:lvlText w:val="%6.%7"/>
      <w:lvlJc w:val="left"/>
      <w:pPr>
        <w:ind w:left="1008" w:hanging="1008"/>
      </w:pPr>
      <w:rPr>
        <w:rFonts w:hint="default"/>
      </w:rPr>
    </w:lvl>
    <w:lvl w:ilvl="7">
      <w:start w:val="1"/>
      <w:numFmt w:val="upperLetter"/>
      <w:pStyle w:val="Heading8"/>
      <w:lvlText w:val="Appendix %8"/>
      <w:lvlJc w:val="left"/>
      <w:pPr>
        <w:ind w:left="720" w:hanging="720"/>
      </w:pPr>
      <w:rPr>
        <w:rFonts w:hint="default"/>
        <w:caps/>
      </w:rPr>
    </w:lvl>
    <w:lvl w:ilvl="8">
      <w:start w:val="1"/>
      <w:numFmt w:val="decimal"/>
      <w:pStyle w:val="Heading9"/>
      <w:lvlText w:val="%8.%9"/>
      <w:lvlJc w:val="left"/>
      <w:pPr>
        <w:ind w:left="720" w:hanging="720"/>
      </w:pPr>
      <w:rPr>
        <w:rFonts w:hint="default"/>
      </w:rPr>
    </w:lvl>
  </w:abstractNum>
  <w:abstractNum w:abstractNumId="8" w15:restartNumberingAfterBreak="0">
    <w:nsid w:val="401F2E47"/>
    <w:multiLevelType w:val="hybridMultilevel"/>
    <w:tmpl w:val="3ABC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255E5"/>
    <w:multiLevelType w:val="hybridMultilevel"/>
    <w:tmpl w:val="0B0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35655"/>
    <w:multiLevelType w:val="hybridMultilevel"/>
    <w:tmpl w:val="5218D414"/>
    <w:lvl w:ilvl="0" w:tplc="EB9C6B78">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1" w15:restartNumberingAfterBreak="0">
    <w:nsid w:val="5B0637C5"/>
    <w:multiLevelType w:val="multilevel"/>
    <w:tmpl w:val="77EAE6EC"/>
    <w:numStyleLink w:val="NEONBulletedList"/>
  </w:abstractNum>
  <w:abstractNum w:abstractNumId="12" w15:restartNumberingAfterBreak="0">
    <w:nsid w:val="5DBD56CB"/>
    <w:multiLevelType w:val="hybridMultilevel"/>
    <w:tmpl w:val="1136AA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21539"/>
    <w:multiLevelType w:val="multilevel"/>
    <w:tmpl w:val="77EAE6EC"/>
    <w:styleLink w:val="NEONBulletedList"/>
    <w:lvl w:ilvl="0">
      <w:start w:val="1"/>
      <w:numFmt w:val="bullet"/>
      <w:pStyle w:val="BulletedLis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4" w15:restartNumberingAfterBreak="0">
    <w:nsid w:val="64C055AF"/>
    <w:multiLevelType w:val="multilevel"/>
    <w:tmpl w:val="ED50BBDE"/>
    <w:styleLink w:val="NEONNumberedList"/>
    <w:lvl w:ilvl="0">
      <w:start w:val="1"/>
      <w:numFmt w:val="decimal"/>
      <w:pStyle w:val="NumberedList"/>
      <w:lvlText w:val="%1."/>
      <w:lvlJc w:val="left"/>
      <w:pPr>
        <w:ind w:left="720" w:hanging="360"/>
      </w:pPr>
      <w:rPr>
        <w:rFonts w:ascii="Calibri" w:hAnsi="Calibri" w:hint="default"/>
        <w:b w:val="0"/>
        <w:i w:val="0"/>
        <w:caps w:val="0"/>
        <w:strike w:val="0"/>
        <w:dstrike w:val="0"/>
        <w:vanish w:val="0"/>
        <w:sz w:val="22"/>
        <w:vertAlign w:val="baseline"/>
      </w:rPr>
    </w:lvl>
    <w:lvl w:ilvl="1">
      <w:start w:val="1"/>
      <w:numFmt w:val="lowerLetter"/>
      <w:lvlText w:val="%2."/>
      <w:lvlJc w:val="left"/>
      <w:pPr>
        <w:ind w:left="1080" w:hanging="360"/>
      </w:pPr>
      <w:rPr>
        <w:rFonts w:ascii="Calibri" w:hAnsi="Calibri" w:hint="default"/>
        <w:b w:val="0"/>
        <w:i w:val="0"/>
        <w:sz w:val="22"/>
      </w:rPr>
    </w:lvl>
    <w:lvl w:ilvl="2">
      <w:start w:val="1"/>
      <w:numFmt w:val="decimal"/>
      <w:lvlText w:val="%3)"/>
      <w:lvlJc w:val="left"/>
      <w:pPr>
        <w:ind w:left="1440" w:hanging="360"/>
      </w:pPr>
      <w:rPr>
        <w:rFonts w:ascii="Calibri" w:hAnsi="Calibri" w:hint="default"/>
        <w:b w:val="0"/>
        <w:i w:val="0"/>
        <w:sz w:val="22"/>
      </w:rPr>
    </w:lvl>
    <w:lvl w:ilvl="3">
      <w:start w:val="1"/>
      <w:numFmt w:val="lowerLetter"/>
      <w:lvlText w:val="%4)"/>
      <w:lvlJc w:val="left"/>
      <w:pPr>
        <w:ind w:left="1800" w:hanging="360"/>
      </w:pPr>
      <w:rPr>
        <w:rFonts w:ascii="Calibri" w:hAnsi="Calibri" w:hint="default"/>
        <w:b w:val="0"/>
        <w:i w:val="0"/>
        <w:sz w:val="22"/>
      </w:rPr>
    </w:lvl>
    <w:lvl w:ilvl="4">
      <w:start w:val="1"/>
      <w:numFmt w:val="decimal"/>
      <w:lvlText w:val="(%5)"/>
      <w:lvlJc w:val="left"/>
      <w:pPr>
        <w:ind w:left="2160" w:hanging="360"/>
      </w:pPr>
      <w:rPr>
        <w:rFonts w:ascii="Calibri" w:hAnsi="Calibri" w:hint="default"/>
        <w:b w:val="0"/>
        <w:i w:val="0"/>
        <w:sz w:val="22"/>
      </w:rPr>
    </w:lvl>
    <w:lvl w:ilvl="5">
      <w:start w:val="1"/>
      <w:numFmt w:val="lowerLetter"/>
      <w:lvlText w:val="(%6)"/>
      <w:lvlJc w:val="left"/>
      <w:pPr>
        <w:ind w:left="2520" w:hanging="360"/>
      </w:pPr>
      <w:rPr>
        <w:rFonts w:ascii="Calibri" w:hAnsi="Calibri" w:hint="default"/>
        <w:b w:val="0"/>
        <w:i w:val="0"/>
        <w:sz w:val="22"/>
      </w:rPr>
    </w:lvl>
    <w:lvl w:ilvl="6">
      <w:start w:val="1"/>
      <w:numFmt w:val="none"/>
      <w:lvlText w:val=""/>
      <w:lvlJc w:val="left"/>
      <w:pPr>
        <w:ind w:left="2880" w:hanging="360"/>
      </w:pPr>
      <w:rPr>
        <w:rFonts w:ascii="Calibri" w:hAnsi="Calibri" w:hint="default"/>
        <w:b w:val="0"/>
        <w:i w:val="0"/>
        <w:sz w:val="22"/>
      </w:rPr>
    </w:lvl>
    <w:lvl w:ilvl="7">
      <w:start w:val="1"/>
      <w:numFmt w:val="none"/>
      <w:lvlText w:val=""/>
      <w:lvlJc w:val="left"/>
      <w:pPr>
        <w:ind w:left="3240" w:hanging="360"/>
      </w:pPr>
      <w:rPr>
        <w:rFonts w:ascii="Calibri" w:hAnsi="Calibri" w:hint="default"/>
        <w:b w:val="0"/>
        <w:i w:val="0"/>
        <w:sz w:val="22"/>
      </w:rPr>
    </w:lvl>
    <w:lvl w:ilvl="8">
      <w:start w:val="1"/>
      <w:numFmt w:val="none"/>
      <w:lvlText w:val=""/>
      <w:lvlJc w:val="left"/>
      <w:pPr>
        <w:ind w:left="3600" w:hanging="360"/>
      </w:pPr>
      <w:rPr>
        <w:rFonts w:ascii="Calibri" w:hAnsi="Calibri" w:hint="default"/>
        <w:b w:val="0"/>
        <w:i w:val="0"/>
        <w:sz w:val="22"/>
      </w:rPr>
    </w:lvl>
  </w:abstractNum>
  <w:abstractNum w:abstractNumId="15" w15:restartNumberingAfterBreak="0">
    <w:nsid w:val="6CAB3509"/>
    <w:multiLevelType w:val="hybridMultilevel"/>
    <w:tmpl w:val="B12A4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B1A0F"/>
    <w:multiLevelType w:val="hybridMultilevel"/>
    <w:tmpl w:val="EEA25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5A05A4"/>
    <w:multiLevelType w:val="hybridMultilevel"/>
    <w:tmpl w:val="48484A98"/>
    <w:lvl w:ilvl="0" w:tplc="0B5C1188">
      <w:start w:val="1"/>
      <w:numFmt w:val="bullet"/>
      <w:pStyle w:val="Checklist"/>
      <w:lvlText w:val=""/>
      <w:lvlJc w:val="left"/>
      <w:pPr>
        <w:ind w:left="720" w:hanging="360"/>
      </w:pPr>
      <w:rPr>
        <w:rFonts w:ascii="Wingdings" w:hAnsi="Wingdings"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3"/>
  </w:num>
  <w:num w:numId="5">
    <w:abstractNumId w:val="11"/>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17"/>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9"/>
  </w:num>
  <w:num w:numId="25">
    <w:abstractNumId w:val="4"/>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
  </w:num>
  <w:num w:numId="49">
    <w:abstractNumId w:val="10"/>
  </w:num>
  <w:num w:numId="50">
    <w:abstractNumId w:val="12"/>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5"/>
  </w:num>
  <w:num w:numId="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8"/>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es Janz">
    <w15:presenceInfo w15:providerId="AD" w15:userId="S-1-5-21-1207986578-2219844525-2392654088-7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3"/>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526"/>
    <w:rsid w:val="000000AE"/>
    <w:rsid w:val="00000B81"/>
    <w:rsid w:val="00000EF4"/>
    <w:rsid w:val="00014458"/>
    <w:rsid w:val="00014546"/>
    <w:rsid w:val="00015A7D"/>
    <w:rsid w:val="00016448"/>
    <w:rsid w:val="00016969"/>
    <w:rsid w:val="000200D1"/>
    <w:rsid w:val="00021FA8"/>
    <w:rsid w:val="00023539"/>
    <w:rsid w:val="0002447E"/>
    <w:rsid w:val="00024486"/>
    <w:rsid w:val="00025CF3"/>
    <w:rsid w:val="00025E9A"/>
    <w:rsid w:val="0002734F"/>
    <w:rsid w:val="00030834"/>
    <w:rsid w:val="00031BEA"/>
    <w:rsid w:val="0003421C"/>
    <w:rsid w:val="0003607D"/>
    <w:rsid w:val="00037300"/>
    <w:rsid w:val="00037F06"/>
    <w:rsid w:val="0004063F"/>
    <w:rsid w:val="00040D0C"/>
    <w:rsid w:val="00040E5D"/>
    <w:rsid w:val="00043E5D"/>
    <w:rsid w:val="00043EFD"/>
    <w:rsid w:val="00045C52"/>
    <w:rsid w:val="00045F09"/>
    <w:rsid w:val="00047801"/>
    <w:rsid w:val="00047B26"/>
    <w:rsid w:val="0005121D"/>
    <w:rsid w:val="000552F9"/>
    <w:rsid w:val="00055B6C"/>
    <w:rsid w:val="00056A31"/>
    <w:rsid w:val="000575B7"/>
    <w:rsid w:val="000605F9"/>
    <w:rsid w:val="00060B1A"/>
    <w:rsid w:val="00060CAD"/>
    <w:rsid w:val="000632C5"/>
    <w:rsid w:val="000635F6"/>
    <w:rsid w:val="0006770C"/>
    <w:rsid w:val="000700E1"/>
    <w:rsid w:val="00071A02"/>
    <w:rsid w:val="00075F6C"/>
    <w:rsid w:val="00076D92"/>
    <w:rsid w:val="00080C67"/>
    <w:rsid w:val="0008155A"/>
    <w:rsid w:val="00085B10"/>
    <w:rsid w:val="00087AAA"/>
    <w:rsid w:val="00087B2B"/>
    <w:rsid w:val="0009102B"/>
    <w:rsid w:val="000963FA"/>
    <w:rsid w:val="00096C0B"/>
    <w:rsid w:val="000A162B"/>
    <w:rsid w:val="000A4051"/>
    <w:rsid w:val="000A4CB3"/>
    <w:rsid w:val="000A65BE"/>
    <w:rsid w:val="000A6E4A"/>
    <w:rsid w:val="000A742A"/>
    <w:rsid w:val="000B104D"/>
    <w:rsid w:val="000B2425"/>
    <w:rsid w:val="000B25B6"/>
    <w:rsid w:val="000B2619"/>
    <w:rsid w:val="000B2DB5"/>
    <w:rsid w:val="000B6031"/>
    <w:rsid w:val="000B6DE3"/>
    <w:rsid w:val="000C0004"/>
    <w:rsid w:val="000D107E"/>
    <w:rsid w:val="000D21EA"/>
    <w:rsid w:val="000D3D82"/>
    <w:rsid w:val="000D3F5A"/>
    <w:rsid w:val="000D47A0"/>
    <w:rsid w:val="000D6219"/>
    <w:rsid w:val="000D6F3A"/>
    <w:rsid w:val="000D70EB"/>
    <w:rsid w:val="000E0D53"/>
    <w:rsid w:val="000E1B49"/>
    <w:rsid w:val="000E629A"/>
    <w:rsid w:val="000E68EE"/>
    <w:rsid w:val="000E6F4E"/>
    <w:rsid w:val="000F4051"/>
    <w:rsid w:val="000F7FDE"/>
    <w:rsid w:val="00100475"/>
    <w:rsid w:val="00106798"/>
    <w:rsid w:val="00106C3D"/>
    <w:rsid w:val="00107066"/>
    <w:rsid w:val="00107DBB"/>
    <w:rsid w:val="00110DFE"/>
    <w:rsid w:val="00111AEE"/>
    <w:rsid w:val="0011338F"/>
    <w:rsid w:val="00116F44"/>
    <w:rsid w:val="0012003A"/>
    <w:rsid w:val="001225D7"/>
    <w:rsid w:val="001230A3"/>
    <w:rsid w:val="00124603"/>
    <w:rsid w:val="00125A0C"/>
    <w:rsid w:val="0013084A"/>
    <w:rsid w:val="00131858"/>
    <w:rsid w:val="00132200"/>
    <w:rsid w:val="00132B01"/>
    <w:rsid w:val="001338EA"/>
    <w:rsid w:val="0013521E"/>
    <w:rsid w:val="001354F6"/>
    <w:rsid w:val="001362AF"/>
    <w:rsid w:val="001369B3"/>
    <w:rsid w:val="00136D53"/>
    <w:rsid w:val="001400FD"/>
    <w:rsid w:val="00141542"/>
    <w:rsid w:val="00141784"/>
    <w:rsid w:val="00141FD8"/>
    <w:rsid w:val="00142B68"/>
    <w:rsid w:val="0014730A"/>
    <w:rsid w:val="0015198F"/>
    <w:rsid w:val="001541C7"/>
    <w:rsid w:val="00157708"/>
    <w:rsid w:val="00164387"/>
    <w:rsid w:val="00164C93"/>
    <w:rsid w:val="00165640"/>
    <w:rsid w:val="00166F46"/>
    <w:rsid w:val="00170663"/>
    <w:rsid w:val="00170BC0"/>
    <w:rsid w:val="00170F81"/>
    <w:rsid w:val="00173C17"/>
    <w:rsid w:val="001801AD"/>
    <w:rsid w:val="00180A53"/>
    <w:rsid w:val="00180AAC"/>
    <w:rsid w:val="00180EC5"/>
    <w:rsid w:val="00181391"/>
    <w:rsid w:val="001820E3"/>
    <w:rsid w:val="00182DF3"/>
    <w:rsid w:val="00185438"/>
    <w:rsid w:val="00186B09"/>
    <w:rsid w:val="0018782C"/>
    <w:rsid w:val="001925DD"/>
    <w:rsid w:val="00194EA1"/>
    <w:rsid w:val="00195288"/>
    <w:rsid w:val="001978F6"/>
    <w:rsid w:val="001A2D40"/>
    <w:rsid w:val="001A2D7F"/>
    <w:rsid w:val="001A5161"/>
    <w:rsid w:val="001A6D6E"/>
    <w:rsid w:val="001B16C7"/>
    <w:rsid w:val="001B1D13"/>
    <w:rsid w:val="001B304F"/>
    <w:rsid w:val="001B3511"/>
    <w:rsid w:val="001B534E"/>
    <w:rsid w:val="001B7F50"/>
    <w:rsid w:val="001C3281"/>
    <w:rsid w:val="001C7030"/>
    <w:rsid w:val="001D4792"/>
    <w:rsid w:val="001E067E"/>
    <w:rsid w:val="001E296E"/>
    <w:rsid w:val="001E2A2B"/>
    <w:rsid w:val="001F0C74"/>
    <w:rsid w:val="001F188D"/>
    <w:rsid w:val="001F4116"/>
    <w:rsid w:val="001F7098"/>
    <w:rsid w:val="00201FD5"/>
    <w:rsid w:val="002026AB"/>
    <w:rsid w:val="00204CEE"/>
    <w:rsid w:val="0020534A"/>
    <w:rsid w:val="00205B35"/>
    <w:rsid w:val="00205EEE"/>
    <w:rsid w:val="0021081B"/>
    <w:rsid w:val="00211889"/>
    <w:rsid w:val="00213A3B"/>
    <w:rsid w:val="002164ED"/>
    <w:rsid w:val="00217DC8"/>
    <w:rsid w:val="00220DCB"/>
    <w:rsid w:val="00221D70"/>
    <w:rsid w:val="00222F6F"/>
    <w:rsid w:val="00224BB7"/>
    <w:rsid w:val="00226A4A"/>
    <w:rsid w:val="00226D76"/>
    <w:rsid w:val="002306C0"/>
    <w:rsid w:val="00232A6F"/>
    <w:rsid w:val="0023506D"/>
    <w:rsid w:val="00235F7A"/>
    <w:rsid w:val="002360A2"/>
    <w:rsid w:val="002438D7"/>
    <w:rsid w:val="00247AAC"/>
    <w:rsid w:val="002501BF"/>
    <w:rsid w:val="00250D38"/>
    <w:rsid w:val="0025155C"/>
    <w:rsid w:val="00252D92"/>
    <w:rsid w:val="0025453A"/>
    <w:rsid w:val="00254B67"/>
    <w:rsid w:val="00256249"/>
    <w:rsid w:val="0025735A"/>
    <w:rsid w:val="00261A86"/>
    <w:rsid w:val="0026288B"/>
    <w:rsid w:val="0026399A"/>
    <w:rsid w:val="0026564F"/>
    <w:rsid w:val="00275592"/>
    <w:rsid w:val="00276C72"/>
    <w:rsid w:val="00280D81"/>
    <w:rsid w:val="002810FF"/>
    <w:rsid w:val="00282A52"/>
    <w:rsid w:val="00286D84"/>
    <w:rsid w:val="00292327"/>
    <w:rsid w:val="00293342"/>
    <w:rsid w:val="002935BE"/>
    <w:rsid w:val="002978FA"/>
    <w:rsid w:val="002A3909"/>
    <w:rsid w:val="002A3C8A"/>
    <w:rsid w:val="002A41B4"/>
    <w:rsid w:val="002B0BE6"/>
    <w:rsid w:val="002B3696"/>
    <w:rsid w:val="002B3CA6"/>
    <w:rsid w:val="002B40C3"/>
    <w:rsid w:val="002B5FAC"/>
    <w:rsid w:val="002C3BCB"/>
    <w:rsid w:val="002C3F50"/>
    <w:rsid w:val="002C47D5"/>
    <w:rsid w:val="002D0F5A"/>
    <w:rsid w:val="002D1B89"/>
    <w:rsid w:val="002D2B07"/>
    <w:rsid w:val="002D2F06"/>
    <w:rsid w:val="002D332B"/>
    <w:rsid w:val="002D5471"/>
    <w:rsid w:val="002D5716"/>
    <w:rsid w:val="002D7077"/>
    <w:rsid w:val="002D7843"/>
    <w:rsid w:val="002E1AEB"/>
    <w:rsid w:val="002E279A"/>
    <w:rsid w:val="002E3F58"/>
    <w:rsid w:val="002E43AF"/>
    <w:rsid w:val="002E4CA7"/>
    <w:rsid w:val="002F1F9F"/>
    <w:rsid w:val="002F2705"/>
    <w:rsid w:val="002F4934"/>
    <w:rsid w:val="002F4FDA"/>
    <w:rsid w:val="002F6EA9"/>
    <w:rsid w:val="002F72C1"/>
    <w:rsid w:val="00301B92"/>
    <w:rsid w:val="003029BB"/>
    <w:rsid w:val="00303321"/>
    <w:rsid w:val="00303EFE"/>
    <w:rsid w:val="00304EB2"/>
    <w:rsid w:val="00313C66"/>
    <w:rsid w:val="00315E1C"/>
    <w:rsid w:val="003162BD"/>
    <w:rsid w:val="00316580"/>
    <w:rsid w:val="0031759A"/>
    <w:rsid w:val="003177B1"/>
    <w:rsid w:val="00317CD0"/>
    <w:rsid w:val="00327E9F"/>
    <w:rsid w:val="0033188C"/>
    <w:rsid w:val="003318BC"/>
    <w:rsid w:val="00331C75"/>
    <w:rsid w:val="00331E33"/>
    <w:rsid w:val="00333724"/>
    <w:rsid w:val="00334441"/>
    <w:rsid w:val="003354E0"/>
    <w:rsid w:val="00340462"/>
    <w:rsid w:val="00340BB1"/>
    <w:rsid w:val="003416F6"/>
    <w:rsid w:val="003438F2"/>
    <w:rsid w:val="00343917"/>
    <w:rsid w:val="003439E3"/>
    <w:rsid w:val="003443C7"/>
    <w:rsid w:val="003449ED"/>
    <w:rsid w:val="00347781"/>
    <w:rsid w:val="0035021F"/>
    <w:rsid w:val="00350FC2"/>
    <w:rsid w:val="003525FD"/>
    <w:rsid w:val="00353A7B"/>
    <w:rsid w:val="003543E3"/>
    <w:rsid w:val="00354E91"/>
    <w:rsid w:val="00356602"/>
    <w:rsid w:val="00361827"/>
    <w:rsid w:val="003623D3"/>
    <w:rsid w:val="00363217"/>
    <w:rsid w:val="003642D8"/>
    <w:rsid w:val="003646D0"/>
    <w:rsid w:val="00365CE9"/>
    <w:rsid w:val="00370CB0"/>
    <w:rsid w:val="00372227"/>
    <w:rsid w:val="003760B3"/>
    <w:rsid w:val="003762A0"/>
    <w:rsid w:val="003825AF"/>
    <w:rsid w:val="003826D1"/>
    <w:rsid w:val="00382E0D"/>
    <w:rsid w:val="0038410D"/>
    <w:rsid w:val="003859E4"/>
    <w:rsid w:val="003861EE"/>
    <w:rsid w:val="00386806"/>
    <w:rsid w:val="00390F43"/>
    <w:rsid w:val="00393243"/>
    <w:rsid w:val="003934C4"/>
    <w:rsid w:val="00397059"/>
    <w:rsid w:val="0039783F"/>
    <w:rsid w:val="003A059E"/>
    <w:rsid w:val="003A0B5E"/>
    <w:rsid w:val="003A687D"/>
    <w:rsid w:val="003B1AA9"/>
    <w:rsid w:val="003B2671"/>
    <w:rsid w:val="003B2B70"/>
    <w:rsid w:val="003B7AE6"/>
    <w:rsid w:val="003C0965"/>
    <w:rsid w:val="003C17FC"/>
    <w:rsid w:val="003C23B5"/>
    <w:rsid w:val="003C387B"/>
    <w:rsid w:val="003C57D6"/>
    <w:rsid w:val="003D1320"/>
    <w:rsid w:val="003D16E4"/>
    <w:rsid w:val="003D2BB1"/>
    <w:rsid w:val="003D34B7"/>
    <w:rsid w:val="003E0252"/>
    <w:rsid w:val="003E1C3F"/>
    <w:rsid w:val="003E54D5"/>
    <w:rsid w:val="003F0A4B"/>
    <w:rsid w:val="003F141A"/>
    <w:rsid w:val="003F520D"/>
    <w:rsid w:val="003F558E"/>
    <w:rsid w:val="003F6E47"/>
    <w:rsid w:val="003F7984"/>
    <w:rsid w:val="00401075"/>
    <w:rsid w:val="00402BDB"/>
    <w:rsid w:val="00403408"/>
    <w:rsid w:val="004043B9"/>
    <w:rsid w:val="0040592F"/>
    <w:rsid w:val="00405A59"/>
    <w:rsid w:val="00406189"/>
    <w:rsid w:val="00406194"/>
    <w:rsid w:val="00406AE5"/>
    <w:rsid w:val="00411DDD"/>
    <w:rsid w:val="004147BB"/>
    <w:rsid w:val="00414BAE"/>
    <w:rsid w:val="00416AD9"/>
    <w:rsid w:val="00416EA8"/>
    <w:rsid w:val="00416F23"/>
    <w:rsid w:val="00420991"/>
    <w:rsid w:val="0042351F"/>
    <w:rsid w:val="00424C97"/>
    <w:rsid w:val="00425857"/>
    <w:rsid w:val="00427B00"/>
    <w:rsid w:val="00427FA9"/>
    <w:rsid w:val="0043307B"/>
    <w:rsid w:val="004350F8"/>
    <w:rsid w:val="00436D5E"/>
    <w:rsid w:val="00440111"/>
    <w:rsid w:val="00440CC1"/>
    <w:rsid w:val="004419C9"/>
    <w:rsid w:val="00443229"/>
    <w:rsid w:val="004451CA"/>
    <w:rsid w:val="00446982"/>
    <w:rsid w:val="0045125C"/>
    <w:rsid w:val="0045592C"/>
    <w:rsid w:val="00455C39"/>
    <w:rsid w:val="0046004C"/>
    <w:rsid w:val="004604C5"/>
    <w:rsid w:val="004607DF"/>
    <w:rsid w:val="00463791"/>
    <w:rsid w:val="0046538B"/>
    <w:rsid w:val="004717B2"/>
    <w:rsid w:val="004735A8"/>
    <w:rsid w:val="00481433"/>
    <w:rsid w:val="00482DCD"/>
    <w:rsid w:val="0048445A"/>
    <w:rsid w:val="00485586"/>
    <w:rsid w:val="004856E9"/>
    <w:rsid w:val="0048715B"/>
    <w:rsid w:val="0048742C"/>
    <w:rsid w:val="00487BB9"/>
    <w:rsid w:val="00490DCA"/>
    <w:rsid w:val="004947B6"/>
    <w:rsid w:val="0049629A"/>
    <w:rsid w:val="00496970"/>
    <w:rsid w:val="004A065A"/>
    <w:rsid w:val="004A0A80"/>
    <w:rsid w:val="004A1D93"/>
    <w:rsid w:val="004A6BEE"/>
    <w:rsid w:val="004B0066"/>
    <w:rsid w:val="004B0FE4"/>
    <w:rsid w:val="004B1856"/>
    <w:rsid w:val="004B26FD"/>
    <w:rsid w:val="004B3F2D"/>
    <w:rsid w:val="004B71A2"/>
    <w:rsid w:val="004B7341"/>
    <w:rsid w:val="004C1907"/>
    <w:rsid w:val="004C2647"/>
    <w:rsid w:val="004C32E9"/>
    <w:rsid w:val="004C5988"/>
    <w:rsid w:val="004C7B3D"/>
    <w:rsid w:val="004D0720"/>
    <w:rsid w:val="004D31A0"/>
    <w:rsid w:val="004D4379"/>
    <w:rsid w:val="004D50E1"/>
    <w:rsid w:val="004D6A40"/>
    <w:rsid w:val="004D768A"/>
    <w:rsid w:val="004E3FA4"/>
    <w:rsid w:val="004E4069"/>
    <w:rsid w:val="004E5079"/>
    <w:rsid w:val="004E63BC"/>
    <w:rsid w:val="004E7C07"/>
    <w:rsid w:val="004F1430"/>
    <w:rsid w:val="004F171D"/>
    <w:rsid w:val="004F2BE1"/>
    <w:rsid w:val="004F331D"/>
    <w:rsid w:val="004F3DF1"/>
    <w:rsid w:val="004F5771"/>
    <w:rsid w:val="004F72C4"/>
    <w:rsid w:val="00501AD2"/>
    <w:rsid w:val="00503002"/>
    <w:rsid w:val="00505FF6"/>
    <w:rsid w:val="00507C47"/>
    <w:rsid w:val="00510AE4"/>
    <w:rsid w:val="00510CD5"/>
    <w:rsid w:val="00511B9A"/>
    <w:rsid w:val="005122AD"/>
    <w:rsid w:val="00514FC9"/>
    <w:rsid w:val="00515BA6"/>
    <w:rsid w:val="00521867"/>
    <w:rsid w:val="00522707"/>
    <w:rsid w:val="00524373"/>
    <w:rsid w:val="005267BA"/>
    <w:rsid w:val="00527BF5"/>
    <w:rsid w:val="00532628"/>
    <w:rsid w:val="00533615"/>
    <w:rsid w:val="00540D37"/>
    <w:rsid w:val="00541932"/>
    <w:rsid w:val="0054262A"/>
    <w:rsid w:val="005439BE"/>
    <w:rsid w:val="00543BF7"/>
    <w:rsid w:val="005503FB"/>
    <w:rsid w:val="00553067"/>
    <w:rsid w:val="005530FE"/>
    <w:rsid w:val="00553792"/>
    <w:rsid w:val="0055394E"/>
    <w:rsid w:val="00553A4D"/>
    <w:rsid w:val="005544A1"/>
    <w:rsid w:val="00554E50"/>
    <w:rsid w:val="005563A5"/>
    <w:rsid w:val="00556451"/>
    <w:rsid w:val="00557B76"/>
    <w:rsid w:val="00557EA2"/>
    <w:rsid w:val="00560250"/>
    <w:rsid w:val="0056115D"/>
    <w:rsid w:val="0056168E"/>
    <w:rsid w:val="00561B41"/>
    <w:rsid w:val="00566F67"/>
    <w:rsid w:val="005757F8"/>
    <w:rsid w:val="00582B9A"/>
    <w:rsid w:val="00582C85"/>
    <w:rsid w:val="00586048"/>
    <w:rsid w:val="00587055"/>
    <w:rsid w:val="00590218"/>
    <w:rsid w:val="00590A11"/>
    <w:rsid w:val="00592CF5"/>
    <w:rsid w:val="005936E1"/>
    <w:rsid w:val="00593BE9"/>
    <w:rsid w:val="00593DA9"/>
    <w:rsid w:val="005A08B6"/>
    <w:rsid w:val="005A2E52"/>
    <w:rsid w:val="005A5429"/>
    <w:rsid w:val="005A67F6"/>
    <w:rsid w:val="005A6AC3"/>
    <w:rsid w:val="005B1464"/>
    <w:rsid w:val="005B58DD"/>
    <w:rsid w:val="005B59E4"/>
    <w:rsid w:val="005B7253"/>
    <w:rsid w:val="005B7847"/>
    <w:rsid w:val="005C4901"/>
    <w:rsid w:val="005D1810"/>
    <w:rsid w:val="005D1A58"/>
    <w:rsid w:val="005D4A56"/>
    <w:rsid w:val="005E04E6"/>
    <w:rsid w:val="005E05DB"/>
    <w:rsid w:val="005E1528"/>
    <w:rsid w:val="005E62D7"/>
    <w:rsid w:val="005E7821"/>
    <w:rsid w:val="005F0150"/>
    <w:rsid w:val="005F2A37"/>
    <w:rsid w:val="005F2F62"/>
    <w:rsid w:val="00603664"/>
    <w:rsid w:val="00605AAF"/>
    <w:rsid w:val="006078CF"/>
    <w:rsid w:val="00610BCD"/>
    <w:rsid w:val="00613418"/>
    <w:rsid w:val="0062308D"/>
    <w:rsid w:val="00623F01"/>
    <w:rsid w:val="006244BC"/>
    <w:rsid w:val="00627596"/>
    <w:rsid w:val="00631D6D"/>
    <w:rsid w:val="006321B1"/>
    <w:rsid w:val="006328DD"/>
    <w:rsid w:val="0063470D"/>
    <w:rsid w:val="00634A5E"/>
    <w:rsid w:val="006352AE"/>
    <w:rsid w:val="006354F0"/>
    <w:rsid w:val="006371FC"/>
    <w:rsid w:val="00643529"/>
    <w:rsid w:val="00644204"/>
    <w:rsid w:val="00644451"/>
    <w:rsid w:val="0065005B"/>
    <w:rsid w:val="00651797"/>
    <w:rsid w:val="0065448C"/>
    <w:rsid w:val="00655B14"/>
    <w:rsid w:val="0066419A"/>
    <w:rsid w:val="00665550"/>
    <w:rsid w:val="00665A11"/>
    <w:rsid w:val="00666442"/>
    <w:rsid w:val="00666CF8"/>
    <w:rsid w:val="006676FC"/>
    <w:rsid w:val="00672891"/>
    <w:rsid w:val="0068054A"/>
    <w:rsid w:val="00681CA2"/>
    <w:rsid w:val="00683723"/>
    <w:rsid w:val="006843C0"/>
    <w:rsid w:val="00684450"/>
    <w:rsid w:val="00684D2E"/>
    <w:rsid w:val="00685935"/>
    <w:rsid w:val="00685A9B"/>
    <w:rsid w:val="00685D4D"/>
    <w:rsid w:val="006944E9"/>
    <w:rsid w:val="00697B47"/>
    <w:rsid w:val="006A0091"/>
    <w:rsid w:val="006A0503"/>
    <w:rsid w:val="006A209C"/>
    <w:rsid w:val="006A23BD"/>
    <w:rsid w:val="006A269D"/>
    <w:rsid w:val="006A5C46"/>
    <w:rsid w:val="006A7C04"/>
    <w:rsid w:val="006B0165"/>
    <w:rsid w:val="006B024C"/>
    <w:rsid w:val="006B15E6"/>
    <w:rsid w:val="006B165F"/>
    <w:rsid w:val="006B4D6C"/>
    <w:rsid w:val="006B7841"/>
    <w:rsid w:val="006C1741"/>
    <w:rsid w:val="006C2093"/>
    <w:rsid w:val="006C3E12"/>
    <w:rsid w:val="006C6A69"/>
    <w:rsid w:val="006D2659"/>
    <w:rsid w:val="006D335D"/>
    <w:rsid w:val="006D5EFF"/>
    <w:rsid w:val="006E03D5"/>
    <w:rsid w:val="006E0F16"/>
    <w:rsid w:val="006E1111"/>
    <w:rsid w:val="006E261E"/>
    <w:rsid w:val="006E2E3E"/>
    <w:rsid w:val="006E3206"/>
    <w:rsid w:val="006E48FF"/>
    <w:rsid w:val="006E4B69"/>
    <w:rsid w:val="006E74F7"/>
    <w:rsid w:val="006F35D9"/>
    <w:rsid w:val="006F3E92"/>
    <w:rsid w:val="006F6ED3"/>
    <w:rsid w:val="007036B2"/>
    <w:rsid w:val="00703E7B"/>
    <w:rsid w:val="0070796D"/>
    <w:rsid w:val="007106E1"/>
    <w:rsid w:val="0071467E"/>
    <w:rsid w:val="00716BD7"/>
    <w:rsid w:val="00720A00"/>
    <w:rsid w:val="00721FBA"/>
    <w:rsid w:val="007243E7"/>
    <w:rsid w:val="00727797"/>
    <w:rsid w:val="00730F81"/>
    <w:rsid w:val="00731A22"/>
    <w:rsid w:val="0073248A"/>
    <w:rsid w:val="0073683A"/>
    <w:rsid w:val="00741D08"/>
    <w:rsid w:val="0074737F"/>
    <w:rsid w:val="0074791A"/>
    <w:rsid w:val="0075057E"/>
    <w:rsid w:val="007506E7"/>
    <w:rsid w:val="007514D5"/>
    <w:rsid w:val="00752A6A"/>
    <w:rsid w:val="00754415"/>
    <w:rsid w:val="00755C9C"/>
    <w:rsid w:val="007624CF"/>
    <w:rsid w:val="0076420E"/>
    <w:rsid w:val="00765A60"/>
    <w:rsid w:val="00766BAA"/>
    <w:rsid w:val="00767B47"/>
    <w:rsid w:val="00770A66"/>
    <w:rsid w:val="00771883"/>
    <w:rsid w:val="00774A72"/>
    <w:rsid w:val="00775148"/>
    <w:rsid w:val="00775658"/>
    <w:rsid w:val="0078019E"/>
    <w:rsid w:val="00780915"/>
    <w:rsid w:val="00782D13"/>
    <w:rsid w:val="0078328A"/>
    <w:rsid w:val="00790AF9"/>
    <w:rsid w:val="00792202"/>
    <w:rsid w:val="00794E81"/>
    <w:rsid w:val="007A1E5A"/>
    <w:rsid w:val="007A2B4F"/>
    <w:rsid w:val="007A4C68"/>
    <w:rsid w:val="007A4DBE"/>
    <w:rsid w:val="007A77B9"/>
    <w:rsid w:val="007B0181"/>
    <w:rsid w:val="007B0C34"/>
    <w:rsid w:val="007B0F00"/>
    <w:rsid w:val="007B4DD0"/>
    <w:rsid w:val="007B55A3"/>
    <w:rsid w:val="007B6CAB"/>
    <w:rsid w:val="007C12AA"/>
    <w:rsid w:val="007C15D7"/>
    <w:rsid w:val="007C165F"/>
    <w:rsid w:val="007C1B1E"/>
    <w:rsid w:val="007C4F92"/>
    <w:rsid w:val="007C668F"/>
    <w:rsid w:val="007D6AB7"/>
    <w:rsid w:val="007D75F9"/>
    <w:rsid w:val="007D7842"/>
    <w:rsid w:val="007E011D"/>
    <w:rsid w:val="007E1315"/>
    <w:rsid w:val="007E4BB3"/>
    <w:rsid w:val="007E4BF4"/>
    <w:rsid w:val="007F2C69"/>
    <w:rsid w:val="007F48F5"/>
    <w:rsid w:val="007F50B7"/>
    <w:rsid w:val="007F7C64"/>
    <w:rsid w:val="00800471"/>
    <w:rsid w:val="00800771"/>
    <w:rsid w:val="00802EE4"/>
    <w:rsid w:val="00806049"/>
    <w:rsid w:val="008108D0"/>
    <w:rsid w:val="00810ED4"/>
    <w:rsid w:val="008166DA"/>
    <w:rsid w:val="00817E66"/>
    <w:rsid w:val="008206F3"/>
    <w:rsid w:val="008231EF"/>
    <w:rsid w:val="00824EFF"/>
    <w:rsid w:val="00825CBF"/>
    <w:rsid w:val="00826271"/>
    <w:rsid w:val="008278B3"/>
    <w:rsid w:val="00830E01"/>
    <w:rsid w:val="008323F3"/>
    <w:rsid w:val="00832BB4"/>
    <w:rsid w:val="008339E5"/>
    <w:rsid w:val="00835250"/>
    <w:rsid w:val="00837DB8"/>
    <w:rsid w:val="00840595"/>
    <w:rsid w:val="00840D10"/>
    <w:rsid w:val="0084603B"/>
    <w:rsid w:val="00847A6C"/>
    <w:rsid w:val="00851F5C"/>
    <w:rsid w:val="008522E3"/>
    <w:rsid w:val="00853567"/>
    <w:rsid w:val="00855B75"/>
    <w:rsid w:val="008560DA"/>
    <w:rsid w:val="00857DE5"/>
    <w:rsid w:val="008626E7"/>
    <w:rsid w:val="008669D3"/>
    <w:rsid w:val="008674FA"/>
    <w:rsid w:val="0087311B"/>
    <w:rsid w:val="00873F99"/>
    <w:rsid w:val="008748D5"/>
    <w:rsid w:val="00875AE0"/>
    <w:rsid w:val="00880A80"/>
    <w:rsid w:val="00881790"/>
    <w:rsid w:val="008836F0"/>
    <w:rsid w:val="00885DA9"/>
    <w:rsid w:val="00885EEB"/>
    <w:rsid w:val="008862D6"/>
    <w:rsid w:val="00887409"/>
    <w:rsid w:val="00887CAC"/>
    <w:rsid w:val="00891637"/>
    <w:rsid w:val="00891832"/>
    <w:rsid w:val="00892037"/>
    <w:rsid w:val="00892677"/>
    <w:rsid w:val="00893DBD"/>
    <w:rsid w:val="008A104B"/>
    <w:rsid w:val="008A1345"/>
    <w:rsid w:val="008A15BA"/>
    <w:rsid w:val="008A74B8"/>
    <w:rsid w:val="008B1438"/>
    <w:rsid w:val="008B21F4"/>
    <w:rsid w:val="008B27EE"/>
    <w:rsid w:val="008B323F"/>
    <w:rsid w:val="008B40EB"/>
    <w:rsid w:val="008B4360"/>
    <w:rsid w:val="008B4DA2"/>
    <w:rsid w:val="008C2677"/>
    <w:rsid w:val="008D0DF5"/>
    <w:rsid w:val="008D25D5"/>
    <w:rsid w:val="008D3144"/>
    <w:rsid w:val="008D4186"/>
    <w:rsid w:val="008E18A6"/>
    <w:rsid w:val="008E1D27"/>
    <w:rsid w:val="008E4DC7"/>
    <w:rsid w:val="008E6B4E"/>
    <w:rsid w:val="008E7274"/>
    <w:rsid w:val="008F08E2"/>
    <w:rsid w:val="008F1F67"/>
    <w:rsid w:val="008F6077"/>
    <w:rsid w:val="008F7655"/>
    <w:rsid w:val="009026FE"/>
    <w:rsid w:val="0090272D"/>
    <w:rsid w:val="00902FED"/>
    <w:rsid w:val="0090322F"/>
    <w:rsid w:val="00903646"/>
    <w:rsid w:val="009074FE"/>
    <w:rsid w:val="009142E0"/>
    <w:rsid w:val="0091619D"/>
    <w:rsid w:val="00916FA3"/>
    <w:rsid w:val="00921D6A"/>
    <w:rsid w:val="00922B2D"/>
    <w:rsid w:val="00923FBE"/>
    <w:rsid w:val="009248E5"/>
    <w:rsid w:val="00930410"/>
    <w:rsid w:val="00930B64"/>
    <w:rsid w:val="00933037"/>
    <w:rsid w:val="009340EF"/>
    <w:rsid w:val="00941C4B"/>
    <w:rsid w:val="00950861"/>
    <w:rsid w:val="00950E6B"/>
    <w:rsid w:val="00953ACB"/>
    <w:rsid w:val="00954112"/>
    <w:rsid w:val="009556B1"/>
    <w:rsid w:val="00956BE1"/>
    <w:rsid w:val="00962987"/>
    <w:rsid w:val="00963AED"/>
    <w:rsid w:val="009670D6"/>
    <w:rsid w:val="00970750"/>
    <w:rsid w:val="0097166F"/>
    <w:rsid w:val="009720E7"/>
    <w:rsid w:val="00975C82"/>
    <w:rsid w:val="009809A6"/>
    <w:rsid w:val="00983914"/>
    <w:rsid w:val="00985629"/>
    <w:rsid w:val="00985C49"/>
    <w:rsid w:val="009937D4"/>
    <w:rsid w:val="00996DB5"/>
    <w:rsid w:val="009A2F8C"/>
    <w:rsid w:val="009A5E6C"/>
    <w:rsid w:val="009A6C6E"/>
    <w:rsid w:val="009B0990"/>
    <w:rsid w:val="009B0EE4"/>
    <w:rsid w:val="009B119E"/>
    <w:rsid w:val="009B180E"/>
    <w:rsid w:val="009B70D4"/>
    <w:rsid w:val="009B7653"/>
    <w:rsid w:val="009B7E4E"/>
    <w:rsid w:val="009C3B25"/>
    <w:rsid w:val="009C401C"/>
    <w:rsid w:val="009C6A48"/>
    <w:rsid w:val="009C77F0"/>
    <w:rsid w:val="009D09D6"/>
    <w:rsid w:val="009D0E73"/>
    <w:rsid w:val="009D0F9E"/>
    <w:rsid w:val="009D22E0"/>
    <w:rsid w:val="009D5751"/>
    <w:rsid w:val="009E09BD"/>
    <w:rsid w:val="009E12BE"/>
    <w:rsid w:val="009E28AC"/>
    <w:rsid w:val="009E73FD"/>
    <w:rsid w:val="009E75E0"/>
    <w:rsid w:val="009F224F"/>
    <w:rsid w:val="009F61F0"/>
    <w:rsid w:val="00A06032"/>
    <w:rsid w:val="00A065B1"/>
    <w:rsid w:val="00A179FA"/>
    <w:rsid w:val="00A216C7"/>
    <w:rsid w:val="00A22B46"/>
    <w:rsid w:val="00A23E90"/>
    <w:rsid w:val="00A24252"/>
    <w:rsid w:val="00A2531F"/>
    <w:rsid w:val="00A274A0"/>
    <w:rsid w:val="00A30983"/>
    <w:rsid w:val="00A3132D"/>
    <w:rsid w:val="00A351BC"/>
    <w:rsid w:val="00A37530"/>
    <w:rsid w:val="00A375E6"/>
    <w:rsid w:val="00A40DF7"/>
    <w:rsid w:val="00A41F71"/>
    <w:rsid w:val="00A42F30"/>
    <w:rsid w:val="00A518E4"/>
    <w:rsid w:val="00A5318E"/>
    <w:rsid w:val="00A54C46"/>
    <w:rsid w:val="00A56FDE"/>
    <w:rsid w:val="00A576C9"/>
    <w:rsid w:val="00A6256C"/>
    <w:rsid w:val="00A644A1"/>
    <w:rsid w:val="00A651BA"/>
    <w:rsid w:val="00A67520"/>
    <w:rsid w:val="00A700E3"/>
    <w:rsid w:val="00A774C3"/>
    <w:rsid w:val="00A803F0"/>
    <w:rsid w:val="00A804D8"/>
    <w:rsid w:val="00A81F69"/>
    <w:rsid w:val="00A82FC9"/>
    <w:rsid w:val="00A83D85"/>
    <w:rsid w:val="00A86370"/>
    <w:rsid w:val="00AA16AB"/>
    <w:rsid w:val="00AA2A24"/>
    <w:rsid w:val="00AA4E58"/>
    <w:rsid w:val="00AA53DF"/>
    <w:rsid w:val="00AB03F6"/>
    <w:rsid w:val="00AB11FE"/>
    <w:rsid w:val="00AB697E"/>
    <w:rsid w:val="00AC1BFE"/>
    <w:rsid w:val="00AC3356"/>
    <w:rsid w:val="00AC4C37"/>
    <w:rsid w:val="00AC77AD"/>
    <w:rsid w:val="00AD10C0"/>
    <w:rsid w:val="00AD16B4"/>
    <w:rsid w:val="00AD4644"/>
    <w:rsid w:val="00AD583F"/>
    <w:rsid w:val="00AD5DD7"/>
    <w:rsid w:val="00AE3C81"/>
    <w:rsid w:val="00AF62EA"/>
    <w:rsid w:val="00AF6417"/>
    <w:rsid w:val="00B007F3"/>
    <w:rsid w:val="00B00F78"/>
    <w:rsid w:val="00B019A9"/>
    <w:rsid w:val="00B023BF"/>
    <w:rsid w:val="00B06C69"/>
    <w:rsid w:val="00B07148"/>
    <w:rsid w:val="00B110C2"/>
    <w:rsid w:val="00B121A6"/>
    <w:rsid w:val="00B12B7D"/>
    <w:rsid w:val="00B12D25"/>
    <w:rsid w:val="00B147AB"/>
    <w:rsid w:val="00B16319"/>
    <w:rsid w:val="00B22312"/>
    <w:rsid w:val="00B23785"/>
    <w:rsid w:val="00B2494C"/>
    <w:rsid w:val="00B262C9"/>
    <w:rsid w:val="00B31BC3"/>
    <w:rsid w:val="00B32B62"/>
    <w:rsid w:val="00B33412"/>
    <w:rsid w:val="00B34BBA"/>
    <w:rsid w:val="00B362EE"/>
    <w:rsid w:val="00B37A6D"/>
    <w:rsid w:val="00B37F4E"/>
    <w:rsid w:val="00B40050"/>
    <w:rsid w:val="00B4134B"/>
    <w:rsid w:val="00B453A6"/>
    <w:rsid w:val="00B500E2"/>
    <w:rsid w:val="00B504F4"/>
    <w:rsid w:val="00B53EDC"/>
    <w:rsid w:val="00B54AC9"/>
    <w:rsid w:val="00B62D63"/>
    <w:rsid w:val="00B6729D"/>
    <w:rsid w:val="00B700F5"/>
    <w:rsid w:val="00B71DD0"/>
    <w:rsid w:val="00B7355D"/>
    <w:rsid w:val="00B77CBB"/>
    <w:rsid w:val="00B801C7"/>
    <w:rsid w:val="00B80E03"/>
    <w:rsid w:val="00B81215"/>
    <w:rsid w:val="00B8351B"/>
    <w:rsid w:val="00B83911"/>
    <w:rsid w:val="00B83AA0"/>
    <w:rsid w:val="00B85476"/>
    <w:rsid w:val="00B8750B"/>
    <w:rsid w:val="00B875A4"/>
    <w:rsid w:val="00B92AF3"/>
    <w:rsid w:val="00B93330"/>
    <w:rsid w:val="00B942EE"/>
    <w:rsid w:val="00B96003"/>
    <w:rsid w:val="00BA5777"/>
    <w:rsid w:val="00BA62EC"/>
    <w:rsid w:val="00BA6844"/>
    <w:rsid w:val="00BB3353"/>
    <w:rsid w:val="00BB45DB"/>
    <w:rsid w:val="00BB57C3"/>
    <w:rsid w:val="00BB59F8"/>
    <w:rsid w:val="00BC1096"/>
    <w:rsid w:val="00BC16CE"/>
    <w:rsid w:val="00BC3533"/>
    <w:rsid w:val="00BC5253"/>
    <w:rsid w:val="00BD0410"/>
    <w:rsid w:val="00BD1CB3"/>
    <w:rsid w:val="00BD3FFD"/>
    <w:rsid w:val="00BD42FB"/>
    <w:rsid w:val="00BD6859"/>
    <w:rsid w:val="00BD7AB9"/>
    <w:rsid w:val="00BD7E8E"/>
    <w:rsid w:val="00BE2AF4"/>
    <w:rsid w:val="00BE3E46"/>
    <w:rsid w:val="00BE5D25"/>
    <w:rsid w:val="00BF366F"/>
    <w:rsid w:val="00BF6173"/>
    <w:rsid w:val="00BF7D90"/>
    <w:rsid w:val="00C004A1"/>
    <w:rsid w:val="00C07D13"/>
    <w:rsid w:val="00C10D64"/>
    <w:rsid w:val="00C12424"/>
    <w:rsid w:val="00C1605D"/>
    <w:rsid w:val="00C2225E"/>
    <w:rsid w:val="00C227DC"/>
    <w:rsid w:val="00C24CED"/>
    <w:rsid w:val="00C25605"/>
    <w:rsid w:val="00C267E6"/>
    <w:rsid w:val="00C3297C"/>
    <w:rsid w:val="00C32CFB"/>
    <w:rsid w:val="00C3564A"/>
    <w:rsid w:val="00C35ABE"/>
    <w:rsid w:val="00C35AF9"/>
    <w:rsid w:val="00C35B5F"/>
    <w:rsid w:val="00C35F98"/>
    <w:rsid w:val="00C3637E"/>
    <w:rsid w:val="00C37467"/>
    <w:rsid w:val="00C40A2A"/>
    <w:rsid w:val="00C4128E"/>
    <w:rsid w:val="00C4474F"/>
    <w:rsid w:val="00C44F3A"/>
    <w:rsid w:val="00C47196"/>
    <w:rsid w:val="00C51C1E"/>
    <w:rsid w:val="00C55AB1"/>
    <w:rsid w:val="00C60FEB"/>
    <w:rsid w:val="00C62600"/>
    <w:rsid w:val="00C62A0C"/>
    <w:rsid w:val="00C64832"/>
    <w:rsid w:val="00C64B55"/>
    <w:rsid w:val="00C653FD"/>
    <w:rsid w:val="00C66C49"/>
    <w:rsid w:val="00C71D9D"/>
    <w:rsid w:val="00C73DF6"/>
    <w:rsid w:val="00C76462"/>
    <w:rsid w:val="00C773A6"/>
    <w:rsid w:val="00C7751D"/>
    <w:rsid w:val="00C81039"/>
    <w:rsid w:val="00C8588E"/>
    <w:rsid w:val="00C85C68"/>
    <w:rsid w:val="00C86526"/>
    <w:rsid w:val="00C921CE"/>
    <w:rsid w:val="00C93153"/>
    <w:rsid w:val="00CA0D26"/>
    <w:rsid w:val="00CA14EE"/>
    <w:rsid w:val="00CA3E7C"/>
    <w:rsid w:val="00CA4154"/>
    <w:rsid w:val="00CA4AA8"/>
    <w:rsid w:val="00CA52F0"/>
    <w:rsid w:val="00CB28EA"/>
    <w:rsid w:val="00CB2C3E"/>
    <w:rsid w:val="00CB499B"/>
    <w:rsid w:val="00CB780A"/>
    <w:rsid w:val="00CC1539"/>
    <w:rsid w:val="00CC15C3"/>
    <w:rsid w:val="00CC2BCF"/>
    <w:rsid w:val="00CC5EC8"/>
    <w:rsid w:val="00CD1FA4"/>
    <w:rsid w:val="00CD452A"/>
    <w:rsid w:val="00CD6BFC"/>
    <w:rsid w:val="00CE4E57"/>
    <w:rsid w:val="00CE4F52"/>
    <w:rsid w:val="00CF0B3E"/>
    <w:rsid w:val="00CF65CB"/>
    <w:rsid w:val="00D03394"/>
    <w:rsid w:val="00D04A73"/>
    <w:rsid w:val="00D1010D"/>
    <w:rsid w:val="00D10E15"/>
    <w:rsid w:val="00D1617E"/>
    <w:rsid w:val="00D1764F"/>
    <w:rsid w:val="00D17E1D"/>
    <w:rsid w:val="00D17E58"/>
    <w:rsid w:val="00D201D6"/>
    <w:rsid w:val="00D2206F"/>
    <w:rsid w:val="00D24249"/>
    <w:rsid w:val="00D26125"/>
    <w:rsid w:val="00D34065"/>
    <w:rsid w:val="00D40ABB"/>
    <w:rsid w:val="00D43335"/>
    <w:rsid w:val="00D512DC"/>
    <w:rsid w:val="00D5176C"/>
    <w:rsid w:val="00D51DC7"/>
    <w:rsid w:val="00D5457B"/>
    <w:rsid w:val="00D546CF"/>
    <w:rsid w:val="00D56C13"/>
    <w:rsid w:val="00D60580"/>
    <w:rsid w:val="00D61894"/>
    <w:rsid w:val="00D61E83"/>
    <w:rsid w:val="00D621B0"/>
    <w:rsid w:val="00D6458B"/>
    <w:rsid w:val="00D72F46"/>
    <w:rsid w:val="00D7305C"/>
    <w:rsid w:val="00D74BF3"/>
    <w:rsid w:val="00D75478"/>
    <w:rsid w:val="00D763F5"/>
    <w:rsid w:val="00D77678"/>
    <w:rsid w:val="00D77B51"/>
    <w:rsid w:val="00D81459"/>
    <w:rsid w:val="00D845C7"/>
    <w:rsid w:val="00D84A4B"/>
    <w:rsid w:val="00D84AC2"/>
    <w:rsid w:val="00D908E2"/>
    <w:rsid w:val="00D910CA"/>
    <w:rsid w:val="00D914E1"/>
    <w:rsid w:val="00D91BD3"/>
    <w:rsid w:val="00D95EB1"/>
    <w:rsid w:val="00D961D9"/>
    <w:rsid w:val="00D9719B"/>
    <w:rsid w:val="00DA192F"/>
    <w:rsid w:val="00DA2BFD"/>
    <w:rsid w:val="00DA432F"/>
    <w:rsid w:val="00DA4CC4"/>
    <w:rsid w:val="00DA662E"/>
    <w:rsid w:val="00DA6762"/>
    <w:rsid w:val="00DB2101"/>
    <w:rsid w:val="00DC0146"/>
    <w:rsid w:val="00DC1802"/>
    <w:rsid w:val="00DC475A"/>
    <w:rsid w:val="00DD05C0"/>
    <w:rsid w:val="00DD4162"/>
    <w:rsid w:val="00DD4FE2"/>
    <w:rsid w:val="00DD5603"/>
    <w:rsid w:val="00DE07D8"/>
    <w:rsid w:val="00DF2861"/>
    <w:rsid w:val="00DF3E0E"/>
    <w:rsid w:val="00DF45CE"/>
    <w:rsid w:val="00DF45D1"/>
    <w:rsid w:val="00DF4BFA"/>
    <w:rsid w:val="00DF5F47"/>
    <w:rsid w:val="00E006AD"/>
    <w:rsid w:val="00E02585"/>
    <w:rsid w:val="00E04C9C"/>
    <w:rsid w:val="00E050F0"/>
    <w:rsid w:val="00E05911"/>
    <w:rsid w:val="00E05BF1"/>
    <w:rsid w:val="00E06140"/>
    <w:rsid w:val="00E1332A"/>
    <w:rsid w:val="00E13B7F"/>
    <w:rsid w:val="00E236D7"/>
    <w:rsid w:val="00E24156"/>
    <w:rsid w:val="00E246C7"/>
    <w:rsid w:val="00E3184F"/>
    <w:rsid w:val="00E3322B"/>
    <w:rsid w:val="00E36818"/>
    <w:rsid w:val="00E3686B"/>
    <w:rsid w:val="00E37923"/>
    <w:rsid w:val="00E37B6E"/>
    <w:rsid w:val="00E420D7"/>
    <w:rsid w:val="00E43B01"/>
    <w:rsid w:val="00E43FC9"/>
    <w:rsid w:val="00E44225"/>
    <w:rsid w:val="00E45D72"/>
    <w:rsid w:val="00E51D2D"/>
    <w:rsid w:val="00E52166"/>
    <w:rsid w:val="00E52E05"/>
    <w:rsid w:val="00E53EB0"/>
    <w:rsid w:val="00E54014"/>
    <w:rsid w:val="00E564D0"/>
    <w:rsid w:val="00E56588"/>
    <w:rsid w:val="00E57A5A"/>
    <w:rsid w:val="00E60DD5"/>
    <w:rsid w:val="00E62A89"/>
    <w:rsid w:val="00E64BB5"/>
    <w:rsid w:val="00E652DD"/>
    <w:rsid w:val="00E66B3E"/>
    <w:rsid w:val="00E708F6"/>
    <w:rsid w:val="00E74C74"/>
    <w:rsid w:val="00E80ED5"/>
    <w:rsid w:val="00E81AB6"/>
    <w:rsid w:val="00E81B76"/>
    <w:rsid w:val="00E83452"/>
    <w:rsid w:val="00E8457E"/>
    <w:rsid w:val="00E86ED0"/>
    <w:rsid w:val="00E87F5F"/>
    <w:rsid w:val="00E904D0"/>
    <w:rsid w:val="00E929A9"/>
    <w:rsid w:val="00E972D6"/>
    <w:rsid w:val="00E97C41"/>
    <w:rsid w:val="00EA18A8"/>
    <w:rsid w:val="00EA24D1"/>
    <w:rsid w:val="00EA5741"/>
    <w:rsid w:val="00EA79EC"/>
    <w:rsid w:val="00EB2567"/>
    <w:rsid w:val="00EB5D51"/>
    <w:rsid w:val="00EB6E9F"/>
    <w:rsid w:val="00EB7703"/>
    <w:rsid w:val="00EC4373"/>
    <w:rsid w:val="00ED1AC8"/>
    <w:rsid w:val="00ED3834"/>
    <w:rsid w:val="00ED4D3D"/>
    <w:rsid w:val="00ED6D52"/>
    <w:rsid w:val="00EE2740"/>
    <w:rsid w:val="00EE6EA2"/>
    <w:rsid w:val="00EF016A"/>
    <w:rsid w:val="00EF031D"/>
    <w:rsid w:val="00EF27C6"/>
    <w:rsid w:val="00EF593C"/>
    <w:rsid w:val="00EF6073"/>
    <w:rsid w:val="00EF68EA"/>
    <w:rsid w:val="00EF7C19"/>
    <w:rsid w:val="00F00136"/>
    <w:rsid w:val="00F01603"/>
    <w:rsid w:val="00F109C4"/>
    <w:rsid w:val="00F10FA2"/>
    <w:rsid w:val="00F115F5"/>
    <w:rsid w:val="00F12768"/>
    <w:rsid w:val="00F12E24"/>
    <w:rsid w:val="00F13C13"/>
    <w:rsid w:val="00F141D3"/>
    <w:rsid w:val="00F1477D"/>
    <w:rsid w:val="00F15A06"/>
    <w:rsid w:val="00F20087"/>
    <w:rsid w:val="00F20F21"/>
    <w:rsid w:val="00F211F6"/>
    <w:rsid w:val="00F242D4"/>
    <w:rsid w:val="00F269CC"/>
    <w:rsid w:val="00F27211"/>
    <w:rsid w:val="00F2727D"/>
    <w:rsid w:val="00F27FD4"/>
    <w:rsid w:val="00F32006"/>
    <w:rsid w:val="00F34337"/>
    <w:rsid w:val="00F35AE5"/>
    <w:rsid w:val="00F35F68"/>
    <w:rsid w:val="00F365B6"/>
    <w:rsid w:val="00F40C30"/>
    <w:rsid w:val="00F41BB7"/>
    <w:rsid w:val="00F46074"/>
    <w:rsid w:val="00F479F6"/>
    <w:rsid w:val="00F505EC"/>
    <w:rsid w:val="00F5298D"/>
    <w:rsid w:val="00F52F77"/>
    <w:rsid w:val="00F54FEE"/>
    <w:rsid w:val="00F57D0A"/>
    <w:rsid w:val="00F622B4"/>
    <w:rsid w:val="00F63160"/>
    <w:rsid w:val="00F642D0"/>
    <w:rsid w:val="00F64B24"/>
    <w:rsid w:val="00F67BE7"/>
    <w:rsid w:val="00F71CB9"/>
    <w:rsid w:val="00F721B8"/>
    <w:rsid w:val="00F7458D"/>
    <w:rsid w:val="00F74DD4"/>
    <w:rsid w:val="00F752DC"/>
    <w:rsid w:val="00F767EC"/>
    <w:rsid w:val="00F81849"/>
    <w:rsid w:val="00F85000"/>
    <w:rsid w:val="00F9143E"/>
    <w:rsid w:val="00F9421F"/>
    <w:rsid w:val="00F946DD"/>
    <w:rsid w:val="00FA2682"/>
    <w:rsid w:val="00FA345F"/>
    <w:rsid w:val="00FA3FD0"/>
    <w:rsid w:val="00FB06DA"/>
    <w:rsid w:val="00FB0CC5"/>
    <w:rsid w:val="00FB3333"/>
    <w:rsid w:val="00FB7FBD"/>
    <w:rsid w:val="00FC0DED"/>
    <w:rsid w:val="00FC10DA"/>
    <w:rsid w:val="00FC2F14"/>
    <w:rsid w:val="00FC5BA7"/>
    <w:rsid w:val="00FD2CD8"/>
    <w:rsid w:val="00FD2D73"/>
    <w:rsid w:val="00FE122F"/>
    <w:rsid w:val="00FE1C7B"/>
    <w:rsid w:val="00FE2986"/>
    <w:rsid w:val="00FE5487"/>
    <w:rsid w:val="00FE69CD"/>
    <w:rsid w:val="00FF410F"/>
    <w:rsid w:val="00FF6241"/>
    <w:rsid w:val="04825257"/>
    <w:rsid w:val="05C42237"/>
    <w:rsid w:val="0811458B"/>
    <w:rsid w:val="0816E779"/>
    <w:rsid w:val="0F5983D3"/>
    <w:rsid w:val="11A6ADFA"/>
    <w:rsid w:val="1642773B"/>
    <w:rsid w:val="17E92413"/>
    <w:rsid w:val="1804CAA1"/>
    <w:rsid w:val="19002783"/>
    <w:rsid w:val="1BE1CCC1"/>
    <w:rsid w:val="1CCFE779"/>
    <w:rsid w:val="1D9F8B7E"/>
    <w:rsid w:val="1E0B0BE5"/>
    <w:rsid w:val="1EA48560"/>
    <w:rsid w:val="1F05370F"/>
    <w:rsid w:val="212C4935"/>
    <w:rsid w:val="26717383"/>
    <w:rsid w:val="270B0426"/>
    <w:rsid w:val="28746AD0"/>
    <w:rsid w:val="2946304A"/>
    <w:rsid w:val="29A564B8"/>
    <w:rsid w:val="2BA27F63"/>
    <w:rsid w:val="2C030E75"/>
    <w:rsid w:val="324AD22D"/>
    <w:rsid w:val="336F2347"/>
    <w:rsid w:val="33B58398"/>
    <w:rsid w:val="358FB196"/>
    <w:rsid w:val="38F09A48"/>
    <w:rsid w:val="3AF04F9D"/>
    <w:rsid w:val="3B90D3A2"/>
    <w:rsid w:val="3E8E4FC8"/>
    <w:rsid w:val="3F2E6AB2"/>
    <w:rsid w:val="3FB4586F"/>
    <w:rsid w:val="3FF9C0D5"/>
    <w:rsid w:val="416D2347"/>
    <w:rsid w:val="41AB0195"/>
    <w:rsid w:val="4227594D"/>
    <w:rsid w:val="422CBEC6"/>
    <w:rsid w:val="43677D6B"/>
    <w:rsid w:val="45BB9C9F"/>
    <w:rsid w:val="466FD096"/>
    <w:rsid w:val="4695CAEA"/>
    <w:rsid w:val="47CB4704"/>
    <w:rsid w:val="48135739"/>
    <w:rsid w:val="49B3DD98"/>
    <w:rsid w:val="49CEB1D7"/>
    <w:rsid w:val="4E3B425B"/>
    <w:rsid w:val="4ED13E5F"/>
    <w:rsid w:val="52303966"/>
    <w:rsid w:val="537E45F2"/>
    <w:rsid w:val="53F9F98C"/>
    <w:rsid w:val="54B45795"/>
    <w:rsid w:val="5538C76F"/>
    <w:rsid w:val="5A29A6CE"/>
    <w:rsid w:val="5E16A779"/>
    <w:rsid w:val="5FA587A6"/>
    <w:rsid w:val="60C19AC3"/>
    <w:rsid w:val="612B1A53"/>
    <w:rsid w:val="637CE1E4"/>
    <w:rsid w:val="65B68C25"/>
    <w:rsid w:val="6631A457"/>
    <w:rsid w:val="676359C3"/>
    <w:rsid w:val="6933B8E4"/>
    <w:rsid w:val="6B63BFA4"/>
    <w:rsid w:val="6C39F225"/>
    <w:rsid w:val="6C89547C"/>
    <w:rsid w:val="6CDDDF3C"/>
    <w:rsid w:val="6D4686F5"/>
    <w:rsid w:val="6EE22C6F"/>
    <w:rsid w:val="6FD49A30"/>
    <w:rsid w:val="71852F40"/>
    <w:rsid w:val="7576E8B0"/>
    <w:rsid w:val="75E487F1"/>
    <w:rsid w:val="76474401"/>
    <w:rsid w:val="768EDE6A"/>
    <w:rsid w:val="77CDD3F0"/>
    <w:rsid w:val="791E5DFC"/>
    <w:rsid w:val="7ADF3182"/>
    <w:rsid w:val="7F57D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25F590"/>
  <w15:docId w15:val="{41E0CD04-410D-4BD6-BD39-296505781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9" w:unhideWhenUsed="1" w:qFormat="1"/>
    <w:lsdException w:name="heading 5" w:semiHidden="1" w:uiPriority="19" w:unhideWhenUsed="1" w:qFormat="1"/>
    <w:lsdException w:name="heading 6" w:semiHidden="1" w:uiPriority="10" w:unhideWhenUsed="1" w:qFormat="1"/>
    <w:lsdException w:name="heading 7" w:semiHidden="1" w:uiPriority="10" w:unhideWhenUsed="1" w:qFormat="1"/>
    <w:lsdException w:name="heading 8" w:semiHidden="1" w:uiPriority="10" w:unhideWhenUsed="1" w:qFormat="1"/>
    <w:lsdException w:name="heading 9" w:semiHidden="1" w:uiPriority="1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2"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66F"/>
  </w:style>
  <w:style w:type="paragraph" w:styleId="Heading1">
    <w:name w:val="heading 1"/>
    <w:next w:val="Normal"/>
    <w:link w:val="Heading1Char"/>
    <w:autoRedefine/>
    <w:uiPriority w:val="9"/>
    <w:qFormat/>
    <w:rsid w:val="00BA5777"/>
    <w:pPr>
      <w:keepNext/>
      <w:keepLines/>
      <w:numPr>
        <w:numId w:val="44"/>
      </w:numPr>
      <w:spacing w:before="240" w:after="240" w:line="240" w:lineRule="auto"/>
      <w:jc w:val="both"/>
      <w:outlineLvl w:val="0"/>
    </w:pPr>
    <w:rPr>
      <w:rFonts w:eastAsiaTheme="majorEastAsia" w:cstheme="majorBidi"/>
      <w:b/>
      <w:bCs/>
      <w:caps/>
      <w:szCs w:val="28"/>
    </w:rPr>
  </w:style>
  <w:style w:type="paragraph" w:styleId="Heading2">
    <w:name w:val="heading 2"/>
    <w:basedOn w:val="Heading1"/>
    <w:next w:val="Normal"/>
    <w:link w:val="Heading2Char"/>
    <w:autoRedefine/>
    <w:uiPriority w:val="9"/>
    <w:unhideWhenUsed/>
    <w:qFormat/>
    <w:rsid w:val="007B4DD0"/>
    <w:pPr>
      <w:numPr>
        <w:ilvl w:val="1"/>
      </w:numPr>
      <w:outlineLvl w:val="1"/>
    </w:pPr>
    <w:rPr>
      <w:bCs w:val="0"/>
      <w:caps w:val="0"/>
      <w:szCs w:val="26"/>
    </w:rPr>
  </w:style>
  <w:style w:type="paragraph" w:styleId="Heading3">
    <w:name w:val="heading 3"/>
    <w:basedOn w:val="Heading2"/>
    <w:next w:val="Normal"/>
    <w:link w:val="Heading3Char"/>
    <w:autoRedefine/>
    <w:uiPriority w:val="9"/>
    <w:unhideWhenUsed/>
    <w:qFormat/>
    <w:rsid w:val="00817E66"/>
    <w:pPr>
      <w:numPr>
        <w:ilvl w:val="2"/>
      </w:numPr>
      <w:contextualSpacing/>
      <w:outlineLvl w:val="2"/>
    </w:pPr>
    <w:rPr>
      <w:bCs/>
    </w:rPr>
  </w:style>
  <w:style w:type="paragraph" w:styleId="Heading4">
    <w:name w:val="heading 4"/>
    <w:basedOn w:val="Heading3"/>
    <w:next w:val="Normal"/>
    <w:link w:val="Heading4Char"/>
    <w:uiPriority w:val="19"/>
    <w:unhideWhenUsed/>
    <w:qFormat/>
    <w:rsid w:val="00817E66"/>
    <w:pPr>
      <w:numPr>
        <w:ilvl w:val="3"/>
      </w:numPr>
      <w:outlineLvl w:val="3"/>
    </w:pPr>
    <w:rPr>
      <w:bCs w:val="0"/>
      <w:iCs/>
    </w:rPr>
  </w:style>
  <w:style w:type="paragraph" w:styleId="Heading5">
    <w:name w:val="heading 5"/>
    <w:basedOn w:val="Heading4"/>
    <w:next w:val="Normal"/>
    <w:link w:val="Heading5Char"/>
    <w:uiPriority w:val="19"/>
    <w:unhideWhenUsed/>
    <w:qFormat/>
    <w:rsid w:val="00817E66"/>
    <w:pPr>
      <w:numPr>
        <w:ilvl w:val="4"/>
      </w:numPr>
      <w:outlineLvl w:val="4"/>
    </w:pPr>
  </w:style>
  <w:style w:type="paragraph" w:styleId="Heading6">
    <w:name w:val="heading 6"/>
    <w:aliases w:val="SOP"/>
    <w:basedOn w:val="Heading5"/>
    <w:next w:val="Normal"/>
    <w:link w:val="Heading6Char"/>
    <w:autoRedefine/>
    <w:uiPriority w:val="10"/>
    <w:unhideWhenUsed/>
    <w:qFormat/>
    <w:rsid w:val="00ED6D52"/>
    <w:pPr>
      <w:pageBreakBefore/>
      <w:numPr>
        <w:ilvl w:val="5"/>
      </w:numPr>
      <w:ind w:left="990" w:hanging="990"/>
      <w:outlineLvl w:val="5"/>
    </w:pPr>
    <w:rPr>
      <w:iCs w:val="0"/>
    </w:rPr>
  </w:style>
  <w:style w:type="paragraph" w:styleId="Heading7">
    <w:name w:val="heading 7"/>
    <w:aliases w:val="SOP Sub 1"/>
    <w:basedOn w:val="Heading6"/>
    <w:next w:val="Normal"/>
    <w:link w:val="Heading7Char"/>
    <w:uiPriority w:val="10"/>
    <w:unhideWhenUsed/>
    <w:qFormat/>
    <w:rsid w:val="009D22E0"/>
    <w:pPr>
      <w:pageBreakBefore w:val="0"/>
      <w:numPr>
        <w:ilvl w:val="6"/>
      </w:numPr>
      <w:outlineLvl w:val="6"/>
    </w:pPr>
    <w:rPr>
      <w:iCs/>
    </w:rPr>
  </w:style>
  <w:style w:type="paragraph" w:styleId="Heading8">
    <w:name w:val="heading 8"/>
    <w:aliases w:val="Appendix"/>
    <w:basedOn w:val="Heading7"/>
    <w:next w:val="Normal"/>
    <w:link w:val="Heading8Char"/>
    <w:uiPriority w:val="10"/>
    <w:unhideWhenUsed/>
    <w:qFormat/>
    <w:rsid w:val="004B71A2"/>
    <w:pPr>
      <w:numPr>
        <w:ilvl w:val="7"/>
      </w:numPr>
      <w:outlineLvl w:val="7"/>
    </w:pPr>
    <w:rPr>
      <w:caps/>
      <w:szCs w:val="20"/>
    </w:rPr>
  </w:style>
  <w:style w:type="paragraph" w:styleId="Heading9">
    <w:name w:val="heading 9"/>
    <w:aliases w:val="Appendix Sub"/>
    <w:basedOn w:val="Heading8"/>
    <w:next w:val="Normal"/>
    <w:link w:val="Heading9Char"/>
    <w:uiPriority w:val="10"/>
    <w:unhideWhenUsed/>
    <w:qFormat/>
    <w:rsid w:val="00BF6173"/>
    <w:pPr>
      <w:numPr>
        <w:ilvl w:val="8"/>
      </w:numPr>
      <w:outlineLvl w:val="8"/>
    </w:pPr>
    <w:rPr>
      <w:iCs w:val="0"/>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CF5"/>
  </w:style>
  <w:style w:type="paragraph" w:styleId="Footer">
    <w:name w:val="footer"/>
    <w:basedOn w:val="Normal"/>
    <w:link w:val="FooterChar"/>
    <w:uiPriority w:val="99"/>
    <w:unhideWhenUsed/>
    <w:rsid w:val="0059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CF5"/>
  </w:style>
  <w:style w:type="paragraph" w:styleId="BalloonText">
    <w:name w:val="Balloon Text"/>
    <w:basedOn w:val="Normal"/>
    <w:link w:val="BalloonTextChar"/>
    <w:uiPriority w:val="99"/>
    <w:semiHidden/>
    <w:unhideWhenUsed/>
    <w:rsid w:val="00592C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CF5"/>
    <w:rPr>
      <w:rFonts w:ascii="Tahoma" w:hAnsi="Tahoma" w:cs="Tahoma"/>
      <w:sz w:val="16"/>
      <w:szCs w:val="16"/>
    </w:rPr>
  </w:style>
  <w:style w:type="table" w:styleId="TableGrid">
    <w:name w:val="Table Grid"/>
    <w:basedOn w:val="TableNormal"/>
    <w:uiPriority w:val="59"/>
    <w:rsid w:val="00D1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A5777"/>
    <w:rPr>
      <w:rFonts w:eastAsiaTheme="majorEastAsia" w:cstheme="majorBidi"/>
      <w:b/>
      <w:bCs/>
      <w:caps/>
      <w:szCs w:val="28"/>
    </w:rPr>
  </w:style>
  <w:style w:type="paragraph" w:styleId="TOCHeading">
    <w:name w:val="TOC Heading"/>
    <w:basedOn w:val="Heading1"/>
    <w:next w:val="Normal"/>
    <w:uiPriority w:val="39"/>
    <w:unhideWhenUsed/>
    <w:qFormat/>
    <w:rsid w:val="00F242D4"/>
    <w:pPr>
      <w:outlineLvl w:val="9"/>
    </w:pPr>
    <w:rPr>
      <w:lang w:eastAsia="ja-JP"/>
    </w:rPr>
  </w:style>
  <w:style w:type="paragraph" w:styleId="ListParagraph">
    <w:name w:val="List Paragraph"/>
    <w:basedOn w:val="Normal"/>
    <w:link w:val="ListParagraphChar"/>
    <w:uiPriority w:val="34"/>
    <w:qFormat/>
    <w:rsid w:val="0075057E"/>
    <w:pPr>
      <w:contextualSpacing/>
    </w:pPr>
    <w:rPr>
      <w:sz w:val="20"/>
    </w:rPr>
  </w:style>
  <w:style w:type="character" w:customStyle="1" w:styleId="Heading2Char">
    <w:name w:val="Heading 2 Char"/>
    <w:basedOn w:val="DefaultParagraphFont"/>
    <w:link w:val="Heading2"/>
    <w:uiPriority w:val="9"/>
    <w:rsid w:val="007B4DD0"/>
    <w:rPr>
      <w:rFonts w:eastAsiaTheme="majorEastAsia" w:cstheme="majorBidi"/>
      <w:b/>
      <w:szCs w:val="26"/>
    </w:rPr>
  </w:style>
  <w:style w:type="paragraph" w:styleId="NoSpacing">
    <w:name w:val="No Spacing"/>
    <w:link w:val="NoSpacingChar"/>
    <w:uiPriority w:val="1"/>
    <w:qFormat/>
    <w:rsid w:val="008F1F67"/>
    <w:pPr>
      <w:spacing w:after="0" w:line="240" w:lineRule="auto"/>
    </w:pPr>
  </w:style>
  <w:style w:type="paragraph" w:styleId="TOC2">
    <w:name w:val="toc 2"/>
    <w:basedOn w:val="Normal"/>
    <w:next w:val="Normal"/>
    <w:autoRedefine/>
    <w:uiPriority w:val="39"/>
    <w:unhideWhenUsed/>
    <w:rsid w:val="008F1F67"/>
    <w:pPr>
      <w:spacing w:after="0"/>
      <w:ind w:left="220"/>
    </w:pPr>
    <w:rPr>
      <w:b/>
    </w:rPr>
  </w:style>
  <w:style w:type="paragraph" w:styleId="TOC1">
    <w:name w:val="toc 1"/>
    <w:basedOn w:val="Normal"/>
    <w:next w:val="Normal"/>
    <w:autoRedefine/>
    <w:uiPriority w:val="39"/>
    <w:unhideWhenUsed/>
    <w:qFormat/>
    <w:rsid w:val="00180A53"/>
    <w:pPr>
      <w:spacing w:before="120" w:after="0"/>
    </w:pPr>
    <w:rPr>
      <w:b/>
      <w:sz w:val="24"/>
      <w:szCs w:val="24"/>
    </w:rPr>
  </w:style>
  <w:style w:type="paragraph" w:styleId="TOC3">
    <w:name w:val="toc 3"/>
    <w:basedOn w:val="Normal"/>
    <w:next w:val="Normal"/>
    <w:autoRedefine/>
    <w:uiPriority w:val="39"/>
    <w:unhideWhenUsed/>
    <w:rsid w:val="008F1F67"/>
    <w:pPr>
      <w:spacing w:after="0"/>
      <w:ind w:left="440"/>
    </w:pPr>
  </w:style>
  <w:style w:type="character" w:styleId="Strong">
    <w:name w:val="Strong"/>
    <w:basedOn w:val="DefaultParagraphFont"/>
    <w:uiPriority w:val="22"/>
    <w:qFormat/>
    <w:rsid w:val="003E0252"/>
    <w:rPr>
      <w:b/>
      <w:bCs/>
    </w:rPr>
  </w:style>
  <w:style w:type="character" w:customStyle="1" w:styleId="Heading3Char">
    <w:name w:val="Heading 3 Char"/>
    <w:basedOn w:val="DefaultParagraphFont"/>
    <w:link w:val="Heading3"/>
    <w:uiPriority w:val="9"/>
    <w:rsid w:val="00817E66"/>
    <w:rPr>
      <w:rFonts w:eastAsiaTheme="majorEastAsia" w:cstheme="majorBidi"/>
      <w:b/>
      <w:bCs/>
      <w:szCs w:val="26"/>
    </w:rPr>
  </w:style>
  <w:style w:type="character" w:customStyle="1" w:styleId="Heading4Char">
    <w:name w:val="Heading 4 Char"/>
    <w:basedOn w:val="DefaultParagraphFont"/>
    <w:link w:val="Heading4"/>
    <w:uiPriority w:val="19"/>
    <w:rsid w:val="00F365B6"/>
    <w:rPr>
      <w:rFonts w:eastAsiaTheme="majorEastAsia" w:cstheme="majorBidi"/>
      <w:b/>
      <w:iCs/>
      <w:szCs w:val="26"/>
    </w:rPr>
  </w:style>
  <w:style w:type="character" w:customStyle="1" w:styleId="Heading5Char">
    <w:name w:val="Heading 5 Char"/>
    <w:basedOn w:val="DefaultParagraphFont"/>
    <w:link w:val="Heading5"/>
    <w:uiPriority w:val="19"/>
    <w:rsid w:val="00F365B6"/>
    <w:rPr>
      <w:rFonts w:eastAsiaTheme="majorEastAsia" w:cstheme="majorBidi"/>
      <w:b/>
      <w:iCs/>
      <w:szCs w:val="26"/>
    </w:rPr>
  </w:style>
  <w:style w:type="character" w:customStyle="1" w:styleId="Heading6Char">
    <w:name w:val="Heading 6 Char"/>
    <w:aliases w:val="SOP Char"/>
    <w:basedOn w:val="DefaultParagraphFont"/>
    <w:link w:val="Heading6"/>
    <w:uiPriority w:val="10"/>
    <w:rsid w:val="00ED6D52"/>
    <w:rPr>
      <w:rFonts w:eastAsiaTheme="majorEastAsia" w:cstheme="majorBidi"/>
      <w:b/>
      <w:szCs w:val="26"/>
    </w:rPr>
  </w:style>
  <w:style w:type="character" w:customStyle="1" w:styleId="Heading7Char">
    <w:name w:val="Heading 7 Char"/>
    <w:aliases w:val="SOP Sub 1 Char"/>
    <w:basedOn w:val="DefaultParagraphFont"/>
    <w:link w:val="Heading7"/>
    <w:uiPriority w:val="10"/>
    <w:rsid w:val="009D22E0"/>
    <w:rPr>
      <w:rFonts w:eastAsiaTheme="majorEastAsia" w:cstheme="majorBidi"/>
      <w:b/>
      <w:iCs/>
      <w:szCs w:val="26"/>
    </w:rPr>
  </w:style>
  <w:style w:type="character" w:customStyle="1" w:styleId="Heading8Char">
    <w:name w:val="Heading 8 Char"/>
    <w:aliases w:val="Appendix Char"/>
    <w:basedOn w:val="DefaultParagraphFont"/>
    <w:link w:val="Heading8"/>
    <w:uiPriority w:val="10"/>
    <w:rsid w:val="004B71A2"/>
    <w:rPr>
      <w:rFonts w:eastAsiaTheme="majorEastAsia" w:cstheme="majorBidi"/>
      <w:b/>
      <w:iCs/>
      <w:caps/>
      <w:szCs w:val="20"/>
    </w:rPr>
  </w:style>
  <w:style w:type="paragraph" w:styleId="Caption">
    <w:name w:val="caption"/>
    <w:basedOn w:val="Normal"/>
    <w:next w:val="Normal"/>
    <w:autoRedefine/>
    <w:uiPriority w:val="12"/>
    <w:unhideWhenUsed/>
    <w:qFormat/>
    <w:rsid w:val="00F9421F"/>
    <w:pPr>
      <w:keepNext/>
      <w:spacing w:before="60" w:after="60" w:line="240" w:lineRule="auto"/>
    </w:pPr>
    <w:rPr>
      <w:b/>
      <w:bCs/>
    </w:rPr>
  </w:style>
  <w:style w:type="character" w:styleId="Hyperlink">
    <w:name w:val="Hyperlink"/>
    <w:basedOn w:val="DefaultParagraphFont"/>
    <w:uiPriority w:val="99"/>
    <w:unhideWhenUsed/>
    <w:rsid w:val="00507C47"/>
    <w:rPr>
      <w:color w:val="0000FF" w:themeColor="hyperlink"/>
      <w:u w:val="single"/>
    </w:rPr>
  </w:style>
  <w:style w:type="paragraph" w:styleId="TableofFigures">
    <w:name w:val="table of figures"/>
    <w:basedOn w:val="Normal"/>
    <w:next w:val="Normal"/>
    <w:autoRedefine/>
    <w:uiPriority w:val="99"/>
    <w:unhideWhenUsed/>
    <w:qFormat/>
    <w:rsid w:val="00507C47"/>
    <w:pPr>
      <w:spacing w:after="0"/>
    </w:pPr>
  </w:style>
  <w:style w:type="character" w:customStyle="1" w:styleId="NoSpacingChar">
    <w:name w:val="No Spacing Char"/>
    <w:basedOn w:val="DefaultParagraphFont"/>
    <w:link w:val="NoSpacing"/>
    <w:uiPriority w:val="1"/>
    <w:rsid w:val="003F558E"/>
  </w:style>
  <w:style w:type="character" w:customStyle="1" w:styleId="Heading9Char">
    <w:name w:val="Heading 9 Char"/>
    <w:aliases w:val="Appendix Sub Char"/>
    <w:basedOn w:val="DefaultParagraphFont"/>
    <w:link w:val="Heading9"/>
    <w:uiPriority w:val="10"/>
    <w:rsid w:val="003F558E"/>
    <w:rPr>
      <w:rFonts w:eastAsiaTheme="majorEastAsia" w:cstheme="majorBidi"/>
      <w:b/>
      <w:szCs w:val="20"/>
    </w:rPr>
  </w:style>
  <w:style w:type="character" w:customStyle="1" w:styleId="Unbold">
    <w:name w:val="Unbold"/>
    <w:basedOn w:val="DefaultParagraphFont"/>
    <w:uiPriority w:val="1"/>
    <w:semiHidden/>
    <w:rsid w:val="005E04E6"/>
    <w:rPr>
      <w:rFonts w:asciiTheme="minorHAnsi" w:hAnsiTheme="minorHAnsi"/>
      <w:b/>
      <w:sz w:val="18"/>
    </w:rPr>
  </w:style>
  <w:style w:type="paragraph" w:customStyle="1" w:styleId="TableSpacing">
    <w:name w:val="Table Spacing"/>
    <w:basedOn w:val="Normal"/>
    <w:uiPriority w:val="13"/>
    <w:qFormat/>
    <w:rsid w:val="00F211F6"/>
    <w:pPr>
      <w:spacing w:after="0" w:line="240" w:lineRule="auto"/>
    </w:pPr>
  </w:style>
  <w:style w:type="character" w:customStyle="1" w:styleId="ListParagraphChar">
    <w:name w:val="List Paragraph Char"/>
    <w:basedOn w:val="DefaultParagraphFont"/>
    <w:link w:val="ListParagraph"/>
    <w:uiPriority w:val="34"/>
    <w:rsid w:val="0075057E"/>
    <w:rPr>
      <w:sz w:val="20"/>
    </w:rPr>
  </w:style>
  <w:style w:type="numbering" w:customStyle="1" w:styleId="NEONNumberedList">
    <w:name w:val="NEON Numbered List"/>
    <w:uiPriority w:val="99"/>
    <w:rsid w:val="00CF0B3E"/>
    <w:pPr>
      <w:numPr>
        <w:numId w:val="3"/>
      </w:numPr>
    </w:pPr>
  </w:style>
  <w:style w:type="paragraph" w:customStyle="1" w:styleId="FigureSpacing">
    <w:name w:val="Figure Spacing"/>
    <w:basedOn w:val="Normal"/>
    <w:next w:val="Caption"/>
    <w:uiPriority w:val="13"/>
    <w:qFormat/>
    <w:rsid w:val="007D7842"/>
    <w:pPr>
      <w:keepNext/>
      <w:spacing w:after="0" w:line="240" w:lineRule="auto"/>
      <w:jc w:val="center"/>
    </w:pPr>
  </w:style>
  <w:style w:type="numbering" w:customStyle="1" w:styleId="Headings">
    <w:name w:val="Headings"/>
    <w:uiPriority w:val="99"/>
    <w:rsid w:val="00BA5777"/>
    <w:pPr>
      <w:numPr>
        <w:numId w:val="2"/>
      </w:numPr>
    </w:pPr>
  </w:style>
  <w:style w:type="paragraph" w:styleId="CommentText">
    <w:name w:val="annotation text"/>
    <w:basedOn w:val="Normal"/>
    <w:link w:val="CommentTextChar"/>
    <w:uiPriority w:val="99"/>
    <w:rsid w:val="00590A11"/>
    <w:pPr>
      <w:spacing w:after="0" w:line="240" w:lineRule="auto"/>
    </w:pPr>
    <w:rPr>
      <w:rFonts w:ascii="Times New Roman" w:eastAsia="Times New Roman" w:hAnsi="Times New Roman" w:cs="Times New Roman"/>
      <w:sz w:val="24"/>
      <w:szCs w:val="20"/>
    </w:rPr>
  </w:style>
  <w:style w:type="character" w:customStyle="1" w:styleId="CommentTextChar">
    <w:name w:val="Comment Text Char"/>
    <w:basedOn w:val="DefaultParagraphFont"/>
    <w:link w:val="CommentText"/>
    <w:uiPriority w:val="99"/>
    <w:rsid w:val="00590A11"/>
    <w:rPr>
      <w:rFonts w:ascii="Times New Roman" w:eastAsia="Times New Roman" w:hAnsi="Times New Roman" w:cs="Times New Roman"/>
      <w:sz w:val="24"/>
      <w:szCs w:val="20"/>
    </w:rPr>
  </w:style>
  <w:style w:type="character" w:styleId="CommentReference">
    <w:name w:val="annotation reference"/>
    <w:basedOn w:val="DefaultParagraphFont"/>
    <w:uiPriority w:val="99"/>
    <w:rsid w:val="00BF6173"/>
    <w:rPr>
      <w:sz w:val="16"/>
      <w:szCs w:val="16"/>
    </w:rPr>
  </w:style>
  <w:style w:type="paragraph" w:customStyle="1" w:styleId="NumberedList">
    <w:name w:val="Numbered List"/>
    <w:basedOn w:val="ListParagraph"/>
    <w:link w:val="NumberedListChar"/>
    <w:uiPriority w:val="11"/>
    <w:qFormat/>
    <w:rsid w:val="00427B00"/>
    <w:pPr>
      <w:numPr>
        <w:numId w:val="6"/>
      </w:numPr>
    </w:pPr>
  </w:style>
  <w:style w:type="paragraph" w:customStyle="1" w:styleId="Bullets">
    <w:name w:val="Bullets"/>
    <w:basedOn w:val="ListParagraph"/>
    <w:link w:val="BulletsChar"/>
    <w:uiPriority w:val="99"/>
    <w:semiHidden/>
    <w:rsid w:val="00F365B6"/>
    <w:pPr>
      <w:numPr>
        <w:numId w:val="1"/>
      </w:numPr>
    </w:pPr>
  </w:style>
  <w:style w:type="character" w:customStyle="1" w:styleId="NumberedListChar">
    <w:name w:val="Numbered List Char"/>
    <w:basedOn w:val="ListParagraphChar"/>
    <w:link w:val="NumberedList"/>
    <w:uiPriority w:val="11"/>
    <w:rsid w:val="00F365B6"/>
    <w:rPr>
      <w:sz w:val="20"/>
    </w:rPr>
  </w:style>
  <w:style w:type="numbering" w:customStyle="1" w:styleId="NEONBulletedList">
    <w:name w:val="NEON Bulleted List"/>
    <w:uiPriority w:val="99"/>
    <w:rsid w:val="00F365B6"/>
    <w:pPr>
      <w:numPr>
        <w:numId w:val="4"/>
      </w:numPr>
    </w:pPr>
  </w:style>
  <w:style w:type="character" w:customStyle="1" w:styleId="BulletsChar">
    <w:name w:val="Bullets Char"/>
    <w:basedOn w:val="ListParagraphChar"/>
    <w:link w:val="Bullets"/>
    <w:uiPriority w:val="99"/>
    <w:semiHidden/>
    <w:rsid w:val="00F365B6"/>
    <w:rPr>
      <w:sz w:val="20"/>
    </w:rPr>
  </w:style>
  <w:style w:type="paragraph" w:customStyle="1" w:styleId="BulletedList">
    <w:name w:val="Bulleted List"/>
    <w:basedOn w:val="ListParagraph"/>
    <w:link w:val="BulletedListChar"/>
    <w:uiPriority w:val="11"/>
    <w:qFormat/>
    <w:rsid w:val="00F365B6"/>
    <w:pPr>
      <w:numPr>
        <w:numId w:val="5"/>
      </w:numPr>
    </w:pPr>
  </w:style>
  <w:style w:type="character" w:customStyle="1" w:styleId="BulletedListChar">
    <w:name w:val="Bulleted List Char"/>
    <w:basedOn w:val="ListParagraphChar"/>
    <w:link w:val="BulletedList"/>
    <w:uiPriority w:val="11"/>
    <w:rsid w:val="00F365B6"/>
    <w:rPr>
      <w:sz w:val="20"/>
    </w:rPr>
  </w:style>
  <w:style w:type="character" w:customStyle="1" w:styleId="apple-converted-space">
    <w:name w:val="apple-converted-space"/>
    <w:basedOn w:val="DefaultParagraphFont"/>
    <w:rsid w:val="00CC1539"/>
  </w:style>
  <w:style w:type="paragraph" w:styleId="NormalWeb">
    <w:name w:val="Normal (Web)"/>
    <w:basedOn w:val="Normal"/>
    <w:uiPriority w:val="99"/>
    <w:semiHidden/>
    <w:unhideWhenUsed/>
    <w:rsid w:val="00CC1539"/>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840D10"/>
    <w:pPr>
      <w:spacing w:after="200"/>
    </w:pPr>
    <w:rPr>
      <w:rFonts w:asciiTheme="minorHAnsi" w:eastAsiaTheme="minorHAnsi" w:hAnsiTheme="minorHAnsi" w:cstheme="minorBidi"/>
      <w:b/>
      <w:bCs/>
      <w:sz w:val="20"/>
    </w:rPr>
  </w:style>
  <w:style w:type="character" w:customStyle="1" w:styleId="CommentSubjectChar">
    <w:name w:val="Comment Subject Char"/>
    <w:basedOn w:val="CommentTextChar"/>
    <w:link w:val="CommentSubject"/>
    <w:uiPriority w:val="99"/>
    <w:semiHidden/>
    <w:rsid w:val="00840D10"/>
    <w:rPr>
      <w:rFonts w:ascii="Times New Roman" w:eastAsia="Times New Roman" w:hAnsi="Times New Roman" w:cs="Times New Roman"/>
      <w:b/>
      <w:bCs/>
      <w:sz w:val="20"/>
      <w:szCs w:val="20"/>
    </w:rPr>
  </w:style>
  <w:style w:type="character" w:styleId="Emphasis">
    <w:name w:val="Emphasis"/>
    <w:basedOn w:val="DefaultParagraphFont"/>
    <w:uiPriority w:val="20"/>
    <w:semiHidden/>
    <w:qFormat/>
    <w:rsid w:val="0090322F"/>
    <w:rPr>
      <w:i/>
      <w:iCs/>
    </w:rPr>
  </w:style>
  <w:style w:type="character" w:styleId="FollowedHyperlink">
    <w:name w:val="FollowedHyperlink"/>
    <w:basedOn w:val="DefaultParagraphFont"/>
    <w:uiPriority w:val="99"/>
    <w:semiHidden/>
    <w:unhideWhenUsed/>
    <w:rsid w:val="009B180E"/>
    <w:rPr>
      <w:color w:val="800080" w:themeColor="followedHyperlink"/>
      <w:u w:val="single"/>
    </w:rPr>
  </w:style>
  <w:style w:type="paragraph" w:customStyle="1" w:styleId="Callout">
    <w:name w:val="Callout"/>
    <w:basedOn w:val="Normal"/>
    <w:link w:val="CalloutChar"/>
    <w:uiPriority w:val="13"/>
    <w:qFormat/>
    <w:rsid w:val="002026AB"/>
    <w:pPr>
      <w:pBdr>
        <w:bottom w:val="single" w:sz="24" w:space="1" w:color="92D050"/>
      </w:pBdr>
    </w:pPr>
    <w:rPr>
      <w:rFonts w:ascii="Century Gothic" w:hAnsi="Century Gothic"/>
      <w:b/>
      <w:smallCaps/>
    </w:rPr>
  </w:style>
  <w:style w:type="character" w:customStyle="1" w:styleId="CalloutChar">
    <w:name w:val="Callout Char"/>
    <w:basedOn w:val="DefaultParagraphFont"/>
    <w:link w:val="Callout"/>
    <w:uiPriority w:val="13"/>
    <w:rsid w:val="002026AB"/>
    <w:rPr>
      <w:rFonts w:ascii="Century Gothic" w:hAnsi="Century Gothic"/>
      <w:b/>
      <w:smallCaps/>
    </w:rPr>
  </w:style>
  <w:style w:type="character" w:styleId="PlaceholderText">
    <w:name w:val="Placeholder Text"/>
    <w:basedOn w:val="DefaultParagraphFont"/>
    <w:uiPriority w:val="99"/>
    <w:semiHidden/>
    <w:rsid w:val="00BD1CB3"/>
    <w:rPr>
      <w:color w:val="808080"/>
    </w:rPr>
  </w:style>
  <w:style w:type="paragraph" w:styleId="Revision">
    <w:name w:val="Revision"/>
    <w:hidden/>
    <w:uiPriority w:val="99"/>
    <w:semiHidden/>
    <w:rsid w:val="00BD1CB3"/>
    <w:pPr>
      <w:spacing w:after="0" w:line="240" w:lineRule="auto"/>
    </w:pPr>
  </w:style>
  <w:style w:type="paragraph" w:customStyle="1" w:styleId="Removefromfinaldocument">
    <w:name w:val="Remove from final document"/>
    <w:basedOn w:val="Normal"/>
    <w:link w:val="RemovefromfinaldocumentChar"/>
    <w:rsid w:val="00EF7C19"/>
    <w:rPr>
      <w:i/>
      <w:color w:val="FF0000"/>
    </w:rPr>
  </w:style>
  <w:style w:type="character" w:customStyle="1" w:styleId="RemovefromfinaldocumentChar">
    <w:name w:val="Remove from final document Char"/>
    <w:basedOn w:val="DefaultParagraphFont"/>
    <w:link w:val="Removefromfinaldocument"/>
    <w:rsid w:val="00EF7C19"/>
    <w:rPr>
      <w:i/>
      <w:color w:val="FF0000"/>
    </w:rPr>
  </w:style>
  <w:style w:type="paragraph" w:customStyle="1" w:styleId="ChecklistH1">
    <w:name w:val="Checklist H1"/>
    <w:next w:val="Normal"/>
    <w:rsid w:val="00AA16AB"/>
    <w:pPr>
      <w:pBdr>
        <w:bottom w:val="single" w:sz="2" w:space="1" w:color="auto"/>
      </w:pBdr>
      <w:tabs>
        <w:tab w:val="left" w:pos="450"/>
      </w:tabs>
      <w:spacing w:before="360" w:line="400" w:lineRule="exact"/>
    </w:pPr>
    <w:rPr>
      <w:b/>
      <w:noProof/>
      <w:sz w:val="32"/>
      <w:szCs w:val="36"/>
    </w:rPr>
  </w:style>
  <w:style w:type="paragraph" w:customStyle="1" w:styleId="Checklist">
    <w:name w:val="Checklist"/>
    <w:rsid w:val="00AA16AB"/>
    <w:pPr>
      <w:numPr>
        <w:numId w:val="15"/>
      </w:numPr>
      <w:spacing w:after="240" w:line="240" w:lineRule="auto"/>
    </w:pPr>
    <w:rPr>
      <w:sz w:val="20"/>
      <w:szCs w:val="20"/>
    </w:rPr>
  </w:style>
  <w:style w:type="paragraph" w:styleId="DocumentMap">
    <w:name w:val="Document Map"/>
    <w:basedOn w:val="Normal"/>
    <w:link w:val="DocumentMapChar"/>
    <w:uiPriority w:val="99"/>
    <w:semiHidden/>
    <w:unhideWhenUsed/>
    <w:rsid w:val="00830E0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830E01"/>
    <w:rPr>
      <w:rFonts w:ascii="Lucida Grande" w:hAnsi="Lucida Grande"/>
      <w:sz w:val="24"/>
      <w:szCs w:val="24"/>
    </w:rPr>
  </w:style>
  <w:style w:type="paragraph" w:styleId="TOC4">
    <w:name w:val="toc 4"/>
    <w:basedOn w:val="Normal"/>
    <w:next w:val="Normal"/>
    <w:autoRedefine/>
    <w:uiPriority w:val="39"/>
    <w:unhideWhenUsed/>
    <w:rsid w:val="0075057E"/>
    <w:pPr>
      <w:spacing w:after="0"/>
      <w:ind w:left="660"/>
    </w:pPr>
    <w:rPr>
      <w:sz w:val="20"/>
      <w:szCs w:val="20"/>
    </w:rPr>
  </w:style>
  <w:style w:type="paragraph" w:styleId="TOC5">
    <w:name w:val="toc 5"/>
    <w:basedOn w:val="Normal"/>
    <w:next w:val="Normal"/>
    <w:autoRedefine/>
    <w:uiPriority w:val="39"/>
    <w:unhideWhenUsed/>
    <w:rsid w:val="0075057E"/>
    <w:pPr>
      <w:spacing w:after="0"/>
      <w:ind w:left="880"/>
    </w:pPr>
    <w:rPr>
      <w:sz w:val="20"/>
      <w:szCs w:val="20"/>
    </w:rPr>
  </w:style>
  <w:style w:type="paragraph" w:styleId="TOC6">
    <w:name w:val="toc 6"/>
    <w:basedOn w:val="Normal"/>
    <w:next w:val="Normal"/>
    <w:autoRedefine/>
    <w:uiPriority w:val="39"/>
    <w:unhideWhenUsed/>
    <w:rsid w:val="0075057E"/>
    <w:pPr>
      <w:spacing w:after="0"/>
      <w:ind w:left="1100"/>
    </w:pPr>
    <w:rPr>
      <w:sz w:val="20"/>
      <w:szCs w:val="20"/>
    </w:rPr>
  </w:style>
  <w:style w:type="paragraph" w:styleId="TOC7">
    <w:name w:val="toc 7"/>
    <w:basedOn w:val="Normal"/>
    <w:next w:val="Normal"/>
    <w:autoRedefine/>
    <w:uiPriority w:val="39"/>
    <w:unhideWhenUsed/>
    <w:rsid w:val="0075057E"/>
    <w:pPr>
      <w:spacing w:after="0"/>
      <w:ind w:left="1320"/>
    </w:pPr>
    <w:rPr>
      <w:sz w:val="20"/>
      <w:szCs w:val="20"/>
    </w:rPr>
  </w:style>
  <w:style w:type="paragraph" w:styleId="TOC8">
    <w:name w:val="toc 8"/>
    <w:basedOn w:val="Normal"/>
    <w:next w:val="Normal"/>
    <w:autoRedefine/>
    <w:uiPriority w:val="39"/>
    <w:unhideWhenUsed/>
    <w:rsid w:val="0075057E"/>
    <w:pPr>
      <w:spacing w:after="0"/>
      <w:ind w:left="1540"/>
    </w:pPr>
    <w:rPr>
      <w:sz w:val="20"/>
      <w:szCs w:val="20"/>
    </w:rPr>
  </w:style>
  <w:style w:type="paragraph" w:styleId="TOC9">
    <w:name w:val="toc 9"/>
    <w:basedOn w:val="Normal"/>
    <w:next w:val="Normal"/>
    <w:autoRedefine/>
    <w:uiPriority w:val="39"/>
    <w:unhideWhenUsed/>
    <w:rsid w:val="0075057E"/>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0237">
      <w:bodyDiv w:val="1"/>
      <w:marLeft w:val="0"/>
      <w:marRight w:val="0"/>
      <w:marTop w:val="0"/>
      <w:marBottom w:val="0"/>
      <w:divBdr>
        <w:top w:val="none" w:sz="0" w:space="0" w:color="auto"/>
        <w:left w:val="none" w:sz="0" w:space="0" w:color="auto"/>
        <w:bottom w:val="none" w:sz="0" w:space="0" w:color="auto"/>
        <w:right w:val="none" w:sz="0" w:space="0" w:color="auto"/>
      </w:divBdr>
    </w:div>
    <w:div w:id="197277026">
      <w:bodyDiv w:val="1"/>
      <w:marLeft w:val="0"/>
      <w:marRight w:val="0"/>
      <w:marTop w:val="0"/>
      <w:marBottom w:val="0"/>
      <w:divBdr>
        <w:top w:val="none" w:sz="0" w:space="0" w:color="auto"/>
        <w:left w:val="none" w:sz="0" w:space="0" w:color="auto"/>
        <w:bottom w:val="none" w:sz="0" w:space="0" w:color="auto"/>
        <w:right w:val="none" w:sz="0" w:space="0" w:color="auto"/>
      </w:divBdr>
    </w:div>
    <w:div w:id="640692288">
      <w:bodyDiv w:val="1"/>
      <w:marLeft w:val="0"/>
      <w:marRight w:val="0"/>
      <w:marTop w:val="0"/>
      <w:marBottom w:val="0"/>
      <w:divBdr>
        <w:top w:val="none" w:sz="0" w:space="0" w:color="auto"/>
        <w:left w:val="none" w:sz="0" w:space="0" w:color="auto"/>
        <w:bottom w:val="none" w:sz="0" w:space="0" w:color="auto"/>
        <w:right w:val="none" w:sz="0" w:space="0" w:color="auto"/>
      </w:divBdr>
    </w:div>
    <w:div w:id="711419059">
      <w:bodyDiv w:val="1"/>
      <w:marLeft w:val="0"/>
      <w:marRight w:val="0"/>
      <w:marTop w:val="0"/>
      <w:marBottom w:val="0"/>
      <w:divBdr>
        <w:top w:val="none" w:sz="0" w:space="0" w:color="auto"/>
        <w:left w:val="none" w:sz="0" w:space="0" w:color="auto"/>
        <w:bottom w:val="none" w:sz="0" w:space="0" w:color="auto"/>
        <w:right w:val="none" w:sz="0" w:space="0" w:color="auto"/>
      </w:divBdr>
    </w:div>
    <w:div w:id="972366961">
      <w:bodyDiv w:val="1"/>
      <w:marLeft w:val="0"/>
      <w:marRight w:val="0"/>
      <w:marTop w:val="0"/>
      <w:marBottom w:val="0"/>
      <w:divBdr>
        <w:top w:val="none" w:sz="0" w:space="0" w:color="auto"/>
        <w:left w:val="none" w:sz="0" w:space="0" w:color="auto"/>
        <w:bottom w:val="none" w:sz="0" w:space="0" w:color="auto"/>
        <w:right w:val="none" w:sz="0" w:space="0" w:color="auto"/>
      </w:divBdr>
    </w:div>
    <w:div w:id="1078213733">
      <w:bodyDiv w:val="1"/>
      <w:marLeft w:val="0"/>
      <w:marRight w:val="0"/>
      <w:marTop w:val="0"/>
      <w:marBottom w:val="0"/>
      <w:divBdr>
        <w:top w:val="none" w:sz="0" w:space="0" w:color="auto"/>
        <w:left w:val="none" w:sz="0" w:space="0" w:color="auto"/>
        <w:bottom w:val="none" w:sz="0" w:space="0" w:color="auto"/>
        <w:right w:val="none" w:sz="0" w:space="0" w:color="auto"/>
      </w:divBdr>
    </w:div>
    <w:div w:id="1086733298">
      <w:bodyDiv w:val="1"/>
      <w:marLeft w:val="0"/>
      <w:marRight w:val="0"/>
      <w:marTop w:val="0"/>
      <w:marBottom w:val="0"/>
      <w:divBdr>
        <w:top w:val="none" w:sz="0" w:space="0" w:color="auto"/>
        <w:left w:val="none" w:sz="0" w:space="0" w:color="auto"/>
        <w:bottom w:val="none" w:sz="0" w:space="0" w:color="auto"/>
        <w:right w:val="none" w:sz="0" w:space="0" w:color="auto"/>
      </w:divBdr>
    </w:div>
    <w:div w:id="1214199453">
      <w:bodyDiv w:val="1"/>
      <w:marLeft w:val="0"/>
      <w:marRight w:val="0"/>
      <w:marTop w:val="0"/>
      <w:marBottom w:val="0"/>
      <w:divBdr>
        <w:top w:val="none" w:sz="0" w:space="0" w:color="auto"/>
        <w:left w:val="none" w:sz="0" w:space="0" w:color="auto"/>
        <w:bottom w:val="none" w:sz="0" w:space="0" w:color="auto"/>
        <w:right w:val="none" w:sz="0" w:space="0" w:color="auto"/>
      </w:divBdr>
    </w:div>
    <w:div w:id="1334067871">
      <w:bodyDiv w:val="1"/>
      <w:marLeft w:val="0"/>
      <w:marRight w:val="0"/>
      <w:marTop w:val="0"/>
      <w:marBottom w:val="0"/>
      <w:divBdr>
        <w:top w:val="none" w:sz="0" w:space="0" w:color="auto"/>
        <w:left w:val="none" w:sz="0" w:space="0" w:color="auto"/>
        <w:bottom w:val="none" w:sz="0" w:space="0" w:color="auto"/>
        <w:right w:val="none" w:sz="0" w:space="0" w:color="auto"/>
      </w:divBdr>
    </w:div>
    <w:div w:id="1506745146">
      <w:bodyDiv w:val="1"/>
      <w:marLeft w:val="0"/>
      <w:marRight w:val="0"/>
      <w:marTop w:val="0"/>
      <w:marBottom w:val="0"/>
      <w:divBdr>
        <w:top w:val="none" w:sz="0" w:space="0" w:color="auto"/>
        <w:left w:val="none" w:sz="0" w:space="0" w:color="auto"/>
        <w:bottom w:val="none" w:sz="0" w:space="0" w:color="auto"/>
        <w:right w:val="none" w:sz="0" w:space="0" w:color="auto"/>
      </w:divBdr>
    </w:div>
    <w:div w:id="1592272868">
      <w:bodyDiv w:val="1"/>
      <w:marLeft w:val="0"/>
      <w:marRight w:val="0"/>
      <w:marTop w:val="0"/>
      <w:marBottom w:val="0"/>
      <w:divBdr>
        <w:top w:val="none" w:sz="0" w:space="0" w:color="auto"/>
        <w:left w:val="none" w:sz="0" w:space="0" w:color="auto"/>
        <w:bottom w:val="none" w:sz="0" w:space="0" w:color="auto"/>
        <w:right w:val="none" w:sz="0" w:space="0" w:color="auto"/>
      </w:divBdr>
    </w:div>
    <w:div w:id="212449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fontTable" Target="fontTable.xml"/><Relationship Id="rId21" Type="http://schemas.openxmlformats.org/officeDocument/2006/relationships/comments" Target="comments.xml"/><Relationship Id="rId34" Type="http://schemas.openxmlformats.org/officeDocument/2006/relationships/hyperlink" Target="https://neoninc.sharepoint.com/sites/cla/_layouts/15/WopiFrame.aspx?sourcedoc=%7b49F69DD4-42C2-4793-A616-38614EA5D7C8%7d&amp;file=Shipping%20Information%20All.xlsx&amp;action=defaul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6.jpeg"/><Relationship Id="rId37" Type="http://schemas.openxmlformats.org/officeDocument/2006/relationships/hyperlink" Target="https://neoninc.sharepoint.com/sites/cla/SitePages/Home.aspx"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www.ecfr.gov/cgi-bin/text-idx?c=ecfr&amp;SID=ac3729d2259a5b14353e2abcbedea083&amp;rgn=div5&amp;view=text&amp;node=7:5.1.1.1.2&amp;idno=7" TargetMode="External"/><Relationship Id="rId28" Type="http://schemas.openxmlformats.org/officeDocument/2006/relationships/image" Target="media/image2.jpeg"/><Relationship Id="rId36" Type="http://schemas.openxmlformats.org/officeDocument/2006/relationships/hyperlink" Target="https://neoninc.sharepoint.com/sites/cla/_layouts/15/WopiFrame.aspx?sourcedoc=%7b49F69DD4-42C2-4793-A616-38614EA5D7C8%7d&amp;file=Shipping%20Information%20All.xlsx&amp;action=default"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header" Target="header9.xml"/><Relationship Id="rId30" Type="http://schemas.openxmlformats.org/officeDocument/2006/relationships/image" Target="media/image4.emf"/><Relationship Id="rId35" Type="http://schemas.openxmlformats.org/officeDocument/2006/relationships/hyperlink" Target="https://neoninc.sharepoint.com/sites/cla/SitePages/Home.asp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7.png"/><Relationship Id="rId38"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1AE170223FF74EAF6244414193C819" ma:contentTypeVersion="3" ma:contentTypeDescription="Create a new document." ma:contentTypeScope="" ma:versionID="94293f8ca1f8a9ff651abe6743d18706">
  <xsd:schema xmlns:xsd="http://www.w3.org/2001/XMLSchema" xmlns:xs="http://www.w3.org/2001/XMLSchema" xmlns:p="http://schemas.microsoft.com/office/2006/metadata/properties" xmlns:ns2="0e960cc2-98e3-415a-94aa-7006ed57aee2" targetNamespace="http://schemas.microsoft.com/office/2006/metadata/properties" ma:root="true" ma:fieldsID="da59f1c3a675c89d8f8e0303b5a19b60" ns2:_="">
    <xsd:import namespace="0e960cc2-98e3-415a-94aa-7006ed57aee2"/>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960cc2-98e3-415a-94aa-7006ed57ae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AF2CD-DB7D-499C-B0DE-9D0CDBC897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602AF2-18D7-4C84-A314-E0CE29E456CE}">
  <ds:schemaRefs>
    <ds:schemaRef ds:uri="http://schemas.microsoft.com/sharepoint/v3/contenttype/forms"/>
  </ds:schemaRefs>
</ds:datastoreItem>
</file>

<file path=customXml/itemProps3.xml><?xml version="1.0" encoding="utf-8"?>
<ds:datastoreItem xmlns:ds="http://schemas.openxmlformats.org/officeDocument/2006/customXml" ds:itemID="{531CC71C-C2F6-4A35-BB8B-EB0689CBB3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960cc2-98e3-415a-94aa-7006ed57ae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5A1877-B961-4B21-9A03-03C849051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16923</Words>
  <Characters>96463</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AOS/TOS Protocol and Procedure: [Name]</vt:lpstr>
    </vt:vector>
  </TitlesOfParts>
  <Company/>
  <LinksUpToDate>false</LinksUpToDate>
  <CharactersWithSpaces>113160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AOS/TOS Protocol and Procedure: [Name]</dc:title>
  <dc:creator>Stephen Craft</dc:creator>
  <cp:keywords>NEON.DOC.00XXXX</cp:keywords>
  <cp:lastModifiedBy>Frances Janz</cp:lastModifiedBy>
  <cp:revision>14</cp:revision>
  <cp:lastPrinted>2016-01-26T16:20:00Z</cp:lastPrinted>
  <dcterms:created xsi:type="dcterms:W3CDTF">2016-01-26T16:20:00Z</dcterms:created>
  <dcterms:modified xsi:type="dcterms:W3CDTF">2016-06-06T16:48:00Z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0x010100281AE170223FF74EAF6244414193C819</vt:lpwstr>
  </property>
</Properties>
</file>